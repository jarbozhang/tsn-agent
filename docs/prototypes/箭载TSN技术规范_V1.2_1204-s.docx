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89E7A" w14:textId="77777777" w:rsidR="00717322" w:rsidRDefault="00717322">
      <w:pPr>
        <w:pStyle w:val="aff8"/>
        <w:wordWrap/>
        <w:ind w:firstLineChars="0" w:firstLine="0"/>
        <w:rPr>
          <w:rFonts w:ascii="黑体" w:eastAsia="黑体" w:hAnsi="黑体" w:hint="eastAsia"/>
        </w:rPr>
      </w:pPr>
    </w:p>
    <w:p w14:paraId="2B2463E5" w14:textId="77777777" w:rsidR="00717322" w:rsidRDefault="00717322">
      <w:pPr>
        <w:pStyle w:val="aff8"/>
        <w:wordWrap/>
        <w:ind w:firstLineChars="0" w:firstLine="0"/>
        <w:rPr>
          <w:rFonts w:ascii="黑体" w:eastAsia="黑体" w:hAnsi="黑体" w:hint="eastAsia"/>
        </w:rPr>
      </w:pPr>
    </w:p>
    <w:p w14:paraId="2E191D29" w14:textId="77777777" w:rsidR="00717322" w:rsidRDefault="00717322">
      <w:pPr>
        <w:pStyle w:val="aff8"/>
        <w:wordWrap/>
        <w:ind w:firstLineChars="0" w:firstLine="0"/>
        <w:rPr>
          <w:rFonts w:ascii="黑体" w:eastAsia="黑体" w:hAnsi="黑体" w:hint="eastAsia"/>
        </w:rPr>
      </w:pPr>
    </w:p>
    <w:p w14:paraId="148086FD" w14:textId="77777777" w:rsidR="00717322" w:rsidRDefault="00717322">
      <w:pPr>
        <w:pStyle w:val="aff8"/>
        <w:wordWrap/>
        <w:ind w:firstLineChars="0" w:firstLine="0"/>
        <w:rPr>
          <w:rFonts w:ascii="黑体" w:eastAsia="黑体" w:hAnsi="黑体" w:hint="eastAsia"/>
        </w:rPr>
      </w:pPr>
    </w:p>
    <w:p w14:paraId="21C74A44" w14:textId="77777777" w:rsidR="00717322" w:rsidRDefault="00717322">
      <w:pPr>
        <w:pStyle w:val="aff8"/>
        <w:wordWrap/>
        <w:ind w:firstLineChars="0" w:firstLine="0"/>
        <w:rPr>
          <w:rFonts w:eastAsia="黑体"/>
          <w:b/>
          <w:bCs/>
          <w:sz w:val="72"/>
          <w:szCs w:val="72"/>
        </w:rPr>
      </w:pPr>
    </w:p>
    <w:p w14:paraId="7578C893" w14:textId="77777777" w:rsidR="00717322" w:rsidRDefault="00000000">
      <w:pPr>
        <w:pStyle w:val="aff8"/>
        <w:wordWrap/>
        <w:ind w:firstLineChars="0" w:firstLine="0"/>
        <w:rPr>
          <w:rFonts w:eastAsia="黑体"/>
          <w:b/>
          <w:bCs/>
          <w:sz w:val="72"/>
          <w:szCs w:val="72"/>
        </w:rPr>
      </w:pPr>
      <w:r>
        <w:rPr>
          <w:rFonts w:eastAsia="黑体" w:hint="eastAsia"/>
          <w:b/>
          <w:bCs/>
          <w:sz w:val="72"/>
          <w:szCs w:val="72"/>
        </w:rPr>
        <w:t>箭载时间敏感网络（</w:t>
      </w:r>
      <w:r>
        <w:rPr>
          <w:rFonts w:eastAsia="黑体" w:hint="eastAsia"/>
          <w:b/>
          <w:bCs/>
          <w:sz w:val="72"/>
          <w:szCs w:val="72"/>
        </w:rPr>
        <w:t>TSN</w:t>
      </w:r>
      <w:r>
        <w:rPr>
          <w:rFonts w:eastAsia="黑体" w:hint="eastAsia"/>
          <w:b/>
          <w:bCs/>
          <w:sz w:val="72"/>
          <w:szCs w:val="72"/>
        </w:rPr>
        <w:t>）</w:t>
      </w:r>
    </w:p>
    <w:p w14:paraId="35B3A03F" w14:textId="77777777" w:rsidR="00717322" w:rsidRDefault="00000000">
      <w:pPr>
        <w:pStyle w:val="aff8"/>
        <w:wordWrap/>
        <w:ind w:firstLineChars="0" w:firstLine="0"/>
        <w:rPr>
          <w:rFonts w:eastAsia="黑体"/>
          <w:b/>
          <w:bCs/>
          <w:sz w:val="72"/>
          <w:szCs w:val="72"/>
        </w:rPr>
      </w:pPr>
      <w:r>
        <w:rPr>
          <w:rFonts w:eastAsia="黑体" w:hint="eastAsia"/>
          <w:b/>
          <w:bCs/>
          <w:sz w:val="72"/>
          <w:szCs w:val="72"/>
        </w:rPr>
        <w:t>技术规范</w:t>
      </w:r>
    </w:p>
    <w:p w14:paraId="471759A4" w14:textId="77777777" w:rsidR="00717322" w:rsidRDefault="00717322">
      <w:pPr>
        <w:pStyle w:val="aff8"/>
        <w:wordWrap/>
        <w:ind w:firstLineChars="0" w:firstLine="0"/>
        <w:rPr>
          <w:rFonts w:eastAsia="黑体"/>
          <w:b/>
          <w:bCs/>
          <w:sz w:val="72"/>
          <w:szCs w:val="72"/>
        </w:rPr>
      </w:pPr>
    </w:p>
    <w:p w14:paraId="65D6D0BA" w14:textId="77777777" w:rsidR="00717322" w:rsidRDefault="00717322">
      <w:pPr>
        <w:pStyle w:val="aff8"/>
        <w:wordWrap/>
        <w:ind w:firstLineChars="0" w:firstLine="0"/>
        <w:rPr>
          <w:rFonts w:eastAsia="黑体"/>
          <w:b/>
          <w:bCs/>
          <w:sz w:val="72"/>
          <w:szCs w:val="72"/>
        </w:rPr>
      </w:pPr>
    </w:p>
    <w:p w14:paraId="7D125BD7" w14:textId="77777777" w:rsidR="00717322" w:rsidRDefault="00717322">
      <w:pPr>
        <w:pStyle w:val="aff8"/>
        <w:wordWrap/>
        <w:ind w:firstLineChars="0" w:firstLine="0"/>
        <w:rPr>
          <w:rFonts w:eastAsia="黑体"/>
          <w:b/>
          <w:bCs/>
          <w:sz w:val="72"/>
          <w:szCs w:val="72"/>
        </w:rPr>
      </w:pPr>
    </w:p>
    <w:p w14:paraId="445A3301" w14:textId="77777777" w:rsidR="00717322" w:rsidRDefault="00717322">
      <w:pPr>
        <w:pStyle w:val="aff8"/>
        <w:wordWrap/>
        <w:ind w:firstLineChars="0" w:firstLine="0"/>
        <w:rPr>
          <w:rFonts w:eastAsia="黑体"/>
          <w:b/>
          <w:bCs/>
          <w:sz w:val="72"/>
          <w:szCs w:val="72"/>
        </w:rPr>
      </w:pPr>
    </w:p>
    <w:p w14:paraId="5363766B" w14:textId="77777777" w:rsidR="00717322" w:rsidRDefault="00717322">
      <w:pPr>
        <w:pStyle w:val="aff8"/>
        <w:wordWrap/>
        <w:ind w:firstLineChars="0" w:firstLine="0"/>
        <w:rPr>
          <w:rFonts w:eastAsia="黑体"/>
          <w:b/>
          <w:bCs/>
          <w:sz w:val="72"/>
          <w:szCs w:val="72"/>
        </w:rPr>
      </w:pPr>
    </w:p>
    <w:p w14:paraId="29C2C488" w14:textId="77777777" w:rsidR="00717322" w:rsidRDefault="00000000">
      <w:pPr>
        <w:pStyle w:val="aff8"/>
        <w:wordWrap/>
        <w:ind w:firstLineChars="0" w:firstLine="0"/>
        <w:rPr>
          <w:rFonts w:eastAsia="黑体"/>
          <w:b/>
          <w:bCs/>
          <w:sz w:val="48"/>
          <w:szCs w:val="48"/>
        </w:rPr>
      </w:pPr>
      <w:r>
        <w:rPr>
          <w:rFonts w:eastAsia="黑体" w:hint="eastAsia"/>
          <w:b/>
          <w:bCs/>
          <w:sz w:val="48"/>
          <w:szCs w:val="48"/>
        </w:rPr>
        <w:t>2025</w:t>
      </w:r>
      <w:r>
        <w:rPr>
          <w:rFonts w:eastAsia="黑体" w:hint="eastAsia"/>
          <w:b/>
          <w:bCs/>
          <w:sz w:val="48"/>
          <w:szCs w:val="48"/>
        </w:rPr>
        <w:t>年</w:t>
      </w:r>
      <w:r>
        <w:rPr>
          <w:rFonts w:eastAsia="黑体" w:hint="eastAsia"/>
          <w:b/>
          <w:bCs/>
          <w:sz w:val="48"/>
          <w:szCs w:val="48"/>
        </w:rPr>
        <w:t>12</w:t>
      </w:r>
      <w:r>
        <w:rPr>
          <w:rFonts w:eastAsia="黑体" w:hint="eastAsia"/>
          <w:b/>
          <w:bCs/>
          <w:sz w:val="48"/>
          <w:szCs w:val="48"/>
        </w:rPr>
        <w:t>月</w:t>
      </w:r>
    </w:p>
    <w:p w14:paraId="2FFA7132" w14:textId="1CF7B236" w:rsidR="00717322" w:rsidDel="00C40E1D" w:rsidRDefault="00717322">
      <w:pPr>
        <w:pStyle w:val="aff8"/>
        <w:wordWrap/>
        <w:ind w:firstLineChars="0" w:firstLine="0"/>
        <w:rPr>
          <w:del w:id="0" w:author="天赐 余" w:date="2025-12-03T09:45:00Z" w16du:dateUtc="2025-12-03T01:45:00Z"/>
          <w:rFonts w:eastAsia="黑体"/>
          <w:b/>
          <w:bCs/>
          <w:sz w:val="48"/>
          <w:szCs w:val="48"/>
        </w:rPr>
      </w:pPr>
    </w:p>
    <w:p w14:paraId="35D55232" w14:textId="77777777" w:rsidR="00717322" w:rsidRDefault="00000000" w:rsidP="007523D7">
      <w:pPr>
        <w:pStyle w:val="11"/>
      </w:pPr>
      <w:r>
        <w:rPr>
          <w:rFonts w:hint="eastAsia"/>
        </w:rPr>
        <w:t>范围</w:t>
      </w:r>
    </w:p>
    <w:p w14:paraId="53BF297F" w14:textId="45FF0825" w:rsidR="00717322" w:rsidRDefault="00000000">
      <w:pPr>
        <w:ind w:firstLine="560"/>
      </w:pPr>
      <w:r>
        <w:rPr>
          <w:rFonts w:hint="eastAsia"/>
        </w:rPr>
        <w:t>本标准规定了箭载时间敏感网络设备、系统在设计时应遵循的基本要求。包含用于箭载内部通信的网卡、交换及网络的功能、可选项、</w:t>
      </w:r>
      <w:del w:id="1" w:author="天赐 余" w:date="2025-12-03T09:53:00Z" w16du:dateUtc="2025-12-03T01:53:00Z">
        <w:r w:rsidDel="00C40E1D">
          <w:rPr>
            <w:rFonts w:hint="eastAsia"/>
          </w:rPr>
          <w:delText>配置</w:delText>
        </w:r>
      </w:del>
      <w:del w:id="2" w:author="天赐 余" w:date="2025-12-03T09:51:00Z" w16du:dateUtc="2025-12-03T01:51:00Z">
        <w:r w:rsidDel="00C40E1D">
          <w:rPr>
            <w:rFonts w:hint="eastAsia"/>
          </w:rPr>
          <w:delText>、默认值</w:delText>
        </w:r>
      </w:del>
      <w:del w:id="3" w:author="天赐 余" w:date="2025-12-03T09:53:00Z" w16du:dateUtc="2025-12-03T01:53:00Z">
        <w:r w:rsidDel="00C40E1D">
          <w:rPr>
            <w:rFonts w:hint="eastAsia"/>
          </w:rPr>
          <w:delText>、</w:delText>
        </w:r>
      </w:del>
      <w:ins w:id="4" w:author="天赐 余" w:date="2025-12-03T09:51:00Z" w16du:dateUtc="2025-12-03T01:51:00Z">
        <w:r w:rsidR="00C40E1D">
          <w:rPr>
            <w:rFonts w:hint="eastAsia"/>
          </w:rPr>
          <w:t>参数范围</w:t>
        </w:r>
      </w:ins>
      <w:ins w:id="5" w:author="天赐 余" w:date="2025-12-03T09:53:00Z" w16du:dateUtc="2025-12-03T01:53:00Z">
        <w:r w:rsidR="00C40E1D">
          <w:rPr>
            <w:rFonts w:hint="eastAsia"/>
          </w:rPr>
          <w:t>、配置</w:t>
        </w:r>
      </w:ins>
      <w:ins w:id="6" w:author="天赐 余" w:date="2025-12-03T09:51:00Z" w16du:dateUtc="2025-12-03T01:51:00Z">
        <w:r w:rsidR="00C40E1D">
          <w:rPr>
            <w:rFonts w:hint="eastAsia"/>
          </w:rPr>
          <w:t>、</w:t>
        </w:r>
      </w:ins>
      <w:r>
        <w:rPr>
          <w:rFonts w:hint="eastAsia"/>
        </w:rPr>
        <w:t>协议以及处理流程。基于本规范构建的时间敏感网络系统能够兼容传统以太网的同时提供有界低延时、低抖动的确定性混合关键数据流传输能力，实现不同关键性等级应用数据的共网传输</w:t>
      </w:r>
      <w:ins w:id="7" w:author="天赐 余" w:date="2025-12-03T09:50:00Z" w16du:dateUtc="2025-12-03T01:50:00Z">
        <w:r w:rsidR="00C40E1D">
          <w:rPr>
            <w:rFonts w:hint="eastAsia"/>
          </w:rPr>
          <w:t>，</w:t>
        </w:r>
      </w:ins>
      <w:del w:id="8" w:author="天赐 余" w:date="2025-12-03T09:50:00Z" w16du:dateUtc="2025-12-03T01:50:00Z">
        <w:r w:rsidDel="00C40E1D">
          <w:rPr>
            <w:rFonts w:hint="eastAsia"/>
          </w:rPr>
          <w:delText>。</w:delText>
        </w:r>
      </w:del>
      <w:r>
        <w:rPr>
          <w:rFonts w:hint="eastAsia"/>
        </w:rPr>
        <w:t>满足箭载高可靠、强实时的数据通信需求。</w:t>
      </w:r>
    </w:p>
    <w:p w14:paraId="67A7C51A" w14:textId="77777777" w:rsidR="00717322" w:rsidRDefault="00000000" w:rsidP="007523D7">
      <w:pPr>
        <w:pStyle w:val="11"/>
      </w:pPr>
      <w:r>
        <w:rPr>
          <w:rFonts w:hint="eastAsia"/>
        </w:rPr>
        <w:t>背景</w:t>
      </w:r>
    </w:p>
    <w:p w14:paraId="2A4159BA" w14:textId="492EF1A6" w:rsidR="00717322" w:rsidRDefault="00000000">
      <w:pPr>
        <w:ind w:firstLine="560"/>
      </w:pPr>
      <w:bookmarkStart w:id="9" w:name="OLE_LINK1"/>
      <w:r>
        <w:rPr>
          <w:rFonts w:hint="eastAsia"/>
        </w:rPr>
        <w:t>本章是箭载</w:t>
      </w:r>
      <w:r>
        <w:rPr>
          <w:rFonts w:hint="eastAsia"/>
        </w:rPr>
        <w:t>TSN</w:t>
      </w:r>
      <w:ins w:id="10" w:author="liubing" w:date="2025-11-28T11:02:00Z">
        <w:r>
          <w:rPr>
            <w:rFonts w:hint="eastAsia"/>
          </w:rPr>
          <w:t>技术</w:t>
        </w:r>
      </w:ins>
      <w:r>
        <w:rPr>
          <w:rFonts w:hint="eastAsia"/>
        </w:rPr>
        <w:t>规范制定的背景。包括</w:t>
      </w:r>
      <w:r>
        <w:rPr>
          <w:rFonts w:hint="eastAsia"/>
        </w:rPr>
        <w:t>TSN</w:t>
      </w:r>
      <w:r>
        <w:rPr>
          <w:rFonts w:hint="eastAsia"/>
        </w:rPr>
        <w:t>概述、箭载</w:t>
      </w:r>
      <w:ins w:id="11" w:author="liubing" w:date="2025-11-28T11:03:00Z">
        <w:r>
          <w:rPr>
            <w:rFonts w:hint="eastAsia"/>
          </w:rPr>
          <w:t>TSN</w:t>
        </w:r>
        <w:r>
          <w:rPr>
            <w:rFonts w:hint="eastAsia"/>
          </w:rPr>
          <w:t>技术应用需求</w:t>
        </w:r>
      </w:ins>
      <w:ins w:id="12" w:author="天赐 余" w:date="2025-12-03T09:55:00Z" w16du:dateUtc="2025-12-03T01:55:00Z">
        <w:r w:rsidR="00FD69C3">
          <w:rPr>
            <w:rFonts w:hint="eastAsia"/>
          </w:rPr>
          <w:t>及其</w:t>
        </w:r>
      </w:ins>
      <w:del w:id="13" w:author="天赐 余" w:date="2025-12-03T09:55:00Z" w16du:dateUtc="2025-12-03T01:55:00Z">
        <w:r w:rsidDel="00FD69C3">
          <w:rPr>
            <w:rFonts w:hint="eastAsia"/>
          </w:rPr>
          <w:delText>以及箭载</w:delText>
        </w:r>
        <w:r w:rsidDel="00FD69C3">
          <w:rPr>
            <w:rFonts w:hint="eastAsia"/>
          </w:rPr>
          <w:delText>TSN</w:delText>
        </w:r>
      </w:del>
      <w:ins w:id="14" w:author="liubing" w:date="2025-11-28T11:03:00Z">
        <w:del w:id="15" w:author="天赐 余" w:date="2025-12-03T09:55:00Z" w16du:dateUtc="2025-12-03T01:55:00Z">
          <w:r w:rsidDel="00FD69C3">
            <w:rPr>
              <w:rFonts w:hint="eastAsia"/>
            </w:rPr>
            <w:delText>技术应用</w:delText>
          </w:r>
        </w:del>
      </w:ins>
      <w:r>
        <w:rPr>
          <w:rFonts w:hint="eastAsia"/>
        </w:rPr>
        <w:t>规范化需求，</w:t>
      </w:r>
      <w:bookmarkEnd w:id="9"/>
      <w:ins w:id="16" w:author="liubing" w:date="2025-11-28T11:08:00Z">
        <w:r>
          <w:rPr>
            <w:rFonts w:hint="eastAsia"/>
          </w:rPr>
          <w:t>旨在明确本规范的技术基础和应用场景，为具体技术要求的制定提供依据</w:t>
        </w:r>
      </w:ins>
      <w:ins w:id="17" w:author="liubing" w:date="2025-11-28T11:09:00Z">
        <w:r>
          <w:rPr>
            <w:rFonts w:hint="eastAsia"/>
          </w:rPr>
          <w:t>和支撑</w:t>
        </w:r>
      </w:ins>
      <w:r>
        <w:rPr>
          <w:rFonts w:hint="eastAsia"/>
        </w:rPr>
        <w:t>。</w:t>
      </w:r>
    </w:p>
    <w:p w14:paraId="281C01E6" w14:textId="77777777" w:rsidR="00717322" w:rsidRDefault="00000000" w:rsidP="004C183B">
      <w:pPr>
        <w:pStyle w:val="21"/>
      </w:pPr>
      <w:r>
        <w:rPr>
          <w:rFonts w:hint="eastAsia"/>
        </w:rPr>
        <w:t>TSN</w:t>
      </w:r>
      <w:r>
        <w:rPr>
          <w:rFonts w:hint="eastAsia"/>
        </w:rPr>
        <w:t>概述</w:t>
      </w:r>
    </w:p>
    <w:p w14:paraId="5581996A" w14:textId="77777777" w:rsidR="00717322" w:rsidRDefault="00000000">
      <w:pPr>
        <w:ind w:firstLine="560"/>
        <w:pPrChange w:id="18" w:author="天赐 余" w:date="2025-12-03T09:56:00Z" w16du:dateUtc="2025-12-03T01:56:00Z">
          <w:pPr>
            <w:ind w:firstLineChars="0" w:firstLine="0"/>
          </w:pPr>
        </w:pPrChange>
      </w:pPr>
      <w:del w:id="19" w:author="天赐 余" w:date="2025-12-03T09:56:00Z" w16du:dateUtc="2025-12-03T01:56:00Z">
        <w:r w:rsidDel="00FD69C3">
          <w:rPr>
            <w:rFonts w:hint="eastAsia"/>
          </w:rPr>
          <w:delText xml:space="preserve">    </w:delText>
        </w:r>
      </w:del>
      <w:r>
        <w:rPr>
          <w:rFonts w:hint="eastAsia"/>
        </w:rPr>
        <w:t>TSN</w:t>
      </w:r>
      <w:r>
        <w:rPr>
          <w:rFonts w:hint="eastAsia"/>
        </w:rPr>
        <w:t>位于</w:t>
      </w:r>
      <w:r>
        <w:rPr>
          <w:rFonts w:hint="eastAsia"/>
        </w:rPr>
        <w:t>OSI</w:t>
      </w:r>
      <w:r>
        <w:rPr>
          <w:rFonts w:hint="eastAsia"/>
        </w:rPr>
        <w:t>七层网络体系中的数据链路层。</w:t>
      </w:r>
      <w:r w:rsidRPr="00B25B00">
        <w:rPr>
          <w:highlight w:val="yellow"/>
          <w:rPrChange w:id="20" w:author="天赐 余" w:date="2025-12-03T09:58:00Z" w16du:dateUtc="2025-12-03T01:58:00Z">
            <w:rPr/>
          </w:rPrChange>
        </w:rPr>
        <w:t>TSN</w:t>
      </w:r>
      <w:r w:rsidRPr="00B25B00">
        <w:rPr>
          <w:rFonts w:hint="eastAsia"/>
          <w:highlight w:val="yellow"/>
          <w:rPrChange w:id="21" w:author="天赐 余" w:date="2025-12-03T09:58:00Z" w16du:dateUtc="2025-12-03T01:58:00Z">
            <w:rPr>
              <w:rFonts w:hint="eastAsia"/>
            </w:rPr>
          </w:rPrChange>
        </w:rPr>
        <w:t>是以太网的扩展增强，兼容传统以太网同时支持有界低延时、低抖动的确定性混合流量共网传输。</w:t>
      </w:r>
      <w:r>
        <w:rPr>
          <w:rFonts w:hint="eastAsia"/>
        </w:rPr>
        <w:t>同时</w:t>
      </w:r>
      <w:r>
        <w:rPr>
          <w:rFonts w:hint="eastAsia"/>
        </w:rPr>
        <w:t>TSN</w:t>
      </w:r>
      <w:r>
        <w:rPr>
          <w:rFonts w:hint="eastAsia"/>
        </w:rPr>
        <w:t>还支持不同可靠性级别的冗余和容错，满足箭载高可靠、强实时的应用需求。</w:t>
      </w:r>
    </w:p>
    <w:p w14:paraId="67E74E93" w14:textId="77777777" w:rsidR="00717322" w:rsidRDefault="00000000">
      <w:pPr>
        <w:ind w:firstLine="560"/>
      </w:pPr>
      <w:r>
        <w:rPr>
          <w:rFonts w:hint="eastAsia"/>
        </w:rPr>
        <w:t>TSN</w:t>
      </w:r>
      <w:r>
        <w:rPr>
          <w:rFonts w:hint="eastAsia"/>
        </w:rPr>
        <w:t>中的流量类型可以分为：</w:t>
      </w:r>
    </w:p>
    <w:p w14:paraId="2FBE39CA" w14:textId="3CEDCCDA" w:rsidR="00717322" w:rsidRDefault="00000000">
      <w:pPr>
        <w:numPr>
          <w:ilvl w:val="0"/>
          <w:numId w:val="11"/>
        </w:numPr>
        <w:ind w:firstLine="560"/>
      </w:pPr>
      <w:r>
        <w:rPr>
          <w:rFonts w:hint="eastAsia"/>
        </w:rPr>
        <w:t>时间敏感流（</w:t>
      </w:r>
      <w:r>
        <w:rPr>
          <w:rFonts w:hint="eastAsia"/>
        </w:rPr>
        <w:t>ST</w:t>
      </w:r>
      <w:r>
        <w:rPr>
          <w:rFonts w:hint="eastAsia"/>
        </w:rPr>
        <w:t>）：对延时、抖动敏感，有较高安全性要求的数据流。如：</w:t>
      </w:r>
      <w:ins w:id="22" w:author="天赐 余" w:date="2025-11-29T15:46:00Z" w16du:dateUtc="2025-11-29T07:46:00Z">
        <w:r w:rsidR="00C95E53">
          <w:rPr>
            <w:rFonts w:hint="eastAsia"/>
          </w:rPr>
          <w:t>“传感器</w:t>
        </w:r>
        <w:r w:rsidR="00C95E53">
          <w:rPr>
            <w:rFonts w:hint="eastAsia"/>
          </w:rPr>
          <w:t>-</w:t>
        </w:r>
        <w:r w:rsidR="00C95E53">
          <w:rPr>
            <w:rFonts w:hint="eastAsia"/>
          </w:rPr>
          <w:t>控制器</w:t>
        </w:r>
        <w:r w:rsidR="00C95E53">
          <w:rPr>
            <w:rFonts w:hint="eastAsia"/>
          </w:rPr>
          <w:t>-</w:t>
        </w:r>
        <w:r w:rsidR="00C95E53">
          <w:rPr>
            <w:rFonts w:hint="eastAsia"/>
          </w:rPr>
          <w:t>执行器”的</w:t>
        </w:r>
      </w:ins>
      <w:r>
        <w:rPr>
          <w:rFonts w:hint="eastAsia"/>
        </w:rPr>
        <w:t>闭环控制流</w:t>
      </w:r>
      <w:del w:id="23" w:author="天赐 余" w:date="2025-11-29T15:45:00Z" w16du:dateUtc="2025-11-29T07:45:00Z">
        <w:r w:rsidDel="00C95E53">
          <w:rPr>
            <w:rFonts w:hint="eastAsia"/>
          </w:rPr>
          <w:delText>量</w:delText>
        </w:r>
      </w:del>
      <w:r>
        <w:rPr>
          <w:rFonts w:hint="eastAsia"/>
        </w:rPr>
        <w:t>；</w:t>
      </w:r>
    </w:p>
    <w:p w14:paraId="2FBBD2CD" w14:textId="77777777" w:rsidR="00717322" w:rsidRDefault="00000000">
      <w:pPr>
        <w:numPr>
          <w:ilvl w:val="0"/>
          <w:numId w:val="11"/>
        </w:numPr>
        <w:ind w:firstLine="560"/>
      </w:pPr>
      <w:r>
        <w:rPr>
          <w:rFonts w:hint="eastAsia"/>
        </w:rPr>
        <w:lastRenderedPageBreak/>
        <w:t>带宽保证流（</w:t>
      </w:r>
      <w:r>
        <w:rPr>
          <w:rFonts w:hint="eastAsia"/>
        </w:rPr>
        <w:t>AVB</w:t>
      </w:r>
      <w:r>
        <w:rPr>
          <w:rFonts w:hint="eastAsia"/>
        </w:rPr>
        <w:t>）：对延时、带宽敏感的数据流。如：监控视频流；</w:t>
      </w:r>
    </w:p>
    <w:p w14:paraId="5392C2D6" w14:textId="23525BCB" w:rsidR="00717322" w:rsidRDefault="00000000">
      <w:pPr>
        <w:numPr>
          <w:ilvl w:val="0"/>
          <w:numId w:val="11"/>
        </w:numPr>
        <w:ind w:firstLine="560"/>
      </w:pPr>
      <w:r>
        <w:rPr>
          <w:rFonts w:hint="eastAsia"/>
        </w:rPr>
        <w:t>尽力而为流（</w:t>
      </w:r>
      <w:r>
        <w:rPr>
          <w:rFonts w:hint="eastAsia"/>
        </w:rPr>
        <w:t>BE</w:t>
      </w:r>
      <w:r>
        <w:rPr>
          <w:rFonts w:hint="eastAsia"/>
        </w:rPr>
        <w:t>）：</w:t>
      </w:r>
      <w:ins w:id="24" w:author="天赐 余" w:date="2025-11-29T15:46:00Z" w16du:dateUtc="2025-11-29T07:46:00Z">
        <w:r w:rsidR="00C95E53">
          <w:rPr>
            <w:rFonts w:hint="eastAsia"/>
          </w:rPr>
          <w:t>无</w:t>
        </w:r>
      </w:ins>
      <w:del w:id="25" w:author="天赐 余" w:date="2025-11-29T15:46:00Z" w16du:dateUtc="2025-11-29T07:46:00Z">
        <w:r w:rsidDel="00C95E53">
          <w:rPr>
            <w:rFonts w:hint="eastAsia"/>
          </w:rPr>
          <w:delText>没有</w:delText>
        </w:r>
      </w:del>
      <w:r>
        <w:rPr>
          <w:rFonts w:hint="eastAsia"/>
        </w:rPr>
        <w:t>特殊</w:t>
      </w:r>
      <w:ins w:id="26" w:author="天赐 余" w:date="2025-11-29T15:46:00Z" w16du:dateUtc="2025-11-29T07:46:00Z">
        <w:r w:rsidR="00C95E53">
          <w:rPr>
            <w:rFonts w:hint="eastAsia"/>
          </w:rPr>
          <w:t>服务质量</w:t>
        </w:r>
      </w:ins>
      <w:r>
        <w:rPr>
          <w:rFonts w:hint="eastAsia"/>
        </w:rPr>
        <w:t>要求的数据流。如：传统以太网流。</w:t>
      </w:r>
    </w:p>
    <w:p w14:paraId="404966B5" w14:textId="6FD24E3A" w:rsidR="00717322" w:rsidRDefault="00000000">
      <w:pPr>
        <w:ind w:firstLine="560"/>
      </w:pPr>
      <w:r>
        <w:rPr>
          <w:rFonts w:hint="eastAsia"/>
        </w:rPr>
        <w:t>TSN</w:t>
      </w:r>
      <w:r>
        <w:rPr>
          <w:rFonts w:hint="eastAsia"/>
        </w:rPr>
        <w:t>中的网络组件之间通过时间同步获得全局一致的同步时钟，节点根据同步时钟控制流量的传输</w:t>
      </w:r>
      <w:ins w:id="27" w:author="天赐 余" w:date="2025-11-29T15:46:00Z" w16du:dateUtc="2025-11-29T07:46:00Z">
        <w:r w:rsidR="0010180B">
          <w:rPr>
            <w:rFonts w:hint="eastAsia"/>
          </w:rPr>
          <w:t>时刻</w:t>
        </w:r>
      </w:ins>
      <w:r>
        <w:rPr>
          <w:rFonts w:hint="eastAsia"/>
        </w:rPr>
        <w:t>。通过离线调度工具的规划</w:t>
      </w:r>
      <w:ins w:id="28" w:author="天赐 余" w:date="2025-12-03T10:00:00Z" w16du:dateUtc="2025-12-03T02:00:00Z">
        <w:r w:rsidR="00264EBE">
          <w:rPr>
            <w:rFonts w:hint="eastAsia"/>
          </w:rPr>
          <w:t>使</w:t>
        </w:r>
      </w:ins>
      <w:del w:id="29" w:author="天赐 余" w:date="2025-12-03T10:00:00Z" w16du:dateUtc="2025-12-03T02:00:00Z">
        <w:r w:rsidDel="00264EBE">
          <w:rPr>
            <w:rFonts w:hint="eastAsia"/>
          </w:rPr>
          <w:delText>保证</w:delText>
        </w:r>
      </w:del>
      <w:r>
        <w:rPr>
          <w:rFonts w:hint="eastAsia"/>
        </w:rPr>
        <w:t>各链路流量的传输是无冲突的，</w:t>
      </w:r>
      <w:del w:id="30" w:author="天赐 余" w:date="2025-12-03T10:01:00Z" w16du:dateUtc="2025-12-03T02:01:00Z">
        <w:r w:rsidDel="00264EBE">
          <w:rPr>
            <w:rFonts w:hint="eastAsia"/>
          </w:rPr>
          <w:delText>从而</w:delText>
        </w:r>
      </w:del>
      <w:r>
        <w:rPr>
          <w:rFonts w:hint="eastAsia"/>
        </w:rPr>
        <w:t>保证</w:t>
      </w:r>
      <w:r>
        <w:rPr>
          <w:rFonts w:hint="eastAsia"/>
        </w:rPr>
        <w:t>ST</w:t>
      </w:r>
      <w:r>
        <w:rPr>
          <w:rFonts w:hint="eastAsia"/>
        </w:rPr>
        <w:t>流的确定性传输。同时</w:t>
      </w:r>
      <w:r>
        <w:rPr>
          <w:rFonts w:hint="eastAsia"/>
        </w:rPr>
        <w:t>TSN</w:t>
      </w:r>
      <w:r>
        <w:rPr>
          <w:rFonts w:hint="eastAsia"/>
        </w:rPr>
        <w:t>还支持链路带宽预约传输服务</w:t>
      </w:r>
      <w:ins w:id="31" w:author="天赐 余" w:date="2025-12-03T10:00:00Z" w16du:dateUtc="2025-12-03T02:00:00Z">
        <w:r w:rsidR="00264EBE">
          <w:rPr>
            <w:rFonts w:hint="eastAsia"/>
          </w:rPr>
          <w:t>，</w:t>
        </w:r>
      </w:ins>
      <w:r>
        <w:rPr>
          <w:rFonts w:hint="eastAsia"/>
        </w:rPr>
        <w:t>保证</w:t>
      </w:r>
      <w:r>
        <w:rPr>
          <w:rFonts w:hint="eastAsia"/>
        </w:rPr>
        <w:t>AVB</w:t>
      </w:r>
      <w:r>
        <w:rPr>
          <w:rFonts w:hint="eastAsia"/>
        </w:rPr>
        <w:t>流的传输。无</w:t>
      </w:r>
      <w:r>
        <w:rPr>
          <w:rFonts w:hint="eastAsia"/>
        </w:rPr>
        <w:t>ST</w:t>
      </w:r>
      <w:r>
        <w:rPr>
          <w:rFonts w:hint="eastAsia"/>
        </w:rPr>
        <w:t>流和</w:t>
      </w:r>
      <w:r>
        <w:rPr>
          <w:rFonts w:hint="eastAsia"/>
        </w:rPr>
        <w:t>AVB</w:t>
      </w:r>
      <w:r>
        <w:rPr>
          <w:rFonts w:hint="eastAsia"/>
        </w:rPr>
        <w:t>流传输时，空闲链路资源供</w:t>
      </w:r>
      <w:r>
        <w:rPr>
          <w:rFonts w:hint="eastAsia"/>
        </w:rPr>
        <w:t>BE</w:t>
      </w:r>
      <w:r>
        <w:rPr>
          <w:rFonts w:hint="eastAsia"/>
        </w:rPr>
        <w:t>流的传输。</w:t>
      </w:r>
    </w:p>
    <w:p w14:paraId="5AF5F4DC" w14:textId="77777777" w:rsidR="00717322" w:rsidRDefault="00000000" w:rsidP="004C183B">
      <w:pPr>
        <w:pStyle w:val="21"/>
        <w:rPr>
          <w:ins w:id="32" w:author="liubing" w:date="2025-11-28T13:43:00Z"/>
        </w:rPr>
      </w:pPr>
      <w:ins w:id="33" w:author="liubing" w:date="2025-11-28T13:43:00Z">
        <w:r>
          <w:rPr>
            <w:rFonts w:hint="eastAsia"/>
          </w:rPr>
          <w:t>箭载</w:t>
        </w:r>
        <w:r>
          <w:rPr>
            <w:rFonts w:hint="eastAsia"/>
          </w:rPr>
          <w:t>TSN</w:t>
        </w:r>
        <w:r>
          <w:rPr>
            <w:rFonts w:hint="eastAsia"/>
          </w:rPr>
          <w:t>技术应用需求</w:t>
        </w:r>
      </w:ins>
    </w:p>
    <w:p w14:paraId="28BF8439" w14:textId="77777777" w:rsidR="00717322" w:rsidRDefault="00000000">
      <w:pPr>
        <w:ind w:firstLine="560"/>
        <w:rPr>
          <w:ins w:id="34" w:author="liubing" w:date="2025-11-28T13:44:00Z"/>
        </w:rPr>
      </w:pPr>
      <w:ins w:id="35" w:author="liubing" w:date="2025-11-28T13:44:00Z">
        <w:r>
          <w:rPr>
            <w:rFonts w:hint="eastAsia"/>
          </w:rPr>
          <w:t>运载火箭总线作为连接箭上系统的“中枢神经”，是实现信息统一传输、交换与管理的核心物理通道，它将箭载综合电子设备集成为一个高效、协同的数据通信网络，是确保火箭飞行任务成功的关键基础架构。</w:t>
        </w:r>
      </w:ins>
    </w:p>
    <w:p w14:paraId="5640528D" w14:textId="6B2CD065" w:rsidR="00717322" w:rsidRDefault="00000000">
      <w:pPr>
        <w:ind w:firstLine="560"/>
        <w:rPr>
          <w:ins w:id="36" w:author="liubing" w:date="2025-11-28T13:44:00Z"/>
          <w:b/>
          <w:bCs/>
        </w:rPr>
      </w:pPr>
      <w:ins w:id="37" w:author="liubing" w:date="2025-11-28T13:44:00Z">
        <w:r>
          <w:rPr>
            <w:rFonts w:hint="eastAsia"/>
          </w:rPr>
          <w:t>随着运载火箭向重复使用、性能提升技术</w:t>
        </w:r>
      </w:ins>
      <w:ins w:id="38" w:author="天赐 余" w:date="2025-11-29T15:48:00Z" w16du:dateUtc="2025-11-29T07:48:00Z">
        <w:r w:rsidR="008866E0">
          <w:rPr>
            <w:rFonts w:hint="eastAsia"/>
          </w:rPr>
          <w:t>方向</w:t>
        </w:r>
      </w:ins>
      <w:ins w:id="39" w:author="liubing" w:date="2025-11-28T13:44:00Z">
        <w:r>
          <w:rPr>
            <w:rFonts w:hint="eastAsia"/>
          </w:rPr>
          <w:t>发展，其电气系统呈现出设备数量多、信息交互关系复杂、数据总量剧增的特点</w:t>
        </w:r>
      </w:ins>
      <w:ins w:id="40" w:author="天赐 余" w:date="2025-11-29T15:49:00Z" w16du:dateUtc="2025-11-29T07:49:00Z">
        <w:r w:rsidR="008866E0">
          <w:rPr>
            <w:rFonts w:hint="eastAsia"/>
          </w:rPr>
          <w:t>。</w:t>
        </w:r>
      </w:ins>
      <w:ins w:id="41" w:author="liubing" w:date="2025-11-28T13:44:00Z">
        <w:del w:id="42" w:author="天赐 余" w:date="2025-11-29T15:49:00Z" w16du:dateUtc="2025-11-29T07:49:00Z">
          <w:r w:rsidDel="008866E0">
            <w:rPr>
              <w:rFonts w:hint="eastAsia"/>
            </w:rPr>
            <w:delText>，</w:delText>
          </w:r>
        </w:del>
        <w:r>
          <w:rPr>
            <w:rFonts w:hint="eastAsia"/>
          </w:rPr>
          <w:t>飞行控制、故障诊断与在线重构等复杂任务的实现依赖于海量数据的实时采集、传输与处理，传统总线技术在带宽、实时性及系统扩展性等方面面临瓶颈。</w:t>
        </w:r>
        <w:del w:id="43" w:author="天赐 余" w:date="2025-11-29T15:50:00Z" w16du:dateUtc="2025-11-29T07:50:00Z">
          <w:r w:rsidDel="008866E0">
            <w:rPr>
              <w:rFonts w:hint="eastAsia"/>
            </w:rPr>
            <w:delText>基于</w:delText>
          </w:r>
        </w:del>
        <w:r>
          <w:rPr>
            <w:rFonts w:hint="eastAsia"/>
          </w:rPr>
          <w:t>TSN</w:t>
        </w:r>
        <w:r>
          <w:rPr>
            <w:rFonts w:hint="eastAsia"/>
          </w:rPr>
          <w:t>技术具备高带宽、低时延、高可靠、易拓展、通用</w:t>
        </w:r>
      </w:ins>
      <w:ins w:id="44" w:author="天赐 余" w:date="2025-12-03T10:02:00Z" w16du:dateUtc="2025-12-03T02:02:00Z">
        <w:r w:rsidR="00CC0276">
          <w:rPr>
            <w:rFonts w:hint="eastAsia"/>
          </w:rPr>
          <w:t>性</w:t>
        </w:r>
      </w:ins>
      <w:ins w:id="45" w:author="liubing" w:date="2025-11-28T13:44:00Z">
        <w:del w:id="46" w:author="天赐 余" w:date="2025-12-03T10:02:00Z" w16du:dateUtc="2025-12-03T02:02:00Z">
          <w:r w:rsidDel="00CC0276">
            <w:rPr>
              <w:rFonts w:hint="eastAsia"/>
            </w:rPr>
            <w:delText>型</w:delText>
          </w:r>
        </w:del>
        <w:r>
          <w:rPr>
            <w:rFonts w:hint="eastAsia"/>
          </w:rPr>
          <w:t>等特点，为实现箭载电气系统一体化组网需求、保障全箭时间同步与确定性流量传输、构建经济与开放的产业生态，提出</w:t>
        </w:r>
        <w:r>
          <w:rPr>
            <w:rFonts w:cs="Times New Roman"/>
          </w:rPr>
          <w:t>开展</w:t>
        </w:r>
        <w:r>
          <w:rPr>
            <w:rFonts w:cs="Times New Roman"/>
          </w:rPr>
          <w:t>TSN</w:t>
        </w:r>
        <w:r>
          <w:rPr>
            <w:rFonts w:cs="Times New Roman"/>
          </w:rPr>
          <w:t>技术在箭载领域中的研究与应用</w:t>
        </w:r>
        <w:r>
          <w:rPr>
            <w:rFonts w:cs="Times New Roman" w:hint="eastAsia"/>
          </w:rPr>
          <w:t>，目标是形成自主可控、高效集约、标准统一的箭载</w:t>
        </w:r>
        <w:r>
          <w:rPr>
            <w:rFonts w:cs="Times New Roman" w:hint="eastAsia"/>
          </w:rPr>
          <w:t>TSN</w:t>
        </w:r>
        <w:r>
          <w:rPr>
            <w:rFonts w:cs="Times New Roman" w:hint="eastAsia"/>
          </w:rPr>
          <w:t>技术体系。</w:t>
        </w:r>
      </w:ins>
    </w:p>
    <w:p w14:paraId="7CABCEE0" w14:textId="77777777" w:rsidR="00717322" w:rsidRDefault="00717322">
      <w:pPr>
        <w:tabs>
          <w:tab w:val="left" w:pos="1838"/>
        </w:tabs>
        <w:ind w:firstLineChars="0" w:firstLine="0"/>
      </w:pPr>
    </w:p>
    <w:p w14:paraId="662C578A" w14:textId="77777777" w:rsidR="00717322" w:rsidRDefault="00000000" w:rsidP="004C183B">
      <w:pPr>
        <w:pStyle w:val="21"/>
      </w:pPr>
      <w:r>
        <w:rPr>
          <w:rFonts w:hint="eastAsia"/>
        </w:rPr>
        <w:t>箭载</w:t>
      </w:r>
      <w:r>
        <w:rPr>
          <w:rFonts w:hint="eastAsia"/>
        </w:rPr>
        <w:t>TSN</w:t>
      </w:r>
      <w:ins w:id="47" w:author="liubing" w:date="2025-11-28T13:44:00Z">
        <w:r>
          <w:rPr>
            <w:rFonts w:hint="eastAsia"/>
          </w:rPr>
          <w:t>技术应用</w:t>
        </w:r>
      </w:ins>
      <w:r>
        <w:rPr>
          <w:rFonts w:hint="eastAsia"/>
        </w:rPr>
        <w:t>规范化需求</w:t>
      </w:r>
    </w:p>
    <w:p w14:paraId="4E274630" w14:textId="222754FC" w:rsidR="00717322" w:rsidRDefault="00000000">
      <w:pPr>
        <w:ind w:firstLine="560"/>
        <w:rPr>
          <w:ins w:id="48" w:author="liubing" w:date="2025-11-28T13:44:00Z"/>
        </w:rPr>
      </w:pPr>
      <w:ins w:id="49" w:author="liubing" w:date="2025-11-28T13:44:00Z">
        <w:r>
          <w:rPr>
            <w:rFonts w:hint="eastAsia"/>
          </w:rPr>
          <w:t>TSN</w:t>
        </w:r>
        <w:r>
          <w:rPr>
            <w:rFonts w:hint="eastAsia"/>
          </w:rPr>
          <w:t>标准体系由众多子标准构成，且其整体仍处于持续演进与扩展之中，包括时间同步、流量调度、集中配置等关键协议的更新与各类应用场景中积累的问题密切相关。由于标准中存在</w:t>
        </w:r>
        <w:del w:id="50" w:author="天赐 余" w:date="2025-11-29T15:52:00Z" w16du:dateUtc="2025-11-29T07:52:00Z">
          <w:r w:rsidDel="008866E0">
            <w:rPr>
              <w:rFonts w:hint="eastAsia"/>
            </w:rPr>
            <w:delText>模糊条款</w:delText>
          </w:r>
        </w:del>
      </w:ins>
      <w:ins w:id="51" w:author="天赐 余" w:date="2025-11-29T15:52:00Z" w16du:dateUtc="2025-11-29T07:52:00Z">
        <w:r w:rsidR="008866E0">
          <w:rPr>
            <w:rFonts w:hint="eastAsia"/>
          </w:rPr>
          <w:t>通用性定义</w:t>
        </w:r>
      </w:ins>
      <w:ins w:id="52" w:author="liubing" w:date="2025-11-28T13:44:00Z">
        <w:r>
          <w:rPr>
            <w:rFonts w:hint="eastAsia"/>
          </w:rPr>
          <w:t>、多种可选项与宽泛的参数配置范围等，以及</w:t>
        </w:r>
        <w:del w:id="53" w:author="天赐 余" w:date="2025-12-03T19:16:00Z" w16du:dateUtc="2025-12-03T11:16:00Z">
          <w:r w:rsidDel="00980189">
            <w:rPr>
              <w:rFonts w:hint="eastAsia"/>
            </w:rPr>
            <w:delText>厂商</w:delText>
          </w:r>
        </w:del>
      </w:ins>
      <w:ins w:id="54" w:author="天赐 余" w:date="2025-12-03T19:16:00Z" w16du:dateUtc="2025-12-03T11:16:00Z">
        <w:r w:rsidR="00980189">
          <w:rPr>
            <w:rFonts w:hint="eastAsia"/>
          </w:rPr>
          <w:t>供应商</w:t>
        </w:r>
      </w:ins>
      <w:ins w:id="55" w:author="liubing" w:date="2025-11-28T13:44:00Z">
        <w:r>
          <w:rPr>
            <w:rFonts w:hint="eastAsia"/>
          </w:rPr>
          <w:t>可以根据自身技术理解和目标市场，选择不同的功能组合和实现机制，</w:t>
        </w:r>
      </w:ins>
      <w:ins w:id="56" w:author="天赐 余" w:date="2025-11-29T15:52:00Z" w16du:dateUtc="2025-11-29T07:52:00Z">
        <w:r w:rsidR="008866E0">
          <w:rPr>
            <w:rFonts w:hint="eastAsia"/>
          </w:rPr>
          <w:t>进而</w:t>
        </w:r>
      </w:ins>
      <w:ins w:id="57" w:author="liubing" w:date="2025-11-28T13:44:00Z">
        <w:del w:id="58" w:author="天赐 余" w:date="2025-11-29T15:52:00Z" w16du:dateUtc="2025-11-29T07:52:00Z">
          <w:r w:rsidDel="008866E0">
            <w:rPr>
              <w:rFonts w:hint="eastAsia"/>
            </w:rPr>
            <w:delText>而</w:delText>
          </w:r>
        </w:del>
        <w:r>
          <w:rPr>
            <w:rFonts w:hint="eastAsia"/>
          </w:rPr>
          <w:t>导致不同</w:t>
        </w:r>
        <w:del w:id="59" w:author="天赐 余" w:date="2025-12-03T19:16:00Z" w16du:dateUtc="2025-12-03T11:16:00Z">
          <w:r w:rsidDel="00980189">
            <w:rPr>
              <w:rFonts w:hint="eastAsia"/>
            </w:rPr>
            <w:delText>厂商</w:delText>
          </w:r>
        </w:del>
      </w:ins>
      <w:ins w:id="60" w:author="天赐 余" w:date="2025-12-03T19:16:00Z" w16du:dateUtc="2025-12-03T11:16:00Z">
        <w:r w:rsidR="00980189">
          <w:rPr>
            <w:rFonts w:hint="eastAsia"/>
          </w:rPr>
          <w:t>供应商</w:t>
        </w:r>
      </w:ins>
      <w:ins w:id="61" w:author="liubing" w:date="2025-11-28T13:44:00Z">
        <w:r>
          <w:rPr>
            <w:rFonts w:hint="eastAsia"/>
          </w:rPr>
          <w:t>设备在具体实现上可能存在差异，只能通过互联互通测试来发现和解决兼容性问题，</w:t>
        </w:r>
        <w:del w:id="62" w:author="天赐 余" w:date="2025-11-29T15:52:00Z" w16du:dateUtc="2025-11-29T07:52:00Z">
          <w:r w:rsidDel="008866E0">
            <w:rPr>
              <w:rFonts w:hint="eastAsia"/>
            </w:rPr>
            <w:delText>从而</w:delText>
          </w:r>
        </w:del>
        <w:r>
          <w:rPr>
            <w:rFonts w:hint="eastAsia"/>
          </w:rPr>
          <w:t>显著增加系统集成与验证的复杂度与成本。</w:t>
        </w:r>
      </w:ins>
    </w:p>
    <w:p w14:paraId="53BC7F58" w14:textId="59F3FE05" w:rsidR="00717322" w:rsidRDefault="00000000">
      <w:pPr>
        <w:ind w:firstLine="560"/>
      </w:pPr>
      <w:ins w:id="63" w:author="liubing" w:date="2025-11-28T13:44:00Z">
        <w:r>
          <w:rPr>
            <w:rFonts w:hint="eastAsia"/>
          </w:rPr>
          <w:t>为满足箭载应用需求，如极高的可靠性、严苛的确定性延时、多级分离时间同步、复杂业务流量规划等，必须对箭载</w:t>
        </w:r>
        <w:r>
          <w:rPr>
            <w:rFonts w:hint="eastAsia"/>
          </w:rPr>
          <w:t>TSN</w:t>
        </w:r>
        <w:r>
          <w:rPr>
            <w:rFonts w:hint="eastAsia"/>
          </w:rPr>
          <w:t>技术的应用实施统一规范，明确界定</w:t>
        </w:r>
        <w:r>
          <w:rPr>
            <w:rFonts w:hint="eastAsia"/>
          </w:rPr>
          <w:t>TSN</w:t>
        </w:r>
        <w:r>
          <w:rPr>
            <w:rFonts w:hint="eastAsia"/>
          </w:rPr>
          <w:t>核心子标准集合、可选实现方式与参数配置范围等，确保设备间行为一致、网络性能符合箭载任务对确定性通信的技术要求，消除</w:t>
        </w:r>
        <w:del w:id="64" w:author="天赐 余" w:date="2025-12-03T19:16:00Z" w16du:dateUtc="2025-12-03T11:16:00Z">
          <w:r w:rsidDel="00980189">
            <w:rPr>
              <w:rFonts w:hint="eastAsia"/>
            </w:rPr>
            <w:delText>厂商</w:delText>
          </w:r>
        </w:del>
      </w:ins>
      <w:ins w:id="65" w:author="天赐 余" w:date="2025-12-03T19:16:00Z" w16du:dateUtc="2025-12-03T11:16:00Z">
        <w:r w:rsidR="00980189">
          <w:rPr>
            <w:rFonts w:hint="eastAsia"/>
          </w:rPr>
          <w:t>供应商</w:t>
        </w:r>
      </w:ins>
      <w:ins w:id="66" w:author="liubing" w:date="2025-11-28T13:44:00Z">
        <w:r>
          <w:rPr>
            <w:rFonts w:hint="eastAsia"/>
          </w:rPr>
          <w:t>理解的歧义。通过制定并遵循箭载</w:t>
        </w:r>
        <w:r>
          <w:rPr>
            <w:rFonts w:hint="eastAsia"/>
          </w:rPr>
          <w:t>TSN</w:t>
        </w:r>
        <w:r>
          <w:rPr>
            <w:rFonts w:hint="eastAsia"/>
          </w:rPr>
          <w:t>技术规范，旨在构建一个统一、可互操作的箭载</w:t>
        </w:r>
        <w:r>
          <w:rPr>
            <w:rFonts w:hint="eastAsia"/>
          </w:rPr>
          <w:t>TSN</w:t>
        </w:r>
        <w:r>
          <w:rPr>
            <w:rFonts w:hint="eastAsia"/>
          </w:rPr>
          <w:t>技术基础，确保系统集成可靠性，并有效控制和降低箭载网络的开发与运营成本，促进丰富、健康的产业生态系统建设，实现箭载</w:t>
        </w:r>
        <w:r>
          <w:rPr>
            <w:rFonts w:hint="eastAsia"/>
          </w:rPr>
          <w:t>TSN</w:t>
        </w:r>
        <w:r>
          <w:rPr>
            <w:rFonts w:hint="eastAsia"/>
          </w:rPr>
          <w:t>产品的通用适配和快速推广。</w:t>
        </w:r>
      </w:ins>
    </w:p>
    <w:p w14:paraId="016E3FFE" w14:textId="77777777" w:rsidR="00717322" w:rsidRDefault="00000000" w:rsidP="007523D7">
      <w:pPr>
        <w:pStyle w:val="11"/>
      </w:pPr>
      <w:r>
        <w:rPr>
          <w:rFonts w:hint="eastAsia"/>
        </w:rPr>
        <w:t>规范性引用</w:t>
      </w:r>
    </w:p>
    <w:tbl>
      <w:tblPr>
        <w:tblStyle w:val="aff1"/>
        <w:tblW w:w="8296" w:type="dxa"/>
        <w:tblLayout w:type="fixed"/>
        <w:tblCellMar>
          <w:top w:w="57" w:type="dxa"/>
          <w:left w:w="0" w:type="dxa"/>
          <w:bottom w:w="57" w:type="dxa"/>
          <w:right w:w="0" w:type="dxa"/>
        </w:tblCellMar>
        <w:tblLook w:val="04A0" w:firstRow="1" w:lastRow="0" w:firstColumn="1" w:lastColumn="0" w:noHBand="0" w:noVBand="1"/>
      </w:tblPr>
      <w:tblGrid>
        <w:gridCol w:w="703"/>
        <w:gridCol w:w="853"/>
        <w:gridCol w:w="6740"/>
      </w:tblGrid>
      <w:tr w:rsidR="00717322" w14:paraId="2B43171D" w14:textId="77777777">
        <w:trPr>
          <w:trHeight w:val="175"/>
        </w:trPr>
        <w:tc>
          <w:tcPr>
            <w:tcW w:w="703" w:type="dxa"/>
            <w:vAlign w:val="center"/>
          </w:tcPr>
          <w:p w14:paraId="7D99B1C3"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序号</w:t>
            </w:r>
          </w:p>
        </w:tc>
        <w:tc>
          <w:tcPr>
            <w:tcW w:w="853" w:type="dxa"/>
          </w:tcPr>
          <w:p w14:paraId="0C45726A"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简称</w:t>
            </w:r>
          </w:p>
        </w:tc>
        <w:tc>
          <w:tcPr>
            <w:tcW w:w="6740" w:type="dxa"/>
            <w:vAlign w:val="center"/>
          </w:tcPr>
          <w:p w14:paraId="5F43132A"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引用协议</w:t>
            </w:r>
          </w:p>
        </w:tc>
      </w:tr>
      <w:tr w:rsidR="00717322" w14:paraId="21EAE95A" w14:textId="77777777">
        <w:trPr>
          <w:trHeight w:val="1018"/>
          <w:ins w:id="67" w:author="liubing" w:date="2025-11-28T13:58:00Z"/>
        </w:trPr>
        <w:tc>
          <w:tcPr>
            <w:tcW w:w="703" w:type="dxa"/>
            <w:vAlign w:val="center"/>
          </w:tcPr>
          <w:p w14:paraId="47DA79BE" w14:textId="77777777" w:rsidR="00717322" w:rsidRDefault="00000000">
            <w:pPr>
              <w:spacing w:after="0" w:line="240" w:lineRule="auto"/>
              <w:ind w:firstLineChars="0" w:firstLine="0"/>
              <w:jc w:val="center"/>
              <w:rPr>
                <w:ins w:id="68" w:author="liubing" w:date="2025-11-28T13:58:00Z"/>
                <w:rFonts w:asciiTheme="majorEastAsia" w:eastAsiaTheme="majorEastAsia" w:hAnsiTheme="majorEastAsia" w:hint="eastAsia"/>
              </w:rPr>
            </w:pPr>
            <w:ins w:id="69" w:author="liubing" w:date="2025-11-28T14:12:00Z">
              <w:r>
                <w:rPr>
                  <w:rFonts w:asciiTheme="majorEastAsia" w:eastAsiaTheme="majorEastAsia" w:hAnsiTheme="majorEastAsia" w:hint="eastAsia"/>
                </w:rPr>
                <w:t>1</w:t>
              </w:r>
            </w:ins>
          </w:p>
        </w:tc>
        <w:tc>
          <w:tcPr>
            <w:tcW w:w="853" w:type="dxa"/>
            <w:vAlign w:val="center"/>
          </w:tcPr>
          <w:p w14:paraId="237D4F6F" w14:textId="77777777" w:rsidR="00717322" w:rsidRDefault="00000000">
            <w:pPr>
              <w:spacing w:after="0" w:line="240" w:lineRule="auto"/>
              <w:ind w:firstLineChars="0" w:firstLine="0"/>
              <w:jc w:val="center"/>
              <w:rPr>
                <w:ins w:id="70" w:author="liubing" w:date="2025-11-28T13:58:00Z"/>
                <w:rFonts w:asciiTheme="majorEastAsia" w:eastAsiaTheme="majorEastAsia" w:hAnsiTheme="majorEastAsia" w:hint="eastAsia"/>
              </w:rPr>
            </w:pPr>
            <w:ins w:id="71" w:author="liubing" w:date="2025-11-28T14:13:00Z">
              <w:r>
                <w:rPr>
                  <w:rFonts w:asciiTheme="majorEastAsia" w:eastAsiaTheme="majorEastAsia" w:hAnsiTheme="majorEastAsia" w:hint="eastAsia"/>
                </w:rPr>
                <w:t>/</w:t>
              </w:r>
            </w:ins>
          </w:p>
        </w:tc>
        <w:tc>
          <w:tcPr>
            <w:tcW w:w="6740" w:type="dxa"/>
            <w:vAlign w:val="center"/>
          </w:tcPr>
          <w:p w14:paraId="195D0DE6" w14:textId="77777777" w:rsidR="00717322" w:rsidRDefault="00000000">
            <w:pPr>
              <w:spacing w:after="0" w:line="240" w:lineRule="auto"/>
              <w:ind w:firstLineChars="0" w:firstLine="0"/>
              <w:jc w:val="left"/>
              <w:rPr>
                <w:ins w:id="72" w:author="liubing" w:date="2025-11-28T13:58:00Z"/>
                <w:rFonts w:asciiTheme="majorEastAsia" w:eastAsiaTheme="majorEastAsia" w:hAnsiTheme="majorEastAsia" w:hint="eastAsia"/>
              </w:rPr>
            </w:pPr>
            <w:ins w:id="73" w:author="liubing" w:date="2025-11-28T14:13:00Z">
              <w:r>
                <w:rPr>
                  <w:rFonts w:asciiTheme="majorEastAsia" w:eastAsiaTheme="majorEastAsia" w:hAnsiTheme="majorEastAsia" w:hint="eastAsia"/>
                </w:rPr>
                <w:t>GB/T 32455-2024</w:t>
              </w:r>
            </w:ins>
            <w:ins w:id="74" w:author="liubing" w:date="2025-11-28T14:14:00Z">
              <w:r>
                <w:rPr>
                  <w:rFonts w:asciiTheme="majorEastAsia" w:eastAsiaTheme="majorEastAsia" w:hAnsiTheme="majorEastAsia" w:hint="eastAsia"/>
                </w:rPr>
                <w:t>航天术语 运输系统</w:t>
              </w:r>
            </w:ins>
          </w:p>
        </w:tc>
      </w:tr>
      <w:tr w:rsidR="00122FF9" w14:paraId="6E736C6D" w14:textId="77777777">
        <w:trPr>
          <w:trHeight w:val="1018"/>
        </w:trPr>
        <w:tc>
          <w:tcPr>
            <w:tcW w:w="703" w:type="dxa"/>
            <w:vAlign w:val="center"/>
          </w:tcPr>
          <w:p w14:paraId="4C06EF65" w14:textId="703D7C85" w:rsidR="00122FF9" w:rsidRDefault="00122FF9" w:rsidP="00122FF9">
            <w:pPr>
              <w:spacing w:after="0" w:line="240" w:lineRule="auto"/>
              <w:ind w:firstLineChars="0" w:firstLine="0"/>
              <w:jc w:val="center"/>
              <w:rPr>
                <w:rFonts w:asciiTheme="majorEastAsia" w:eastAsiaTheme="majorEastAsia" w:hAnsiTheme="majorEastAsia" w:hint="eastAsia"/>
              </w:rPr>
            </w:pPr>
            <w:ins w:id="75" w:author="天赐 余" w:date="2025-12-02T14:53:00Z" w16du:dateUtc="2025-12-02T06:53:00Z">
              <w:r>
                <w:rPr>
                  <w:rFonts w:asciiTheme="majorEastAsia" w:eastAsiaTheme="majorEastAsia" w:hAnsiTheme="majorEastAsia" w:hint="eastAsia"/>
                </w:rPr>
                <w:lastRenderedPageBreak/>
                <w:t>2</w:t>
              </w:r>
            </w:ins>
            <w:del w:id="76" w:author="天赐 余" w:date="2025-12-02T14:53:00Z" w16du:dateUtc="2025-12-02T06:53:00Z">
              <w:r w:rsidDel="00122FF9">
                <w:rPr>
                  <w:rFonts w:asciiTheme="majorEastAsia" w:eastAsiaTheme="majorEastAsia" w:hAnsiTheme="majorEastAsia" w:hint="eastAsia"/>
                </w:rPr>
                <w:delText>1</w:delText>
              </w:r>
            </w:del>
          </w:p>
        </w:tc>
        <w:tc>
          <w:tcPr>
            <w:tcW w:w="853" w:type="dxa"/>
            <w:vAlign w:val="center"/>
          </w:tcPr>
          <w:p w14:paraId="411ADD64" w14:textId="77777777" w:rsidR="00122FF9" w:rsidRDefault="00122FF9" w:rsidP="00122FF9">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DP</w:t>
            </w:r>
          </w:p>
        </w:tc>
        <w:tc>
          <w:tcPr>
            <w:tcW w:w="6740" w:type="dxa"/>
            <w:vAlign w:val="center"/>
          </w:tcPr>
          <w:p w14:paraId="3EAC2E27" w14:textId="7FA7CD7E" w:rsidR="00122FF9" w:rsidRDefault="00122FF9" w:rsidP="00122FF9">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 xml:space="preserve">IEEE </w:t>
            </w:r>
            <w:ins w:id="77" w:author="天赐 余" w:date="2025-12-04T08:57:00Z" w16du:dateUtc="2025-12-04T00:57:00Z">
              <w:r w:rsidR="004B18D9">
                <w:rPr>
                  <w:rFonts w:asciiTheme="majorEastAsia" w:eastAsiaTheme="majorEastAsia" w:hAnsiTheme="majorEastAsia" w:hint="eastAsia"/>
                </w:rPr>
                <w:t xml:space="preserve">Std </w:t>
              </w:r>
            </w:ins>
            <w:del w:id="78" w:author="天赐 余" w:date="2025-12-03T10:06:00Z" w16du:dateUtc="2025-12-03T02:06:00Z">
              <w:r w:rsidDel="004A630D">
                <w:rPr>
                  <w:rFonts w:asciiTheme="majorEastAsia" w:eastAsiaTheme="majorEastAsia" w:hAnsiTheme="majorEastAsia" w:hint="eastAsia"/>
                </w:rPr>
                <w:delText>P</w:delText>
              </w:r>
            </w:del>
            <w:r>
              <w:rPr>
                <w:rFonts w:asciiTheme="majorEastAsia" w:eastAsiaTheme="majorEastAsia" w:hAnsiTheme="majorEastAsia" w:hint="eastAsia"/>
              </w:rPr>
              <w:t>802.1DP</w:t>
            </w:r>
            <w:ins w:id="79" w:author="liubing" w:date="2025-11-28T13:48:00Z">
              <w:r>
                <w:rPr>
                  <w:rFonts w:asciiTheme="majorEastAsia" w:eastAsiaTheme="majorEastAsia" w:hAnsiTheme="majorEastAsia" w:hint="eastAsia"/>
                </w:rPr>
                <w:t>-2025</w:t>
              </w:r>
            </w:ins>
            <w:r>
              <w:rPr>
                <w:rFonts w:asciiTheme="majorEastAsia" w:eastAsiaTheme="majorEastAsia" w:hAnsiTheme="majorEastAsia" w:hint="eastAsia"/>
              </w:rPr>
              <w:t>航天机载以太网通信时间敏感网络（Time-Sensitive Networking for Aerospace Onboard Ethernet Communications）</w:t>
            </w:r>
          </w:p>
        </w:tc>
      </w:tr>
      <w:tr w:rsidR="00122FF9" w14:paraId="61FD12FE" w14:textId="77777777">
        <w:trPr>
          <w:trHeight w:val="793"/>
        </w:trPr>
        <w:tc>
          <w:tcPr>
            <w:tcW w:w="703" w:type="dxa"/>
            <w:vAlign w:val="center"/>
          </w:tcPr>
          <w:p w14:paraId="5D137EC4" w14:textId="01DEF727" w:rsidR="00122FF9" w:rsidRDefault="00122FF9" w:rsidP="00122FF9">
            <w:pPr>
              <w:spacing w:after="0" w:line="240" w:lineRule="auto"/>
              <w:ind w:firstLineChars="0" w:firstLine="0"/>
              <w:jc w:val="center"/>
              <w:rPr>
                <w:rFonts w:asciiTheme="majorEastAsia" w:eastAsiaTheme="majorEastAsia" w:hAnsiTheme="majorEastAsia" w:hint="eastAsia"/>
              </w:rPr>
            </w:pPr>
            <w:ins w:id="80" w:author="天赐 余" w:date="2025-12-02T14:53:00Z" w16du:dateUtc="2025-12-02T06:53:00Z">
              <w:r>
                <w:rPr>
                  <w:rFonts w:asciiTheme="majorEastAsia" w:eastAsiaTheme="majorEastAsia" w:hAnsiTheme="majorEastAsia" w:hint="eastAsia"/>
                </w:rPr>
                <w:t>3</w:t>
              </w:r>
            </w:ins>
            <w:del w:id="81" w:author="天赐 余" w:date="2025-12-02T14:53:00Z" w16du:dateUtc="2025-12-02T06:53:00Z">
              <w:r w:rsidDel="00122FF9">
                <w:rPr>
                  <w:rFonts w:asciiTheme="majorEastAsia" w:eastAsiaTheme="majorEastAsia" w:hAnsiTheme="majorEastAsia" w:hint="eastAsia"/>
                </w:rPr>
                <w:delText>2</w:delText>
              </w:r>
            </w:del>
          </w:p>
        </w:tc>
        <w:tc>
          <w:tcPr>
            <w:tcW w:w="853" w:type="dxa"/>
            <w:vAlign w:val="center"/>
          </w:tcPr>
          <w:p w14:paraId="4FF31811" w14:textId="77777777" w:rsidR="00122FF9" w:rsidRDefault="00122FF9" w:rsidP="00122FF9">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AS</w:t>
            </w:r>
          </w:p>
        </w:tc>
        <w:tc>
          <w:tcPr>
            <w:tcW w:w="6740" w:type="dxa"/>
            <w:vAlign w:val="center"/>
          </w:tcPr>
          <w:p w14:paraId="3BEF2F79" w14:textId="77777777" w:rsidR="00122FF9" w:rsidRDefault="00122FF9" w:rsidP="00122FF9">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IEEE Std 802.1AS-2020 时间敏感应用的计时与同步(Timing and Synchronization for Time-Sensitive Applications)</w:t>
            </w:r>
          </w:p>
        </w:tc>
      </w:tr>
      <w:tr w:rsidR="00122FF9" w:rsidDel="004B18D9" w14:paraId="439093E9" w14:textId="0725613E">
        <w:trPr>
          <w:trHeight w:val="679"/>
          <w:del w:id="82" w:author="天赐 余" w:date="2025-12-04T08:56:00Z"/>
        </w:trPr>
        <w:tc>
          <w:tcPr>
            <w:tcW w:w="703" w:type="dxa"/>
            <w:vAlign w:val="center"/>
          </w:tcPr>
          <w:p w14:paraId="44CE728A" w14:textId="745270C2" w:rsidR="00122FF9" w:rsidRPr="00DF5931" w:rsidDel="004B18D9" w:rsidRDefault="00122FF9" w:rsidP="00122FF9">
            <w:pPr>
              <w:spacing w:after="0" w:line="240" w:lineRule="auto"/>
              <w:ind w:firstLineChars="0" w:firstLine="0"/>
              <w:jc w:val="center"/>
              <w:rPr>
                <w:del w:id="83" w:author="天赐 余" w:date="2025-12-04T08:56:00Z" w16du:dateUtc="2025-12-04T00:56:00Z"/>
                <w:rFonts w:asciiTheme="majorEastAsia" w:eastAsiaTheme="majorEastAsia" w:hAnsiTheme="majorEastAsia" w:hint="eastAsia"/>
              </w:rPr>
            </w:pPr>
            <w:del w:id="84" w:author="天赐 余" w:date="2025-12-02T14:53:00Z" w16du:dateUtc="2025-12-02T06:53:00Z">
              <w:r w:rsidRPr="00DF5931" w:rsidDel="00122FF9">
                <w:rPr>
                  <w:rFonts w:asciiTheme="majorEastAsia" w:eastAsiaTheme="majorEastAsia" w:hAnsiTheme="majorEastAsia" w:hint="eastAsia"/>
                </w:rPr>
                <w:delText>3</w:delText>
              </w:r>
            </w:del>
          </w:p>
        </w:tc>
        <w:tc>
          <w:tcPr>
            <w:tcW w:w="853" w:type="dxa"/>
            <w:vAlign w:val="center"/>
          </w:tcPr>
          <w:p w14:paraId="3F0CF0EC" w14:textId="6CF35945" w:rsidR="00122FF9" w:rsidRPr="00DF5931" w:rsidDel="004B18D9" w:rsidRDefault="00122FF9" w:rsidP="00122FF9">
            <w:pPr>
              <w:spacing w:after="0" w:line="240" w:lineRule="auto"/>
              <w:ind w:firstLineChars="0" w:firstLine="0"/>
              <w:jc w:val="center"/>
              <w:rPr>
                <w:del w:id="85" w:author="天赐 余" w:date="2025-12-04T08:56:00Z" w16du:dateUtc="2025-12-04T00:56:00Z"/>
                <w:rFonts w:asciiTheme="majorEastAsia" w:eastAsiaTheme="majorEastAsia" w:hAnsiTheme="majorEastAsia" w:hint="eastAsia"/>
              </w:rPr>
            </w:pPr>
            <w:del w:id="86" w:author="天赐 余" w:date="2025-12-04T08:56:00Z" w16du:dateUtc="2025-12-04T00:56:00Z">
              <w:r w:rsidRPr="00DF5931" w:rsidDel="004B18D9">
                <w:rPr>
                  <w:rFonts w:asciiTheme="majorEastAsia" w:eastAsiaTheme="majorEastAsia" w:hAnsiTheme="majorEastAsia" w:hint="eastAsia"/>
                </w:rPr>
                <w:delText>AS</w:delText>
              </w:r>
            </w:del>
            <w:del w:id="87" w:author="天赐 余" w:date="2025-12-04T08:47:00Z" w16du:dateUtc="2025-12-04T00:47:00Z">
              <w:r w:rsidRPr="00DF5931" w:rsidDel="00DF5931">
                <w:rPr>
                  <w:rFonts w:asciiTheme="majorEastAsia" w:eastAsiaTheme="majorEastAsia" w:hAnsiTheme="majorEastAsia" w:hint="eastAsia"/>
                </w:rPr>
                <w:delText>dm</w:delText>
              </w:r>
            </w:del>
          </w:p>
        </w:tc>
        <w:tc>
          <w:tcPr>
            <w:tcW w:w="6740" w:type="dxa"/>
            <w:vAlign w:val="center"/>
          </w:tcPr>
          <w:p w14:paraId="6E8370F0" w14:textId="6CC61BCC" w:rsidR="00122FF9" w:rsidRPr="00DF5931" w:rsidDel="004B18D9" w:rsidRDefault="00122FF9" w:rsidP="004B18D9">
            <w:pPr>
              <w:spacing w:after="0" w:line="240" w:lineRule="auto"/>
              <w:ind w:firstLineChars="0" w:firstLine="0"/>
              <w:jc w:val="left"/>
              <w:rPr>
                <w:del w:id="88" w:author="天赐 余" w:date="2025-12-04T08:56:00Z" w16du:dateUtc="2025-12-04T00:56:00Z"/>
                <w:rFonts w:asciiTheme="majorEastAsia" w:eastAsiaTheme="majorEastAsia" w:hAnsiTheme="majorEastAsia" w:hint="eastAsia"/>
              </w:rPr>
            </w:pPr>
            <w:del w:id="89" w:author="天赐 余" w:date="2025-12-04T08:50:00Z" w16du:dateUtc="2025-12-04T00:50:00Z">
              <w:r w:rsidRPr="00DF5931" w:rsidDel="004B18D9">
                <w:rPr>
                  <w:rFonts w:asciiTheme="majorEastAsia" w:eastAsiaTheme="majorEastAsia" w:hAnsiTheme="majorEastAsia" w:hint="eastAsia"/>
                </w:rPr>
                <w:delText xml:space="preserve">IEEE Std </w:delText>
              </w:r>
            </w:del>
            <w:del w:id="90" w:author="天赐 余" w:date="2025-12-04T08:56:00Z" w16du:dateUtc="2025-12-04T00:56:00Z">
              <w:r w:rsidRPr="00DF5931" w:rsidDel="004B18D9">
                <w:rPr>
                  <w:rFonts w:asciiTheme="majorEastAsia" w:eastAsiaTheme="majorEastAsia" w:hAnsiTheme="majorEastAsia" w:hint="eastAsia"/>
                </w:rPr>
                <w:delText>802.1AS</w:delText>
              </w:r>
            </w:del>
            <w:del w:id="91" w:author="天赐 余" w:date="2025-12-04T08:47:00Z" w16du:dateUtc="2025-12-04T00:47:00Z">
              <w:r w:rsidRPr="00DF5931" w:rsidDel="00DF5931">
                <w:rPr>
                  <w:rFonts w:asciiTheme="majorEastAsia" w:eastAsiaTheme="majorEastAsia" w:hAnsiTheme="majorEastAsia" w:hint="eastAsia"/>
                </w:rPr>
                <w:delText>dm</w:delText>
              </w:r>
            </w:del>
            <w:del w:id="92" w:author="天赐 余" w:date="2025-12-04T08:55:00Z" w16du:dateUtc="2025-12-04T00:55:00Z">
              <w:r w:rsidRPr="00DF5931" w:rsidDel="004B18D9">
                <w:rPr>
                  <w:rFonts w:asciiTheme="majorEastAsia" w:eastAsiaTheme="majorEastAsia" w:hAnsiTheme="majorEastAsia" w:hint="eastAsia"/>
                </w:rPr>
                <w:delText xml:space="preserve">-2024 </w:delText>
              </w:r>
            </w:del>
            <w:del w:id="93" w:author="天赐 余" w:date="2025-12-04T08:56:00Z" w16du:dateUtc="2025-12-04T00:56:00Z">
              <w:r w:rsidRPr="00DF5931" w:rsidDel="004B18D9">
                <w:rPr>
                  <w:rFonts w:asciiTheme="majorEastAsia" w:eastAsiaTheme="majorEastAsia" w:hAnsiTheme="majorEastAsia" w:hint="eastAsia"/>
                </w:rPr>
                <w:delText>AS修正</w:delText>
              </w:r>
            </w:del>
            <w:del w:id="94" w:author="天赐 余" w:date="2025-12-04T08:54:00Z" w16du:dateUtc="2025-12-04T00:54:00Z">
              <w:r w:rsidRPr="00DF5931" w:rsidDel="004B18D9">
                <w:rPr>
                  <w:rFonts w:asciiTheme="majorEastAsia" w:eastAsiaTheme="majorEastAsia" w:hAnsiTheme="majorEastAsia" w:hint="eastAsia"/>
                </w:rPr>
                <w:delText>3：热备和时钟漂移误差减少(Hot Standby and Clock Drift Error Reduction)</w:delText>
              </w:r>
            </w:del>
          </w:p>
        </w:tc>
      </w:tr>
      <w:tr w:rsidR="00122FF9" w:rsidDel="004B18D9" w14:paraId="4337C79A" w14:textId="2B30BB6B">
        <w:trPr>
          <w:trHeight w:val="566"/>
          <w:del w:id="95" w:author="天赐 余" w:date="2025-12-04T08:56:00Z"/>
        </w:trPr>
        <w:tc>
          <w:tcPr>
            <w:tcW w:w="703" w:type="dxa"/>
            <w:vAlign w:val="center"/>
          </w:tcPr>
          <w:p w14:paraId="1C871AB4" w14:textId="01658DA9" w:rsidR="00122FF9" w:rsidRPr="004A630D" w:rsidDel="004B18D9" w:rsidRDefault="00122FF9" w:rsidP="00122FF9">
            <w:pPr>
              <w:spacing w:after="0" w:line="240" w:lineRule="auto"/>
              <w:ind w:firstLineChars="0" w:firstLine="0"/>
              <w:jc w:val="center"/>
              <w:rPr>
                <w:del w:id="96" w:author="天赐 余" w:date="2025-12-04T08:56:00Z" w16du:dateUtc="2025-12-04T00:56:00Z"/>
                <w:rFonts w:asciiTheme="majorEastAsia" w:eastAsiaTheme="majorEastAsia" w:hAnsiTheme="majorEastAsia" w:hint="eastAsia"/>
                <w:highlight w:val="yellow"/>
                <w:rPrChange w:id="97" w:author="天赐 余" w:date="2025-12-03T10:07:00Z" w16du:dateUtc="2025-12-03T02:07:00Z">
                  <w:rPr>
                    <w:del w:id="98" w:author="天赐 余" w:date="2025-12-04T08:56:00Z" w16du:dateUtc="2025-12-04T00:56:00Z"/>
                    <w:rFonts w:asciiTheme="majorEastAsia" w:eastAsiaTheme="majorEastAsia" w:hAnsiTheme="majorEastAsia" w:hint="eastAsia"/>
                  </w:rPr>
                </w:rPrChange>
              </w:rPr>
            </w:pPr>
            <w:del w:id="99" w:author="天赐 余" w:date="2025-12-02T14:53:00Z" w16du:dateUtc="2025-12-02T06:53:00Z">
              <w:r w:rsidRPr="004A630D" w:rsidDel="00122FF9">
                <w:rPr>
                  <w:rFonts w:asciiTheme="majorEastAsia" w:eastAsiaTheme="majorEastAsia" w:hAnsiTheme="majorEastAsia" w:hint="eastAsia"/>
                  <w:highlight w:val="yellow"/>
                  <w:rPrChange w:id="100" w:author="天赐 余" w:date="2025-12-03T10:07:00Z" w16du:dateUtc="2025-12-03T02:07:00Z">
                    <w:rPr>
                      <w:rFonts w:asciiTheme="majorEastAsia" w:eastAsiaTheme="majorEastAsia" w:hAnsiTheme="majorEastAsia" w:hint="eastAsia"/>
                    </w:rPr>
                  </w:rPrChange>
                </w:rPr>
                <w:delText>4</w:delText>
              </w:r>
            </w:del>
          </w:p>
        </w:tc>
        <w:tc>
          <w:tcPr>
            <w:tcW w:w="853" w:type="dxa"/>
            <w:vAlign w:val="center"/>
          </w:tcPr>
          <w:p w14:paraId="061822B1" w14:textId="62F91133" w:rsidR="00122FF9" w:rsidRPr="004A630D" w:rsidDel="004B18D9" w:rsidRDefault="00122FF9" w:rsidP="00122FF9">
            <w:pPr>
              <w:spacing w:after="0" w:line="240" w:lineRule="auto"/>
              <w:ind w:firstLineChars="0" w:firstLine="0"/>
              <w:jc w:val="center"/>
              <w:rPr>
                <w:del w:id="101" w:author="天赐 余" w:date="2025-12-04T08:56:00Z" w16du:dateUtc="2025-12-04T00:56:00Z"/>
                <w:rFonts w:asciiTheme="majorEastAsia" w:eastAsiaTheme="majorEastAsia" w:hAnsiTheme="majorEastAsia" w:hint="eastAsia"/>
                <w:highlight w:val="yellow"/>
                <w:rPrChange w:id="102" w:author="天赐 余" w:date="2025-12-03T10:07:00Z" w16du:dateUtc="2025-12-03T02:07:00Z">
                  <w:rPr>
                    <w:del w:id="103" w:author="天赐 余" w:date="2025-12-04T08:56:00Z" w16du:dateUtc="2025-12-04T00:56:00Z"/>
                    <w:rFonts w:asciiTheme="majorEastAsia" w:eastAsiaTheme="majorEastAsia" w:hAnsiTheme="majorEastAsia" w:hint="eastAsia"/>
                  </w:rPr>
                </w:rPrChange>
              </w:rPr>
            </w:pPr>
            <w:del w:id="104" w:author="天赐 余" w:date="2025-12-04T08:56:00Z" w16du:dateUtc="2025-12-04T00:56:00Z">
              <w:r w:rsidRPr="004A630D" w:rsidDel="004B18D9">
                <w:rPr>
                  <w:rFonts w:asciiTheme="majorEastAsia" w:eastAsiaTheme="majorEastAsia" w:hAnsiTheme="majorEastAsia" w:hint="eastAsia"/>
                  <w:highlight w:val="yellow"/>
                  <w:rPrChange w:id="105" w:author="天赐 余" w:date="2025-12-03T10:07:00Z" w16du:dateUtc="2025-12-03T02:07:00Z">
                    <w:rPr>
                      <w:rFonts w:asciiTheme="majorEastAsia" w:eastAsiaTheme="majorEastAsia" w:hAnsiTheme="majorEastAsia" w:hint="eastAsia"/>
                    </w:rPr>
                  </w:rPrChange>
                </w:rPr>
                <w:delText>ASdn</w:delText>
              </w:r>
            </w:del>
          </w:p>
        </w:tc>
        <w:tc>
          <w:tcPr>
            <w:tcW w:w="6740" w:type="dxa"/>
            <w:vAlign w:val="center"/>
          </w:tcPr>
          <w:p w14:paraId="66F795B9" w14:textId="7CB0F194" w:rsidR="00122FF9" w:rsidRPr="004A630D" w:rsidDel="004B18D9" w:rsidRDefault="00122FF9" w:rsidP="00122FF9">
            <w:pPr>
              <w:spacing w:after="0" w:line="240" w:lineRule="auto"/>
              <w:ind w:firstLineChars="0" w:firstLine="0"/>
              <w:jc w:val="left"/>
              <w:rPr>
                <w:del w:id="106" w:author="天赐 余" w:date="2025-12-04T08:56:00Z" w16du:dateUtc="2025-12-04T00:56:00Z"/>
                <w:rFonts w:asciiTheme="majorEastAsia" w:eastAsiaTheme="majorEastAsia" w:hAnsiTheme="majorEastAsia" w:hint="eastAsia"/>
                <w:highlight w:val="yellow"/>
                <w:rPrChange w:id="107" w:author="天赐 余" w:date="2025-12-03T10:07:00Z" w16du:dateUtc="2025-12-03T02:07:00Z">
                  <w:rPr>
                    <w:del w:id="108" w:author="天赐 余" w:date="2025-12-04T08:56:00Z" w16du:dateUtc="2025-12-04T00:56:00Z"/>
                    <w:rFonts w:asciiTheme="majorEastAsia" w:eastAsiaTheme="majorEastAsia" w:hAnsiTheme="majorEastAsia" w:hint="eastAsia"/>
                  </w:rPr>
                </w:rPrChange>
              </w:rPr>
            </w:pPr>
            <w:del w:id="109" w:author="天赐 余" w:date="2025-12-04T08:56:00Z" w16du:dateUtc="2025-12-04T00:56:00Z">
              <w:r w:rsidRPr="004A630D" w:rsidDel="004B18D9">
                <w:rPr>
                  <w:rFonts w:asciiTheme="majorEastAsia" w:eastAsiaTheme="majorEastAsia" w:hAnsiTheme="majorEastAsia" w:hint="eastAsia"/>
                  <w:highlight w:val="yellow"/>
                  <w:rPrChange w:id="110" w:author="天赐 余" w:date="2025-12-03T10:07:00Z" w16du:dateUtc="2025-12-03T02:07:00Z">
                    <w:rPr>
                      <w:rFonts w:asciiTheme="majorEastAsia" w:eastAsiaTheme="majorEastAsia" w:hAnsiTheme="majorEastAsia" w:hint="eastAsia"/>
                    </w:rPr>
                  </w:rPrChange>
                </w:rPr>
                <w:delText>IEEE Std 802.1ASdn-2024 AS修正2：YANG数据模型(YANG Data Model)</w:delText>
              </w:r>
            </w:del>
          </w:p>
        </w:tc>
      </w:tr>
      <w:tr w:rsidR="00122FF9" w:rsidDel="004B18D9" w14:paraId="53BAB3CD" w14:textId="6AB50269">
        <w:trPr>
          <w:trHeight w:val="566"/>
          <w:del w:id="111" w:author="天赐 余" w:date="2025-12-04T08:56:00Z"/>
        </w:trPr>
        <w:tc>
          <w:tcPr>
            <w:tcW w:w="703" w:type="dxa"/>
            <w:vAlign w:val="center"/>
          </w:tcPr>
          <w:p w14:paraId="4DF14047" w14:textId="25D1CCCF" w:rsidR="00122FF9" w:rsidRPr="004A630D" w:rsidDel="004B18D9" w:rsidRDefault="00122FF9" w:rsidP="00122FF9">
            <w:pPr>
              <w:spacing w:after="0" w:line="240" w:lineRule="auto"/>
              <w:ind w:firstLineChars="0" w:firstLine="0"/>
              <w:jc w:val="center"/>
              <w:rPr>
                <w:del w:id="112" w:author="天赐 余" w:date="2025-12-04T08:56:00Z" w16du:dateUtc="2025-12-04T00:56:00Z"/>
                <w:rFonts w:asciiTheme="majorEastAsia" w:eastAsiaTheme="majorEastAsia" w:hAnsiTheme="majorEastAsia" w:hint="eastAsia"/>
                <w:highlight w:val="yellow"/>
                <w:rPrChange w:id="113" w:author="天赐 余" w:date="2025-12-03T10:07:00Z" w16du:dateUtc="2025-12-03T02:07:00Z">
                  <w:rPr>
                    <w:del w:id="114" w:author="天赐 余" w:date="2025-12-04T08:56:00Z" w16du:dateUtc="2025-12-04T00:56:00Z"/>
                    <w:rFonts w:asciiTheme="majorEastAsia" w:eastAsiaTheme="majorEastAsia" w:hAnsiTheme="majorEastAsia" w:hint="eastAsia"/>
                  </w:rPr>
                </w:rPrChange>
              </w:rPr>
            </w:pPr>
            <w:del w:id="115" w:author="天赐 余" w:date="2025-12-02T14:53:00Z" w16du:dateUtc="2025-12-02T06:53:00Z">
              <w:r w:rsidRPr="004A630D" w:rsidDel="00122FF9">
                <w:rPr>
                  <w:rFonts w:asciiTheme="majorEastAsia" w:eastAsiaTheme="majorEastAsia" w:hAnsiTheme="majorEastAsia" w:hint="eastAsia"/>
                  <w:highlight w:val="yellow"/>
                  <w:rPrChange w:id="116" w:author="天赐 余" w:date="2025-12-03T10:07:00Z" w16du:dateUtc="2025-12-03T02:07:00Z">
                    <w:rPr>
                      <w:rFonts w:asciiTheme="majorEastAsia" w:eastAsiaTheme="majorEastAsia" w:hAnsiTheme="majorEastAsia" w:hint="eastAsia"/>
                    </w:rPr>
                  </w:rPrChange>
                </w:rPr>
                <w:delText>5</w:delText>
              </w:r>
            </w:del>
          </w:p>
        </w:tc>
        <w:tc>
          <w:tcPr>
            <w:tcW w:w="853" w:type="dxa"/>
            <w:vAlign w:val="center"/>
          </w:tcPr>
          <w:p w14:paraId="3B3BBBC2" w14:textId="44681795" w:rsidR="00122FF9" w:rsidRPr="004A630D" w:rsidDel="004B18D9" w:rsidRDefault="00122FF9" w:rsidP="00122FF9">
            <w:pPr>
              <w:spacing w:after="0" w:line="240" w:lineRule="auto"/>
              <w:ind w:firstLineChars="0" w:firstLine="0"/>
              <w:jc w:val="center"/>
              <w:rPr>
                <w:del w:id="117" w:author="天赐 余" w:date="2025-12-04T08:56:00Z" w16du:dateUtc="2025-12-04T00:56:00Z"/>
                <w:rFonts w:asciiTheme="majorEastAsia" w:eastAsiaTheme="majorEastAsia" w:hAnsiTheme="majorEastAsia" w:hint="eastAsia"/>
                <w:highlight w:val="yellow"/>
                <w:rPrChange w:id="118" w:author="天赐 余" w:date="2025-12-03T10:07:00Z" w16du:dateUtc="2025-12-03T02:07:00Z">
                  <w:rPr>
                    <w:del w:id="119" w:author="天赐 余" w:date="2025-12-04T08:56:00Z" w16du:dateUtc="2025-12-04T00:56:00Z"/>
                    <w:rFonts w:asciiTheme="majorEastAsia" w:eastAsiaTheme="majorEastAsia" w:hAnsiTheme="majorEastAsia" w:hint="eastAsia"/>
                  </w:rPr>
                </w:rPrChange>
              </w:rPr>
            </w:pPr>
            <w:del w:id="120" w:author="天赐 余" w:date="2025-12-04T08:56:00Z" w16du:dateUtc="2025-12-04T00:56:00Z">
              <w:r w:rsidRPr="004A630D" w:rsidDel="004B18D9">
                <w:rPr>
                  <w:rFonts w:asciiTheme="majorEastAsia" w:eastAsiaTheme="majorEastAsia" w:hAnsiTheme="majorEastAsia" w:hint="eastAsia"/>
                  <w:highlight w:val="yellow"/>
                  <w:rPrChange w:id="121" w:author="天赐 余" w:date="2025-12-03T10:07:00Z" w16du:dateUtc="2025-12-03T02:07:00Z">
                    <w:rPr>
                      <w:rFonts w:asciiTheme="majorEastAsia" w:eastAsiaTheme="majorEastAsia" w:hAnsiTheme="majorEastAsia" w:hint="eastAsia"/>
                    </w:rPr>
                  </w:rPrChange>
                </w:rPr>
                <w:delText>ASdr</w:delText>
              </w:r>
            </w:del>
          </w:p>
        </w:tc>
        <w:tc>
          <w:tcPr>
            <w:tcW w:w="6740" w:type="dxa"/>
            <w:vAlign w:val="center"/>
          </w:tcPr>
          <w:p w14:paraId="7D9EE4C1" w14:textId="4035CAE1" w:rsidR="00122FF9" w:rsidRPr="004A630D" w:rsidDel="004B18D9" w:rsidRDefault="00122FF9" w:rsidP="00122FF9">
            <w:pPr>
              <w:spacing w:after="0" w:line="240" w:lineRule="auto"/>
              <w:ind w:firstLineChars="0" w:firstLine="0"/>
              <w:jc w:val="left"/>
              <w:rPr>
                <w:del w:id="122" w:author="天赐 余" w:date="2025-12-04T08:56:00Z" w16du:dateUtc="2025-12-04T00:56:00Z"/>
                <w:rFonts w:asciiTheme="majorEastAsia" w:eastAsiaTheme="majorEastAsia" w:hAnsiTheme="majorEastAsia" w:hint="eastAsia"/>
                <w:highlight w:val="yellow"/>
                <w:rPrChange w:id="123" w:author="天赐 余" w:date="2025-12-03T10:07:00Z" w16du:dateUtc="2025-12-03T02:07:00Z">
                  <w:rPr>
                    <w:del w:id="124" w:author="天赐 余" w:date="2025-12-04T08:56:00Z" w16du:dateUtc="2025-12-04T00:56:00Z"/>
                    <w:rFonts w:asciiTheme="majorEastAsia" w:eastAsiaTheme="majorEastAsia" w:hAnsiTheme="majorEastAsia" w:hint="eastAsia"/>
                  </w:rPr>
                </w:rPrChange>
              </w:rPr>
            </w:pPr>
            <w:del w:id="125" w:author="天赐 余" w:date="2025-12-04T08:56:00Z" w16du:dateUtc="2025-12-04T00:56:00Z">
              <w:r w:rsidRPr="004A630D" w:rsidDel="004B18D9">
                <w:rPr>
                  <w:rFonts w:asciiTheme="majorEastAsia" w:eastAsiaTheme="majorEastAsia" w:hAnsiTheme="majorEastAsia" w:hint="eastAsia"/>
                  <w:highlight w:val="yellow"/>
                  <w:rPrChange w:id="126" w:author="天赐 余" w:date="2025-12-03T10:07:00Z" w16du:dateUtc="2025-12-03T02:07:00Z">
                    <w:rPr>
                      <w:rFonts w:asciiTheme="majorEastAsia" w:eastAsiaTheme="majorEastAsia" w:hAnsiTheme="majorEastAsia" w:hint="eastAsia"/>
                    </w:rPr>
                  </w:rPrChange>
                </w:rPr>
                <w:delText>IEEE Std 802.1ASdr-2024 AS修正1：包容性的术语(Inclusive Terminology)</w:delText>
              </w:r>
            </w:del>
          </w:p>
        </w:tc>
      </w:tr>
      <w:tr w:rsidR="00122FF9" w14:paraId="16DF6935" w14:textId="77777777">
        <w:trPr>
          <w:trHeight w:hRule="exact" w:val="771"/>
        </w:trPr>
        <w:tc>
          <w:tcPr>
            <w:tcW w:w="703" w:type="dxa"/>
            <w:vAlign w:val="center"/>
          </w:tcPr>
          <w:p w14:paraId="3C90AAB2" w14:textId="25036EFA" w:rsidR="00122FF9" w:rsidRDefault="00E24C45" w:rsidP="00122FF9">
            <w:pPr>
              <w:spacing w:after="0" w:line="240" w:lineRule="auto"/>
              <w:ind w:firstLineChars="0" w:firstLine="0"/>
              <w:jc w:val="center"/>
              <w:rPr>
                <w:rFonts w:asciiTheme="majorEastAsia" w:eastAsiaTheme="majorEastAsia" w:hAnsiTheme="majorEastAsia" w:hint="eastAsia"/>
              </w:rPr>
            </w:pPr>
            <w:ins w:id="127" w:author="天赐 余" w:date="2025-12-04T09:12:00Z" w16du:dateUtc="2025-12-04T01:12:00Z">
              <w:r>
                <w:rPr>
                  <w:rFonts w:asciiTheme="majorEastAsia" w:eastAsiaTheme="majorEastAsia" w:hAnsiTheme="majorEastAsia" w:hint="eastAsia"/>
                </w:rPr>
                <w:t>4</w:t>
              </w:r>
            </w:ins>
            <w:del w:id="128" w:author="天赐 余" w:date="2025-12-02T14:53:00Z" w16du:dateUtc="2025-12-02T06:53:00Z">
              <w:r w:rsidR="00122FF9" w:rsidDel="00122FF9">
                <w:rPr>
                  <w:rFonts w:asciiTheme="majorEastAsia" w:eastAsiaTheme="majorEastAsia" w:hAnsiTheme="majorEastAsia" w:hint="eastAsia"/>
                </w:rPr>
                <w:delText>6</w:delText>
              </w:r>
            </w:del>
          </w:p>
        </w:tc>
        <w:tc>
          <w:tcPr>
            <w:tcW w:w="853" w:type="dxa"/>
            <w:vAlign w:val="center"/>
          </w:tcPr>
          <w:p w14:paraId="14F145BC" w14:textId="77777777" w:rsidR="00122FF9" w:rsidRDefault="00122FF9" w:rsidP="00122FF9">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ASed</w:t>
            </w:r>
          </w:p>
        </w:tc>
        <w:tc>
          <w:tcPr>
            <w:tcW w:w="6740" w:type="dxa"/>
            <w:vAlign w:val="center"/>
          </w:tcPr>
          <w:p w14:paraId="070CF353" w14:textId="44B95D39" w:rsidR="00122FF9" w:rsidRDefault="00122FF9" w:rsidP="00122FF9">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IEEE P802.1ASed Draft</w:t>
            </w:r>
            <w:del w:id="129" w:author="天赐 余" w:date="2025-12-04T08:56:00Z" w16du:dateUtc="2025-12-04T00:56:00Z">
              <w:r w:rsidDel="004B18D9">
                <w:rPr>
                  <w:rFonts w:asciiTheme="majorEastAsia" w:eastAsiaTheme="majorEastAsia" w:hAnsiTheme="majorEastAsia" w:hint="eastAsia"/>
                </w:rPr>
                <w:delText>2.1</w:delText>
              </w:r>
            </w:del>
            <w:ins w:id="130" w:author="天赐 余" w:date="2025-12-04T08:56:00Z" w16du:dateUtc="2025-12-04T00:56:00Z">
              <w:r w:rsidR="004B18D9">
                <w:rPr>
                  <w:rFonts w:asciiTheme="majorEastAsia" w:eastAsiaTheme="majorEastAsia" w:hAnsiTheme="majorEastAsia" w:hint="eastAsia"/>
                </w:rPr>
                <w:t>3.</w:t>
              </w:r>
            </w:ins>
            <w:ins w:id="131" w:author="天赐 余" w:date="2025-12-04T14:13:00Z" w16du:dateUtc="2025-12-04T06:13:00Z">
              <w:r w:rsidR="00580277">
                <w:rPr>
                  <w:rFonts w:asciiTheme="majorEastAsia" w:eastAsiaTheme="majorEastAsia" w:hAnsiTheme="majorEastAsia" w:hint="eastAsia"/>
                </w:rPr>
                <w:t>2</w:t>
              </w:r>
            </w:ins>
            <w:r>
              <w:rPr>
                <w:rFonts w:asciiTheme="majorEastAsia" w:eastAsiaTheme="majorEastAsia" w:hAnsiTheme="majorEastAsia" w:hint="eastAsia"/>
              </w:rPr>
              <w:t xml:space="preserve"> AS修正：具有时间完整性的容错定时(Fault Tolerant Timing with Time Integrity)</w:t>
            </w:r>
          </w:p>
        </w:tc>
      </w:tr>
      <w:tr w:rsidR="00E37E4A" w14:paraId="6D9E16C2" w14:textId="77777777">
        <w:trPr>
          <w:trHeight w:hRule="exact" w:val="771"/>
          <w:ins w:id="132" w:author="天赐 余" w:date="2025-12-04T09:30:00Z"/>
        </w:trPr>
        <w:tc>
          <w:tcPr>
            <w:tcW w:w="703" w:type="dxa"/>
            <w:vAlign w:val="center"/>
          </w:tcPr>
          <w:p w14:paraId="45CE599E" w14:textId="506ACE48" w:rsidR="00E37E4A" w:rsidRDefault="00E37E4A" w:rsidP="00E37E4A">
            <w:pPr>
              <w:spacing w:after="0" w:line="240" w:lineRule="auto"/>
              <w:ind w:firstLineChars="0" w:firstLine="0"/>
              <w:jc w:val="center"/>
              <w:rPr>
                <w:ins w:id="133" w:author="天赐 余" w:date="2025-12-04T09:30:00Z" w16du:dateUtc="2025-12-04T01:30:00Z"/>
                <w:rFonts w:asciiTheme="majorEastAsia" w:eastAsiaTheme="majorEastAsia" w:hAnsiTheme="majorEastAsia" w:hint="eastAsia"/>
              </w:rPr>
            </w:pPr>
            <w:ins w:id="134" w:author="天赐 余" w:date="2025-12-04T09:30:00Z" w16du:dateUtc="2025-12-04T01:30:00Z">
              <w:r>
                <w:rPr>
                  <w:rFonts w:asciiTheme="majorEastAsia" w:eastAsiaTheme="majorEastAsia" w:hAnsiTheme="majorEastAsia" w:hint="eastAsia"/>
                </w:rPr>
                <w:t>5</w:t>
              </w:r>
            </w:ins>
          </w:p>
        </w:tc>
        <w:tc>
          <w:tcPr>
            <w:tcW w:w="853" w:type="dxa"/>
            <w:vAlign w:val="center"/>
          </w:tcPr>
          <w:p w14:paraId="1850CDDB" w14:textId="225E62F7" w:rsidR="00E37E4A" w:rsidRDefault="00E37E4A" w:rsidP="00E37E4A">
            <w:pPr>
              <w:spacing w:after="0" w:line="240" w:lineRule="auto"/>
              <w:ind w:firstLineChars="0" w:firstLine="0"/>
              <w:jc w:val="center"/>
              <w:rPr>
                <w:ins w:id="135" w:author="天赐 余" w:date="2025-12-04T09:30:00Z" w16du:dateUtc="2025-12-04T01:30:00Z"/>
                <w:rFonts w:asciiTheme="majorEastAsia" w:eastAsiaTheme="majorEastAsia" w:hAnsiTheme="majorEastAsia" w:hint="eastAsia"/>
              </w:rPr>
            </w:pPr>
            <w:proofErr w:type="spellStart"/>
            <w:ins w:id="136" w:author="天赐 余" w:date="2025-12-04T09:30:00Z" w16du:dateUtc="2025-12-04T01:30:00Z">
              <w:r>
                <w:rPr>
                  <w:rFonts w:asciiTheme="majorEastAsia" w:eastAsiaTheme="majorEastAsia" w:hAnsiTheme="majorEastAsia" w:hint="eastAsia"/>
                </w:rPr>
                <w:t>ASdm</w:t>
              </w:r>
              <w:proofErr w:type="spellEnd"/>
            </w:ins>
          </w:p>
        </w:tc>
        <w:tc>
          <w:tcPr>
            <w:tcW w:w="6740" w:type="dxa"/>
            <w:vAlign w:val="center"/>
          </w:tcPr>
          <w:p w14:paraId="6EF5FAA9" w14:textId="1784120B" w:rsidR="00E37E4A" w:rsidRPr="00E37E4A" w:rsidRDefault="00E37E4A" w:rsidP="00E37E4A">
            <w:pPr>
              <w:spacing w:after="0" w:line="240" w:lineRule="auto"/>
              <w:ind w:firstLineChars="0" w:firstLine="0"/>
              <w:jc w:val="left"/>
              <w:rPr>
                <w:ins w:id="137" w:author="天赐 余" w:date="2025-12-04T09:30:00Z" w16du:dateUtc="2025-12-04T01:30:00Z"/>
                <w:rFonts w:asciiTheme="majorEastAsia" w:eastAsiaTheme="majorEastAsia" w:hAnsiTheme="majorEastAsia" w:hint="eastAsia"/>
              </w:rPr>
            </w:pPr>
            <w:ins w:id="138" w:author="天赐 余" w:date="2025-12-04T09:31:00Z" w16du:dateUtc="2025-12-04T01:31:00Z">
              <w:r w:rsidRPr="00E37E4A">
                <w:rPr>
                  <w:rFonts w:asciiTheme="majorEastAsia" w:eastAsiaTheme="majorEastAsia" w:hAnsiTheme="majorEastAsia" w:hint="eastAsia"/>
                </w:rPr>
                <w:t>IEEE Std 802.1ASdm-2024 AS修正3：热备和时钟漂移误差减少(Hot Standby and Clock Drift Error Reduction)</w:t>
              </w:r>
            </w:ins>
          </w:p>
        </w:tc>
      </w:tr>
      <w:tr w:rsidR="00E37E4A" w14:paraId="6F512720" w14:textId="77777777">
        <w:trPr>
          <w:trHeight w:val="566"/>
        </w:trPr>
        <w:tc>
          <w:tcPr>
            <w:tcW w:w="703" w:type="dxa"/>
            <w:vAlign w:val="center"/>
          </w:tcPr>
          <w:p w14:paraId="13D3D69F" w14:textId="2C788CCE" w:rsidR="00E37E4A" w:rsidRDefault="00E37E4A" w:rsidP="00E37E4A">
            <w:pPr>
              <w:spacing w:after="0" w:line="240" w:lineRule="auto"/>
              <w:ind w:firstLineChars="0" w:firstLine="0"/>
              <w:jc w:val="center"/>
              <w:rPr>
                <w:rFonts w:asciiTheme="majorEastAsia" w:eastAsiaTheme="majorEastAsia" w:hAnsiTheme="majorEastAsia" w:hint="eastAsia"/>
              </w:rPr>
            </w:pPr>
            <w:ins w:id="139" w:author="天赐 余" w:date="2025-12-04T09:30:00Z" w16du:dateUtc="2025-12-04T01:30:00Z">
              <w:r>
                <w:rPr>
                  <w:rFonts w:asciiTheme="majorEastAsia" w:eastAsiaTheme="majorEastAsia" w:hAnsiTheme="majorEastAsia" w:hint="eastAsia"/>
                </w:rPr>
                <w:t>6</w:t>
              </w:r>
            </w:ins>
            <w:del w:id="140" w:author="天赐 余" w:date="2025-12-02T14:53:00Z" w16du:dateUtc="2025-12-02T06:53:00Z">
              <w:r w:rsidDel="00122FF9">
                <w:rPr>
                  <w:rFonts w:asciiTheme="majorEastAsia" w:eastAsiaTheme="majorEastAsia" w:hAnsiTheme="majorEastAsia" w:hint="eastAsia"/>
                </w:rPr>
                <w:delText>7</w:delText>
              </w:r>
            </w:del>
          </w:p>
        </w:tc>
        <w:tc>
          <w:tcPr>
            <w:tcW w:w="853" w:type="dxa"/>
            <w:vAlign w:val="center"/>
          </w:tcPr>
          <w:p w14:paraId="40DD465D" w14:textId="77777777" w:rsidR="00E37E4A" w:rsidRDefault="00E37E4A" w:rsidP="00E37E4A">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CB</w:t>
            </w:r>
          </w:p>
        </w:tc>
        <w:tc>
          <w:tcPr>
            <w:tcW w:w="6740" w:type="dxa"/>
            <w:vAlign w:val="center"/>
          </w:tcPr>
          <w:p w14:paraId="03E124E5" w14:textId="77777777" w:rsidR="00E37E4A" w:rsidRDefault="00E37E4A" w:rsidP="00E37E4A">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IEEE Std 802.1CB-2017 用于可靠性的帧复制与消除(Frame Replication and Elimination for Reliability)</w:t>
            </w:r>
          </w:p>
        </w:tc>
      </w:tr>
      <w:tr w:rsidR="00E37E4A" w:rsidDel="004B18D9" w14:paraId="02DF0790" w14:textId="418CD515">
        <w:trPr>
          <w:trHeight w:val="1133"/>
          <w:del w:id="141" w:author="天赐 余" w:date="2025-12-04T08:56:00Z"/>
        </w:trPr>
        <w:tc>
          <w:tcPr>
            <w:tcW w:w="703" w:type="dxa"/>
            <w:vAlign w:val="center"/>
          </w:tcPr>
          <w:p w14:paraId="1756F0D6" w14:textId="27BE7CD9" w:rsidR="00E37E4A" w:rsidDel="004B18D9" w:rsidRDefault="00E37E4A" w:rsidP="00E37E4A">
            <w:pPr>
              <w:spacing w:after="0" w:line="240" w:lineRule="auto"/>
              <w:ind w:firstLineChars="0" w:firstLine="0"/>
              <w:jc w:val="center"/>
              <w:rPr>
                <w:del w:id="142" w:author="天赐 余" w:date="2025-12-04T08:56:00Z" w16du:dateUtc="2025-12-04T00:56:00Z"/>
                <w:rFonts w:asciiTheme="majorEastAsia" w:eastAsiaTheme="majorEastAsia" w:hAnsiTheme="majorEastAsia" w:hint="eastAsia"/>
              </w:rPr>
            </w:pPr>
            <w:ins w:id="143" w:author="天赐 余" w:date="2025-12-04T09:30:00Z" w16du:dateUtc="2025-12-04T01:30:00Z">
              <w:r>
                <w:rPr>
                  <w:rFonts w:asciiTheme="majorEastAsia" w:eastAsiaTheme="majorEastAsia" w:hAnsiTheme="majorEastAsia" w:hint="eastAsia"/>
                </w:rPr>
                <w:t>7</w:t>
              </w:r>
            </w:ins>
            <w:del w:id="144" w:author="天赐 余" w:date="2025-12-02T14:53:00Z" w16du:dateUtc="2025-12-02T06:53:00Z">
              <w:r w:rsidDel="00122FF9">
                <w:rPr>
                  <w:rFonts w:asciiTheme="majorEastAsia" w:eastAsiaTheme="majorEastAsia" w:hAnsiTheme="majorEastAsia" w:hint="eastAsia"/>
                </w:rPr>
                <w:delText>8</w:delText>
              </w:r>
            </w:del>
          </w:p>
        </w:tc>
        <w:tc>
          <w:tcPr>
            <w:tcW w:w="853" w:type="dxa"/>
            <w:vAlign w:val="center"/>
          </w:tcPr>
          <w:p w14:paraId="7D61FF1B" w14:textId="562C6763" w:rsidR="00E37E4A" w:rsidRPr="004A630D" w:rsidDel="004B18D9" w:rsidRDefault="00E37E4A" w:rsidP="00E37E4A">
            <w:pPr>
              <w:spacing w:after="0" w:line="240" w:lineRule="auto"/>
              <w:ind w:firstLineChars="0" w:firstLine="0"/>
              <w:jc w:val="center"/>
              <w:rPr>
                <w:del w:id="145" w:author="天赐 余" w:date="2025-12-04T08:56:00Z" w16du:dateUtc="2025-12-04T00:56:00Z"/>
                <w:rFonts w:asciiTheme="majorEastAsia" w:eastAsiaTheme="majorEastAsia" w:hAnsiTheme="majorEastAsia" w:hint="eastAsia"/>
                <w:highlight w:val="yellow"/>
                <w:rPrChange w:id="146" w:author="天赐 余" w:date="2025-12-03T10:07:00Z" w16du:dateUtc="2025-12-03T02:07:00Z">
                  <w:rPr>
                    <w:del w:id="147" w:author="天赐 余" w:date="2025-12-04T08:56:00Z" w16du:dateUtc="2025-12-04T00:56:00Z"/>
                    <w:rFonts w:asciiTheme="majorEastAsia" w:eastAsiaTheme="majorEastAsia" w:hAnsiTheme="majorEastAsia" w:hint="eastAsia"/>
                  </w:rPr>
                </w:rPrChange>
              </w:rPr>
            </w:pPr>
            <w:del w:id="148" w:author="天赐 余" w:date="2025-12-04T08:56:00Z" w16du:dateUtc="2025-12-04T00:56:00Z">
              <w:r w:rsidRPr="004A630D" w:rsidDel="004B18D9">
                <w:rPr>
                  <w:rFonts w:asciiTheme="majorEastAsia" w:eastAsiaTheme="majorEastAsia" w:hAnsiTheme="majorEastAsia" w:hint="eastAsia"/>
                  <w:highlight w:val="yellow"/>
                  <w:rPrChange w:id="149" w:author="天赐 余" w:date="2025-12-03T10:07:00Z" w16du:dateUtc="2025-12-03T02:07:00Z">
                    <w:rPr>
                      <w:rFonts w:asciiTheme="majorEastAsia" w:eastAsiaTheme="majorEastAsia" w:hAnsiTheme="majorEastAsia" w:hint="eastAsia"/>
                    </w:rPr>
                  </w:rPrChange>
                </w:rPr>
                <w:delText>CBcv</w:delText>
              </w:r>
            </w:del>
          </w:p>
        </w:tc>
        <w:tc>
          <w:tcPr>
            <w:tcW w:w="6740" w:type="dxa"/>
            <w:vAlign w:val="center"/>
          </w:tcPr>
          <w:p w14:paraId="3384A5F2" w14:textId="7EDEB9DA" w:rsidR="00E37E4A" w:rsidRPr="004A630D" w:rsidDel="004B18D9" w:rsidRDefault="00E37E4A" w:rsidP="00E37E4A">
            <w:pPr>
              <w:spacing w:after="0" w:line="240" w:lineRule="auto"/>
              <w:ind w:firstLineChars="0" w:firstLine="0"/>
              <w:jc w:val="left"/>
              <w:rPr>
                <w:del w:id="150" w:author="天赐 余" w:date="2025-12-04T08:56:00Z" w16du:dateUtc="2025-12-04T00:56:00Z"/>
                <w:rFonts w:asciiTheme="majorEastAsia" w:eastAsiaTheme="majorEastAsia" w:hAnsiTheme="majorEastAsia" w:hint="eastAsia"/>
                <w:highlight w:val="yellow"/>
                <w:rPrChange w:id="151" w:author="天赐 余" w:date="2025-12-03T10:07:00Z" w16du:dateUtc="2025-12-03T02:07:00Z">
                  <w:rPr>
                    <w:del w:id="152" w:author="天赐 余" w:date="2025-12-04T08:56:00Z" w16du:dateUtc="2025-12-04T00:56:00Z"/>
                    <w:rFonts w:asciiTheme="majorEastAsia" w:eastAsiaTheme="majorEastAsia" w:hAnsiTheme="majorEastAsia" w:hint="eastAsia"/>
                  </w:rPr>
                </w:rPrChange>
              </w:rPr>
            </w:pPr>
            <w:del w:id="153" w:author="天赐 余" w:date="2025-12-04T08:56:00Z" w16du:dateUtc="2025-12-04T00:56:00Z">
              <w:r w:rsidRPr="004A630D" w:rsidDel="004B18D9">
                <w:rPr>
                  <w:rFonts w:asciiTheme="majorEastAsia" w:eastAsiaTheme="majorEastAsia" w:hAnsiTheme="majorEastAsia" w:hint="eastAsia"/>
                  <w:highlight w:val="yellow"/>
                  <w:rPrChange w:id="154" w:author="天赐 余" w:date="2025-12-03T10:07:00Z" w16du:dateUtc="2025-12-03T02:07:00Z">
                    <w:rPr>
                      <w:rFonts w:asciiTheme="majorEastAsia" w:eastAsiaTheme="majorEastAsia" w:hAnsiTheme="majorEastAsia" w:hint="eastAsia"/>
                    </w:rPr>
                  </w:rPrChange>
                </w:rPr>
                <w:delText>IEEE Std 802.1CBcv-2021 CB修正1：信息模型、YANG数据模型和管理信息库模块(Information Model, YANG Data Model and Management Information Base Module)</w:delText>
              </w:r>
            </w:del>
          </w:p>
        </w:tc>
      </w:tr>
      <w:tr w:rsidR="00E37E4A" w:rsidDel="004B18D9" w14:paraId="0F20B624" w14:textId="6CEA1618">
        <w:trPr>
          <w:trHeight w:val="650"/>
          <w:del w:id="155" w:author="天赐 余" w:date="2025-12-04T08:57:00Z"/>
        </w:trPr>
        <w:tc>
          <w:tcPr>
            <w:tcW w:w="703" w:type="dxa"/>
            <w:vAlign w:val="center"/>
          </w:tcPr>
          <w:p w14:paraId="4131E033" w14:textId="51C86BA5" w:rsidR="00E37E4A" w:rsidDel="004B18D9" w:rsidRDefault="00E37E4A" w:rsidP="00E37E4A">
            <w:pPr>
              <w:spacing w:after="0" w:line="240" w:lineRule="auto"/>
              <w:ind w:firstLineChars="0" w:firstLine="0"/>
              <w:jc w:val="center"/>
              <w:rPr>
                <w:del w:id="156" w:author="天赐 余" w:date="2025-12-04T08:57:00Z" w16du:dateUtc="2025-12-04T00:57:00Z"/>
                <w:rFonts w:asciiTheme="majorEastAsia" w:eastAsiaTheme="majorEastAsia" w:hAnsiTheme="majorEastAsia" w:hint="eastAsia"/>
              </w:rPr>
            </w:pPr>
            <w:ins w:id="157" w:author="天赐 余" w:date="2025-12-04T09:30:00Z" w16du:dateUtc="2025-12-04T01:30:00Z">
              <w:r>
                <w:rPr>
                  <w:rFonts w:asciiTheme="majorEastAsia" w:eastAsiaTheme="majorEastAsia" w:hAnsiTheme="majorEastAsia" w:hint="eastAsia"/>
                </w:rPr>
                <w:t>8</w:t>
              </w:r>
            </w:ins>
            <w:del w:id="158" w:author="天赐 余" w:date="2025-12-02T14:53:00Z" w16du:dateUtc="2025-12-02T06:53:00Z">
              <w:r w:rsidDel="00122FF9">
                <w:rPr>
                  <w:rFonts w:asciiTheme="majorEastAsia" w:eastAsiaTheme="majorEastAsia" w:hAnsiTheme="majorEastAsia" w:hint="eastAsia"/>
                </w:rPr>
                <w:delText>9</w:delText>
              </w:r>
            </w:del>
          </w:p>
        </w:tc>
        <w:tc>
          <w:tcPr>
            <w:tcW w:w="853" w:type="dxa"/>
            <w:vAlign w:val="center"/>
          </w:tcPr>
          <w:p w14:paraId="3172E9E9" w14:textId="010D1693" w:rsidR="00E37E4A" w:rsidDel="004B18D9" w:rsidRDefault="00E37E4A" w:rsidP="00E37E4A">
            <w:pPr>
              <w:spacing w:after="0" w:line="240" w:lineRule="auto"/>
              <w:ind w:firstLineChars="0" w:firstLine="0"/>
              <w:jc w:val="center"/>
              <w:rPr>
                <w:del w:id="159" w:author="天赐 余" w:date="2025-12-04T08:57:00Z" w16du:dateUtc="2025-12-04T00:57:00Z"/>
                <w:rFonts w:asciiTheme="majorEastAsia" w:eastAsiaTheme="majorEastAsia" w:hAnsiTheme="majorEastAsia" w:hint="eastAsia"/>
              </w:rPr>
            </w:pPr>
            <w:del w:id="160" w:author="天赐 余" w:date="2025-12-04T08:57:00Z" w16du:dateUtc="2025-12-04T00:57:00Z">
              <w:r w:rsidDel="004B18D9">
                <w:rPr>
                  <w:rFonts w:asciiTheme="majorEastAsia" w:eastAsiaTheme="majorEastAsia" w:hAnsiTheme="majorEastAsia" w:hint="eastAsia"/>
                </w:rPr>
                <w:delText>CBdb</w:delText>
              </w:r>
            </w:del>
          </w:p>
        </w:tc>
        <w:tc>
          <w:tcPr>
            <w:tcW w:w="6740" w:type="dxa"/>
            <w:vAlign w:val="center"/>
          </w:tcPr>
          <w:p w14:paraId="208450E9" w14:textId="4F398682" w:rsidR="00E37E4A" w:rsidDel="004B18D9" w:rsidRDefault="00E37E4A" w:rsidP="00E37E4A">
            <w:pPr>
              <w:spacing w:after="0" w:line="240" w:lineRule="auto"/>
              <w:ind w:firstLineChars="0" w:firstLine="0"/>
              <w:jc w:val="left"/>
              <w:rPr>
                <w:del w:id="161" w:author="天赐 余" w:date="2025-12-04T08:57:00Z" w16du:dateUtc="2025-12-04T00:57:00Z"/>
                <w:rFonts w:asciiTheme="majorEastAsia" w:eastAsiaTheme="majorEastAsia" w:hAnsiTheme="majorEastAsia" w:hint="eastAsia"/>
              </w:rPr>
            </w:pPr>
            <w:del w:id="162" w:author="天赐 余" w:date="2025-12-04T08:57:00Z" w16du:dateUtc="2025-12-04T00:57:00Z">
              <w:r w:rsidDel="004B18D9">
                <w:rPr>
                  <w:rFonts w:asciiTheme="majorEastAsia" w:eastAsiaTheme="majorEastAsia" w:hAnsiTheme="majorEastAsia" w:hint="eastAsia"/>
                </w:rPr>
                <w:delText>IEEE Std 802.1CBdb-2021 CB修正2：扩展流识别功能(Extended Stream Identification Functions)</w:delText>
              </w:r>
            </w:del>
          </w:p>
        </w:tc>
      </w:tr>
      <w:tr w:rsidR="00E37E4A" w:rsidDel="004B18D9" w14:paraId="20AAF391" w14:textId="7C4FFB92">
        <w:trPr>
          <w:trHeight w:val="566"/>
          <w:del w:id="163" w:author="天赐 余" w:date="2025-12-04T08:56:00Z"/>
        </w:trPr>
        <w:tc>
          <w:tcPr>
            <w:tcW w:w="703" w:type="dxa"/>
            <w:vAlign w:val="center"/>
          </w:tcPr>
          <w:p w14:paraId="74F83F18" w14:textId="10D6787A" w:rsidR="00E37E4A" w:rsidDel="004B18D9" w:rsidRDefault="00E37E4A" w:rsidP="00E37E4A">
            <w:pPr>
              <w:spacing w:after="0" w:line="240" w:lineRule="auto"/>
              <w:ind w:firstLineChars="0" w:firstLine="0"/>
              <w:jc w:val="center"/>
              <w:rPr>
                <w:del w:id="164" w:author="天赐 余" w:date="2025-12-04T08:56:00Z" w16du:dateUtc="2025-12-04T00:56:00Z"/>
                <w:rFonts w:asciiTheme="majorEastAsia" w:eastAsiaTheme="majorEastAsia" w:hAnsiTheme="majorEastAsia" w:hint="eastAsia"/>
              </w:rPr>
            </w:pPr>
            <w:ins w:id="165" w:author="天赐 余" w:date="2025-12-04T09:30:00Z" w16du:dateUtc="2025-12-04T01:30:00Z">
              <w:r>
                <w:rPr>
                  <w:rFonts w:asciiTheme="majorEastAsia" w:eastAsiaTheme="majorEastAsia" w:hAnsiTheme="majorEastAsia" w:hint="eastAsia"/>
                </w:rPr>
                <w:t>9</w:t>
              </w:r>
            </w:ins>
            <w:del w:id="166" w:author="天赐 余" w:date="2025-12-02T14:53:00Z" w16du:dateUtc="2025-12-02T06:53:00Z">
              <w:r w:rsidDel="00122FF9">
                <w:rPr>
                  <w:rFonts w:asciiTheme="majorEastAsia" w:eastAsiaTheme="majorEastAsia" w:hAnsiTheme="majorEastAsia" w:hint="eastAsia"/>
                </w:rPr>
                <w:delText>10</w:delText>
              </w:r>
            </w:del>
          </w:p>
        </w:tc>
        <w:tc>
          <w:tcPr>
            <w:tcW w:w="853" w:type="dxa"/>
            <w:vAlign w:val="center"/>
          </w:tcPr>
          <w:p w14:paraId="72996883" w14:textId="30075A38" w:rsidR="00E37E4A" w:rsidRPr="004A630D" w:rsidDel="004B18D9" w:rsidRDefault="00E37E4A" w:rsidP="00E37E4A">
            <w:pPr>
              <w:spacing w:after="0" w:line="240" w:lineRule="auto"/>
              <w:ind w:firstLineChars="0" w:firstLine="0"/>
              <w:jc w:val="center"/>
              <w:rPr>
                <w:del w:id="167" w:author="天赐 余" w:date="2025-12-04T08:56:00Z" w16du:dateUtc="2025-12-04T00:56:00Z"/>
                <w:rFonts w:asciiTheme="majorEastAsia" w:eastAsiaTheme="majorEastAsia" w:hAnsiTheme="majorEastAsia" w:hint="eastAsia"/>
                <w:highlight w:val="yellow"/>
                <w:rPrChange w:id="168" w:author="天赐 余" w:date="2025-12-03T10:08:00Z" w16du:dateUtc="2025-12-03T02:08:00Z">
                  <w:rPr>
                    <w:del w:id="169" w:author="天赐 余" w:date="2025-12-04T08:56:00Z" w16du:dateUtc="2025-12-04T00:56:00Z"/>
                    <w:rFonts w:asciiTheme="majorEastAsia" w:eastAsiaTheme="majorEastAsia" w:hAnsiTheme="majorEastAsia" w:hint="eastAsia"/>
                  </w:rPr>
                </w:rPrChange>
              </w:rPr>
            </w:pPr>
            <w:del w:id="170" w:author="天赐 余" w:date="2025-12-04T08:56:00Z" w16du:dateUtc="2025-12-04T00:56:00Z">
              <w:r w:rsidRPr="004A630D" w:rsidDel="004B18D9">
                <w:rPr>
                  <w:rFonts w:asciiTheme="majorEastAsia" w:eastAsiaTheme="majorEastAsia" w:hAnsiTheme="majorEastAsia" w:hint="eastAsia"/>
                  <w:highlight w:val="yellow"/>
                  <w:rPrChange w:id="171" w:author="天赐 余" w:date="2025-12-03T10:08:00Z" w16du:dateUtc="2025-12-03T02:08:00Z">
                    <w:rPr>
                      <w:rFonts w:asciiTheme="majorEastAsia" w:eastAsiaTheme="majorEastAsia" w:hAnsiTheme="majorEastAsia" w:hint="eastAsia"/>
                    </w:rPr>
                  </w:rPrChange>
                </w:rPr>
                <w:delText>DC</w:delText>
              </w:r>
            </w:del>
          </w:p>
        </w:tc>
        <w:tc>
          <w:tcPr>
            <w:tcW w:w="6740" w:type="dxa"/>
            <w:vAlign w:val="center"/>
          </w:tcPr>
          <w:p w14:paraId="024B5FE8" w14:textId="4DD1950D" w:rsidR="00E37E4A" w:rsidRPr="004A630D" w:rsidDel="004B18D9" w:rsidRDefault="00E37E4A" w:rsidP="00E37E4A">
            <w:pPr>
              <w:spacing w:after="0" w:line="240" w:lineRule="auto"/>
              <w:ind w:firstLineChars="0" w:firstLine="0"/>
              <w:jc w:val="left"/>
              <w:rPr>
                <w:del w:id="172" w:author="天赐 余" w:date="2025-12-04T08:56:00Z" w16du:dateUtc="2025-12-04T00:56:00Z"/>
                <w:rFonts w:asciiTheme="majorEastAsia" w:eastAsiaTheme="majorEastAsia" w:hAnsiTheme="majorEastAsia" w:hint="eastAsia"/>
                <w:highlight w:val="yellow"/>
                <w:rPrChange w:id="173" w:author="天赐 余" w:date="2025-12-03T10:08:00Z" w16du:dateUtc="2025-12-03T02:08:00Z">
                  <w:rPr>
                    <w:del w:id="174" w:author="天赐 余" w:date="2025-12-04T08:56:00Z" w16du:dateUtc="2025-12-04T00:56:00Z"/>
                    <w:rFonts w:asciiTheme="majorEastAsia" w:eastAsiaTheme="majorEastAsia" w:hAnsiTheme="majorEastAsia" w:hint="eastAsia"/>
                  </w:rPr>
                </w:rPrChange>
              </w:rPr>
            </w:pPr>
            <w:del w:id="175" w:author="天赐 余" w:date="2025-12-04T08:56:00Z" w16du:dateUtc="2025-12-04T00:56:00Z">
              <w:r w:rsidRPr="004A630D" w:rsidDel="004B18D9">
                <w:rPr>
                  <w:rFonts w:asciiTheme="majorEastAsia" w:eastAsiaTheme="majorEastAsia" w:hAnsiTheme="majorEastAsia" w:hint="eastAsia"/>
                  <w:highlight w:val="yellow"/>
                  <w:rPrChange w:id="176" w:author="天赐 余" w:date="2025-12-03T10:08:00Z" w16du:dateUtc="2025-12-03T02:08:00Z">
                    <w:rPr>
                      <w:rFonts w:asciiTheme="majorEastAsia" w:eastAsiaTheme="majorEastAsia" w:hAnsiTheme="majorEastAsia" w:hint="eastAsia"/>
                    </w:rPr>
                  </w:rPrChange>
                </w:rPr>
                <w:delText>IEEE Std 802.1DC-2024 网络系统提供的服务质量(Quality of Service Provision by Network Systems)</w:delText>
              </w:r>
            </w:del>
          </w:p>
        </w:tc>
      </w:tr>
      <w:tr w:rsidR="00E37E4A" w14:paraId="422F4E17" w14:textId="77777777">
        <w:trPr>
          <w:trHeight w:val="566"/>
        </w:trPr>
        <w:tc>
          <w:tcPr>
            <w:tcW w:w="703" w:type="dxa"/>
            <w:vAlign w:val="center"/>
          </w:tcPr>
          <w:p w14:paraId="594EC291" w14:textId="7CD67212" w:rsidR="00E37E4A" w:rsidRDefault="00E37E4A" w:rsidP="00E37E4A">
            <w:pPr>
              <w:spacing w:after="0" w:line="240" w:lineRule="auto"/>
              <w:ind w:firstLineChars="0" w:firstLine="0"/>
              <w:jc w:val="center"/>
              <w:rPr>
                <w:rFonts w:asciiTheme="majorEastAsia" w:eastAsiaTheme="majorEastAsia" w:hAnsiTheme="majorEastAsia" w:hint="eastAsia"/>
              </w:rPr>
            </w:pPr>
            <w:ins w:id="177" w:author="天赐 余" w:date="2025-12-04T09:30:00Z" w16du:dateUtc="2025-12-04T01:30:00Z">
              <w:r>
                <w:rPr>
                  <w:rFonts w:asciiTheme="majorEastAsia" w:eastAsiaTheme="majorEastAsia" w:hAnsiTheme="majorEastAsia" w:hint="eastAsia"/>
                </w:rPr>
                <w:t>7</w:t>
              </w:r>
            </w:ins>
            <w:del w:id="178" w:author="天赐 余" w:date="2025-12-02T14:53:00Z" w16du:dateUtc="2025-12-02T06:53:00Z">
              <w:r w:rsidDel="00122FF9">
                <w:rPr>
                  <w:rFonts w:asciiTheme="majorEastAsia" w:eastAsiaTheme="majorEastAsia" w:hAnsiTheme="majorEastAsia" w:hint="eastAsia"/>
                </w:rPr>
                <w:delText>11</w:delText>
              </w:r>
            </w:del>
          </w:p>
        </w:tc>
        <w:tc>
          <w:tcPr>
            <w:tcW w:w="853" w:type="dxa"/>
            <w:vAlign w:val="center"/>
          </w:tcPr>
          <w:p w14:paraId="3D8B0AB2" w14:textId="77777777" w:rsidR="00E37E4A" w:rsidRDefault="00E37E4A" w:rsidP="00E37E4A">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802.1Q</w:t>
            </w:r>
          </w:p>
        </w:tc>
        <w:tc>
          <w:tcPr>
            <w:tcW w:w="6740" w:type="dxa"/>
            <w:vAlign w:val="center"/>
          </w:tcPr>
          <w:p w14:paraId="1A261639" w14:textId="77777777" w:rsidR="00E37E4A" w:rsidRDefault="00E37E4A" w:rsidP="00E37E4A">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IEEE Std 802.1Q-2022 网桥和桥接网络(Bridges and Bridged Networks.)</w:t>
            </w:r>
          </w:p>
        </w:tc>
      </w:tr>
      <w:tr w:rsidR="00E37E4A" w14:paraId="442386C2" w14:textId="77777777">
        <w:trPr>
          <w:trHeight w:val="566"/>
          <w:ins w:id="179" w:author="天赐 余" w:date="2025-12-04T08:58:00Z"/>
        </w:trPr>
        <w:tc>
          <w:tcPr>
            <w:tcW w:w="703" w:type="dxa"/>
            <w:vAlign w:val="center"/>
          </w:tcPr>
          <w:p w14:paraId="541AB81C" w14:textId="36ABDE06" w:rsidR="00E37E4A" w:rsidRDefault="00E37E4A" w:rsidP="00E37E4A">
            <w:pPr>
              <w:spacing w:after="0" w:line="240" w:lineRule="auto"/>
              <w:ind w:firstLineChars="0" w:firstLine="0"/>
              <w:jc w:val="center"/>
              <w:rPr>
                <w:ins w:id="180" w:author="天赐 余" w:date="2025-12-04T08:58:00Z" w16du:dateUtc="2025-12-04T00:58:00Z"/>
                <w:rFonts w:asciiTheme="majorEastAsia" w:eastAsiaTheme="majorEastAsia" w:hAnsiTheme="majorEastAsia" w:hint="eastAsia"/>
              </w:rPr>
            </w:pPr>
            <w:ins w:id="181" w:author="天赐 余" w:date="2025-12-04T09:30:00Z" w16du:dateUtc="2025-12-04T01:30:00Z">
              <w:r>
                <w:rPr>
                  <w:rFonts w:asciiTheme="majorEastAsia" w:eastAsiaTheme="majorEastAsia" w:hAnsiTheme="majorEastAsia" w:hint="eastAsia"/>
                </w:rPr>
                <w:t>8</w:t>
              </w:r>
            </w:ins>
          </w:p>
        </w:tc>
        <w:tc>
          <w:tcPr>
            <w:tcW w:w="853" w:type="dxa"/>
            <w:vAlign w:val="center"/>
          </w:tcPr>
          <w:p w14:paraId="2015DE2B" w14:textId="2D42F8AA" w:rsidR="00E37E4A" w:rsidRDefault="00E37E4A" w:rsidP="00E37E4A">
            <w:pPr>
              <w:spacing w:after="0" w:line="240" w:lineRule="auto"/>
              <w:ind w:firstLineChars="0" w:firstLine="0"/>
              <w:jc w:val="center"/>
              <w:rPr>
                <w:ins w:id="182" w:author="天赐 余" w:date="2025-12-04T08:58:00Z" w16du:dateUtc="2025-12-04T00:58:00Z"/>
                <w:rFonts w:asciiTheme="majorEastAsia" w:eastAsiaTheme="majorEastAsia" w:hAnsiTheme="majorEastAsia" w:hint="eastAsia"/>
              </w:rPr>
            </w:pPr>
            <w:proofErr w:type="spellStart"/>
            <w:ins w:id="183" w:author="天赐 余" w:date="2025-12-04T08:58:00Z" w16du:dateUtc="2025-12-04T00:58:00Z">
              <w:r>
                <w:rPr>
                  <w:rFonts w:asciiTheme="majorEastAsia" w:eastAsiaTheme="majorEastAsia" w:hAnsiTheme="majorEastAsia" w:hint="eastAsia"/>
                </w:rPr>
                <w:t>Qbv</w:t>
              </w:r>
              <w:proofErr w:type="spellEnd"/>
            </w:ins>
          </w:p>
        </w:tc>
        <w:tc>
          <w:tcPr>
            <w:tcW w:w="6740" w:type="dxa"/>
            <w:vAlign w:val="center"/>
          </w:tcPr>
          <w:p w14:paraId="01F8E2DA" w14:textId="2C29C15C" w:rsidR="00E37E4A" w:rsidRDefault="00E37E4A" w:rsidP="00E37E4A">
            <w:pPr>
              <w:spacing w:after="0" w:line="240" w:lineRule="auto"/>
              <w:ind w:firstLineChars="0" w:firstLine="0"/>
              <w:jc w:val="left"/>
              <w:rPr>
                <w:ins w:id="184" w:author="天赐 余" w:date="2025-12-04T08:58:00Z" w16du:dateUtc="2025-12-04T00:58:00Z"/>
                <w:rFonts w:asciiTheme="majorEastAsia" w:eastAsiaTheme="majorEastAsia" w:hAnsiTheme="majorEastAsia" w:hint="eastAsia"/>
              </w:rPr>
            </w:pPr>
            <w:ins w:id="185" w:author="天赐 余" w:date="2025-12-04T09:02:00Z" w16du:dateUtc="2025-12-04T01:02:00Z">
              <w:r w:rsidRPr="00A504F3">
                <w:rPr>
                  <w:rFonts w:asciiTheme="majorEastAsia" w:eastAsiaTheme="majorEastAsia" w:hAnsiTheme="majorEastAsia"/>
                </w:rPr>
                <w:t>IEEE Std 802.1Qbv-2015</w:t>
              </w:r>
              <w:r>
                <w:rPr>
                  <w:rFonts w:asciiTheme="majorEastAsia" w:eastAsiaTheme="majorEastAsia" w:hAnsiTheme="majorEastAsia" w:hint="eastAsia"/>
                </w:rPr>
                <w:t xml:space="preserve"> </w:t>
              </w:r>
            </w:ins>
            <w:ins w:id="186" w:author="天赐 余" w:date="2025-12-04T09:03:00Z" w16du:dateUtc="2025-12-04T01:03:00Z">
              <w:r>
                <w:rPr>
                  <w:rFonts w:asciiTheme="majorEastAsia" w:eastAsiaTheme="majorEastAsia" w:hAnsiTheme="majorEastAsia" w:hint="eastAsia"/>
                </w:rPr>
                <w:t>Q</w:t>
              </w:r>
            </w:ins>
            <w:ins w:id="187" w:author="天赐 余" w:date="2025-12-04T09:04:00Z">
              <w:r w:rsidRPr="00A504F3">
                <w:rPr>
                  <w:rFonts w:asciiTheme="majorEastAsia" w:eastAsiaTheme="majorEastAsia" w:hAnsiTheme="majorEastAsia"/>
                </w:rPr>
                <w:t>修正25：对调度流量的增强</w:t>
              </w:r>
            </w:ins>
            <w:ins w:id="188" w:author="天赐 余" w:date="2025-12-04T09:05:00Z" w16du:dateUtc="2025-12-04T01:05:00Z">
              <w:r>
                <w:rPr>
                  <w:rFonts w:asciiTheme="majorEastAsia" w:eastAsiaTheme="majorEastAsia" w:hAnsiTheme="majorEastAsia" w:hint="eastAsia"/>
                </w:rPr>
                <w:t>（</w:t>
              </w:r>
            </w:ins>
            <w:ins w:id="189" w:author="天赐 余" w:date="2025-12-04T09:05:00Z">
              <w:r w:rsidRPr="00A504F3">
                <w:rPr>
                  <w:rFonts w:asciiTheme="majorEastAsia" w:eastAsiaTheme="majorEastAsia" w:hAnsiTheme="majorEastAsia"/>
                </w:rPr>
                <w:t>Enhancements for Scheduled</w:t>
              </w:r>
            </w:ins>
            <w:ins w:id="190" w:author="天赐 余" w:date="2025-12-04T09:05:00Z" w16du:dateUtc="2025-12-04T01:05:00Z">
              <w:r>
                <w:rPr>
                  <w:rFonts w:asciiTheme="majorEastAsia" w:eastAsiaTheme="majorEastAsia" w:hAnsiTheme="majorEastAsia" w:hint="eastAsia"/>
                </w:rPr>
                <w:t xml:space="preserve"> </w:t>
              </w:r>
            </w:ins>
            <w:ins w:id="191" w:author="天赐 余" w:date="2025-12-04T09:05:00Z">
              <w:r w:rsidRPr="00A504F3">
                <w:rPr>
                  <w:rFonts w:asciiTheme="majorEastAsia" w:eastAsiaTheme="majorEastAsia" w:hAnsiTheme="majorEastAsia"/>
                </w:rPr>
                <w:t>Traffic</w:t>
              </w:r>
            </w:ins>
            <w:ins w:id="192" w:author="天赐 余" w:date="2025-12-04T09:05:00Z" w16du:dateUtc="2025-12-04T01:05:00Z">
              <w:r>
                <w:rPr>
                  <w:rFonts w:asciiTheme="majorEastAsia" w:eastAsiaTheme="majorEastAsia" w:hAnsiTheme="majorEastAsia" w:hint="eastAsia"/>
                </w:rPr>
                <w:t>）</w:t>
              </w:r>
            </w:ins>
          </w:p>
        </w:tc>
      </w:tr>
      <w:tr w:rsidR="00E37E4A" w14:paraId="2BE9DA30" w14:textId="77777777">
        <w:trPr>
          <w:trHeight w:val="566"/>
          <w:ins w:id="193" w:author="天赐 余" w:date="2025-12-04T08:58:00Z"/>
        </w:trPr>
        <w:tc>
          <w:tcPr>
            <w:tcW w:w="703" w:type="dxa"/>
            <w:vAlign w:val="center"/>
          </w:tcPr>
          <w:p w14:paraId="5FDE6A55" w14:textId="71F1AE3D" w:rsidR="00E37E4A" w:rsidRDefault="00E37E4A" w:rsidP="00E37E4A">
            <w:pPr>
              <w:spacing w:after="0" w:line="240" w:lineRule="auto"/>
              <w:ind w:firstLineChars="0" w:firstLine="0"/>
              <w:jc w:val="center"/>
              <w:rPr>
                <w:ins w:id="194" w:author="天赐 余" w:date="2025-12-04T08:58:00Z" w16du:dateUtc="2025-12-04T00:58:00Z"/>
                <w:rFonts w:asciiTheme="majorEastAsia" w:eastAsiaTheme="majorEastAsia" w:hAnsiTheme="majorEastAsia" w:hint="eastAsia"/>
              </w:rPr>
            </w:pPr>
            <w:ins w:id="195" w:author="天赐 余" w:date="2025-12-04T09:30:00Z" w16du:dateUtc="2025-12-04T01:30:00Z">
              <w:r>
                <w:rPr>
                  <w:rFonts w:asciiTheme="majorEastAsia" w:eastAsiaTheme="majorEastAsia" w:hAnsiTheme="majorEastAsia" w:hint="eastAsia"/>
                </w:rPr>
                <w:lastRenderedPageBreak/>
                <w:t>9</w:t>
              </w:r>
            </w:ins>
          </w:p>
        </w:tc>
        <w:tc>
          <w:tcPr>
            <w:tcW w:w="853" w:type="dxa"/>
            <w:vAlign w:val="center"/>
          </w:tcPr>
          <w:p w14:paraId="72A221C8" w14:textId="488BE623" w:rsidR="00E37E4A" w:rsidRDefault="00E37E4A" w:rsidP="00E37E4A">
            <w:pPr>
              <w:spacing w:after="0" w:line="240" w:lineRule="auto"/>
              <w:ind w:firstLineChars="0" w:firstLine="0"/>
              <w:jc w:val="center"/>
              <w:rPr>
                <w:ins w:id="196" w:author="天赐 余" w:date="2025-12-04T08:58:00Z" w16du:dateUtc="2025-12-04T00:58:00Z"/>
                <w:rFonts w:asciiTheme="majorEastAsia" w:eastAsiaTheme="majorEastAsia" w:hAnsiTheme="majorEastAsia" w:hint="eastAsia"/>
              </w:rPr>
            </w:pPr>
            <w:proofErr w:type="spellStart"/>
            <w:ins w:id="197" w:author="天赐 余" w:date="2025-12-04T08:58:00Z" w16du:dateUtc="2025-12-04T00:58:00Z">
              <w:r>
                <w:rPr>
                  <w:rFonts w:asciiTheme="majorEastAsia" w:eastAsiaTheme="majorEastAsia" w:hAnsiTheme="majorEastAsia" w:hint="eastAsia"/>
                </w:rPr>
                <w:t>Qci</w:t>
              </w:r>
              <w:proofErr w:type="spellEnd"/>
            </w:ins>
          </w:p>
        </w:tc>
        <w:tc>
          <w:tcPr>
            <w:tcW w:w="6740" w:type="dxa"/>
            <w:vAlign w:val="center"/>
          </w:tcPr>
          <w:p w14:paraId="50F6ECDE" w14:textId="7D58AC47" w:rsidR="00E37E4A" w:rsidRDefault="00E37E4A" w:rsidP="00E37E4A">
            <w:pPr>
              <w:spacing w:after="0" w:line="240" w:lineRule="auto"/>
              <w:ind w:firstLineChars="0" w:firstLine="0"/>
              <w:jc w:val="left"/>
              <w:rPr>
                <w:ins w:id="198" w:author="天赐 余" w:date="2025-12-04T08:58:00Z" w16du:dateUtc="2025-12-04T00:58:00Z"/>
                <w:rFonts w:asciiTheme="majorEastAsia" w:eastAsiaTheme="majorEastAsia" w:hAnsiTheme="majorEastAsia" w:hint="eastAsia"/>
              </w:rPr>
            </w:pPr>
            <w:ins w:id="199" w:author="天赐 余" w:date="2025-12-04T09:06:00Z" w16du:dateUtc="2025-12-04T01:06:00Z">
              <w:r w:rsidRPr="00A504F3">
                <w:rPr>
                  <w:rFonts w:asciiTheme="majorEastAsia" w:eastAsiaTheme="majorEastAsia" w:hAnsiTheme="majorEastAsia"/>
                </w:rPr>
                <w:t>IEEE Std 802.1Q</w:t>
              </w:r>
              <w:r>
                <w:rPr>
                  <w:rFonts w:asciiTheme="majorEastAsia" w:eastAsiaTheme="majorEastAsia" w:hAnsiTheme="majorEastAsia" w:hint="eastAsia"/>
                </w:rPr>
                <w:t>ci</w:t>
              </w:r>
              <w:r w:rsidRPr="00A504F3">
                <w:rPr>
                  <w:rFonts w:asciiTheme="majorEastAsia" w:eastAsiaTheme="majorEastAsia" w:hAnsiTheme="majorEastAsia"/>
                </w:rPr>
                <w:t>-201</w:t>
              </w:r>
            </w:ins>
            <w:ins w:id="200" w:author="天赐 余" w:date="2025-12-04T09:07:00Z" w16du:dateUtc="2025-12-04T01:07:00Z">
              <w:r>
                <w:rPr>
                  <w:rFonts w:asciiTheme="majorEastAsia" w:eastAsiaTheme="majorEastAsia" w:hAnsiTheme="majorEastAsia" w:hint="eastAsia"/>
                </w:rPr>
                <w:t>7</w:t>
              </w:r>
            </w:ins>
            <w:ins w:id="201" w:author="天赐 余" w:date="2025-12-04T09:06:00Z" w16du:dateUtc="2025-12-04T01:06:00Z">
              <w:r>
                <w:rPr>
                  <w:rFonts w:asciiTheme="majorEastAsia" w:eastAsiaTheme="majorEastAsia" w:hAnsiTheme="majorEastAsia" w:hint="eastAsia"/>
                </w:rPr>
                <w:t xml:space="preserve"> Q</w:t>
              </w:r>
              <w:r w:rsidRPr="00A504F3">
                <w:rPr>
                  <w:rFonts w:asciiTheme="majorEastAsia" w:eastAsiaTheme="majorEastAsia" w:hAnsiTheme="majorEastAsia"/>
                </w:rPr>
                <w:t>修正2</w:t>
              </w:r>
              <w:r>
                <w:rPr>
                  <w:rFonts w:asciiTheme="majorEastAsia" w:eastAsiaTheme="majorEastAsia" w:hAnsiTheme="majorEastAsia" w:hint="eastAsia"/>
                </w:rPr>
                <w:t>8</w:t>
              </w:r>
              <w:r w:rsidRPr="00A504F3">
                <w:rPr>
                  <w:rFonts w:asciiTheme="majorEastAsia" w:eastAsiaTheme="majorEastAsia" w:hAnsiTheme="majorEastAsia"/>
                </w:rPr>
                <w:t>：</w:t>
              </w:r>
            </w:ins>
            <w:ins w:id="202" w:author="天赐 余" w:date="2025-12-04T09:07:00Z" w16du:dateUtc="2025-12-04T01:07:00Z">
              <w:r>
                <w:rPr>
                  <w:rFonts w:asciiTheme="majorEastAsia" w:eastAsiaTheme="majorEastAsia" w:hAnsiTheme="majorEastAsia" w:hint="eastAsia"/>
                </w:rPr>
                <w:t>每流过滤与监管（</w:t>
              </w:r>
            </w:ins>
            <w:ins w:id="203" w:author="天赐 余" w:date="2025-12-04T09:06:00Z" w16du:dateUtc="2025-12-04T01:06:00Z">
              <w:r w:rsidRPr="00A504F3">
                <w:rPr>
                  <w:rFonts w:asciiTheme="majorEastAsia" w:eastAsiaTheme="majorEastAsia" w:hAnsiTheme="majorEastAsia"/>
                </w:rPr>
                <w:t>Per-Stream Filtering and Policing</w:t>
              </w:r>
            </w:ins>
            <w:ins w:id="204" w:author="天赐 余" w:date="2025-12-04T09:07:00Z" w16du:dateUtc="2025-12-04T01:07:00Z">
              <w:r>
                <w:rPr>
                  <w:rFonts w:asciiTheme="majorEastAsia" w:eastAsiaTheme="majorEastAsia" w:hAnsiTheme="majorEastAsia" w:hint="eastAsia"/>
                </w:rPr>
                <w:t>）</w:t>
              </w:r>
            </w:ins>
          </w:p>
        </w:tc>
      </w:tr>
      <w:tr w:rsidR="00E37E4A" w14:paraId="5488E15C" w14:textId="77777777">
        <w:trPr>
          <w:trHeight w:val="566"/>
          <w:ins w:id="205" w:author="天赐 余" w:date="2025-12-04T08:58:00Z"/>
        </w:trPr>
        <w:tc>
          <w:tcPr>
            <w:tcW w:w="703" w:type="dxa"/>
            <w:vAlign w:val="center"/>
          </w:tcPr>
          <w:p w14:paraId="32AD3EDD" w14:textId="65FC70EF" w:rsidR="00E37E4A" w:rsidRDefault="00E37E4A" w:rsidP="00E37E4A">
            <w:pPr>
              <w:spacing w:after="0" w:line="240" w:lineRule="auto"/>
              <w:ind w:firstLineChars="0" w:firstLine="0"/>
              <w:jc w:val="center"/>
              <w:rPr>
                <w:ins w:id="206" w:author="天赐 余" w:date="2025-12-04T08:58:00Z" w16du:dateUtc="2025-12-04T00:58:00Z"/>
                <w:rFonts w:asciiTheme="majorEastAsia" w:eastAsiaTheme="majorEastAsia" w:hAnsiTheme="majorEastAsia" w:hint="eastAsia"/>
              </w:rPr>
            </w:pPr>
            <w:ins w:id="207" w:author="天赐 余" w:date="2025-12-04T09:30:00Z" w16du:dateUtc="2025-12-04T01:30:00Z">
              <w:r>
                <w:rPr>
                  <w:rFonts w:asciiTheme="majorEastAsia" w:eastAsiaTheme="majorEastAsia" w:hAnsiTheme="majorEastAsia" w:hint="eastAsia"/>
                </w:rPr>
                <w:t>10</w:t>
              </w:r>
            </w:ins>
          </w:p>
        </w:tc>
        <w:tc>
          <w:tcPr>
            <w:tcW w:w="853" w:type="dxa"/>
            <w:vAlign w:val="center"/>
          </w:tcPr>
          <w:p w14:paraId="3B51840B" w14:textId="4A98FE18" w:rsidR="00E37E4A" w:rsidRDefault="00E37E4A" w:rsidP="00E37E4A">
            <w:pPr>
              <w:spacing w:after="0" w:line="240" w:lineRule="auto"/>
              <w:ind w:firstLineChars="0" w:firstLine="0"/>
              <w:jc w:val="center"/>
              <w:rPr>
                <w:ins w:id="208" w:author="天赐 余" w:date="2025-12-04T08:58:00Z" w16du:dateUtc="2025-12-04T00:58:00Z"/>
                <w:rFonts w:asciiTheme="majorEastAsia" w:eastAsiaTheme="majorEastAsia" w:hAnsiTheme="majorEastAsia" w:hint="eastAsia"/>
              </w:rPr>
            </w:pPr>
            <w:proofErr w:type="spellStart"/>
            <w:ins w:id="209" w:author="天赐 余" w:date="2025-12-04T08:58:00Z" w16du:dateUtc="2025-12-04T00:58:00Z">
              <w:r>
                <w:rPr>
                  <w:rFonts w:asciiTheme="majorEastAsia" w:eastAsiaTheme="majorEastAsia" w:hAnsiTheme="majorEastAsia" w:hint="eastAsia"/>
                </w:rPr>
                <w:t>Qcc</w:t>
              </w:r>
              <w:proofErr w:type="spellEnd"/>
            </w:ins>
          </w:p>
        </w:tc>
        <w:tc>
          <w:tcPr>
            <w:tcW w:w="6740" w:type="dxa"/>
            <w:vAlign w:val="center"/>
          </w:tcPr>
          <w:p w14:paraId="08B098C4" w14:textId="5AD809B3" w:rsidR="00E37E4A" w:rsidRPr="00A504F3" w:rsidRDefault="00E37E4A" w:rsidP="00E37E4A">
            <w:pPr>
              <w:spacing w:after="0" w:line="240" w:lineRule="auto"/>
              <w:ind w:firstLineChars="0" w:firstLine="0"/>
              <w:jc w:val="left"/>
              <w:rPr>
                <w:ins w:id="210" w:author="天赐 余" w:date="2025-12-04T09:09:00Z"/>
                <w:rFonts w:asciiTheme="majorEastAsia" w:eastAsiaTheme="majorEastAsia" w:hAnsiTheme="majorEastAsia" w:hint="eastAsia"/>
              </w:rPr>
            </w:pPr>
            <w:ins w:id="211" w:author="天赐 余" w:date="2025-12-04T09:09:00Z" w16du:dateUtc="2025-12-04T01:09:00Z">
              <w:r w:rsidRPr="00A504F3">
                <w:rPr>
                  <w:rFonts w:asciiTheme="majorEastAsia" w:eastAsiaTheme="majorEastAsia" w:hAnsiTheme="majorEastAsia"/>
                </w:rPr>
                <w:t>IEEE Std 802.1Q</w:t>
              </w:r>
              <w:r>
                <w:rPr>
                  <w:rFonts w:asciiTheme="majorEastAsia" w:eastAsiaTheme="majorEastAsia" w:hAnsiTheme="majorEastAsia" w:hint="eastAsia"/>
                </w:rPr>
                <w:t>cc</w:t>
              </w:r>
              <w:r w:rsidRPr="00A504F3">
                <w:rPr>
                  <w:rFonts w:asciiTheme="majorEastAsia" w:eastAsiaTheme="majorEastAsia" w:hAnsiTheme="majorEastAsia"/>
                </w:rPr>
                <w:t>-201</w:t>
              </w:r>
              <w:r>
                <w:rPr>
                  <w:rFonts w:asciiTheme="majorEastAsia" w:eastAsiaTheme="majorEastAsia" w:hAnsiTheme="majorEastAsia" w:hint="eastAsia"/>
                </w:rPr>
                <w:t>8 Q</w:t>
              </w:r>
              <w:r w:rsidRPr="00A504F3">
                <w:rPr>
                  <w:rFonts w:asciiTheme="majorEastAsia" w:eastAsiaTheme="majorEastAsia" w:hAnsiTheme="majorEastAsia"/>
                </w:rPr>
                <w:t>修正</w:t>
              </w:r>
              <w:r>
                <w:rPr>
                  <w:rFonts w:asciiTheme="majorEastAsia" w:eastAsiaTheme="majorEastAsia" w:hAnsiTheme="majorEastAsia" w:hint="eastAsia"/>
                </w:rPr>
                <w:t>31</w:t>
              </w:r>
              <w:r w:rsidRPr="00A504F3">
                <w:rPr>
                  <w:rFonts w:asciiTheme="majorEastAsia" w:eastAsiaTheme="majorEastAsia" w:hAnsiTheme="majorEastAsia"/>
                </w:rPr>
                <w:t>：</w:t>
              </w:r>
            </w:ins>
            <w:ins w:id="212" w:author="天赐 余" w:date="2025-12-04T09:08:00Z">
              <w:r w:rsidRPr="00A504F3">
                <w:rPr>
                  <w:rFonts w:asciiTheme="majorEastAsia" w:eastAsiaTheme="majorEastAsia" w:hAnsiTheme="majorEastAsia"/>
                </w:rPr>
                <w:t>流预留协议增强与性能提升</w:t>
              </w:r>
            </w:ins>
            <w:ins w:id="213" w:author="天赐 余" w:date="2025-12-04T09:09:00Z">
              <w:r w:rsidRPr="00A504F3">
                <w:rPr>
                  <w:rFonts w:asciiTheme="majorEastAsia" w:eastAsiaTheme="majorEastAsia" w:hAnsiTheme="majorEastAsia" w:hint="eastAsia"/>
                </w:rPr>
                <w:t>Stream Reservation Protocol (SRP)</w:t>
              </w:r>
            </w:ins>
          </w:p>
          <w:p w14:paraId="41437915" w14:textId="79E14CEC" w:rsidR="00E37E4A" w:rsidRDefault="00E37E4A" w:rsidP="00E37E4A">
            <w:pPr>
              <w:spacing w:after="0" w:line="240" w:lineRule="auto"/>
              <w:ind w:firstLineChars="0" w:firstLine="0"/>
              <w:jc w:val="left"/>
              <w:rPr>
                <w:ins w:id="214" w:author="天赐 余" w:date="2025-12-04T08:58:00Z" w16du:dateUtc="2025-12-04T00:58:00Z"/>
                <w:rFonts w:asciiTheme="majorEastAsia" w:eastAsiaTheme="majorEastAsia" w:hAnsiTheme="majorEastAsia" w:hint="eastAsia"/>
              </w:rPr>
            </w:pPr>
            <w:ins w:id="215" w:author="天赐 余" w:date="2025-12-04T09:09:00Z">
              <w:r w:rsidRPr="00A504F3">
                <w:rPr>
                  <w:rFonts w:asciiTheme="majorEastAsia" w:eastAsiaTheme="majorEastAsia" w:hAnsiTheme="majorEastAsia" w:hint="eastAsia"/>
                </w:rPr>
                <w:t>Enhancements and Performance Improvements</w:t>
              </w:r>
            </w:ins>
          </w:p>
        </w:tc>
      </w:tr>
      <w:tr w:rsidR="00E37E4A" w14:paraId="6CB9CFAB" w14:textId="77777777">
        <w:trPr>
          <w:trHeight w:val="566"/>
          <w:ins w:id="216" w:author="天赐 余" w:date="2025-12-04T08:58:00Z"/>
        </w:trPr>
        <w:tc>
          <w:tcPr>
            <w:tcW w:w="703" w:type="dxa"/>
            <w:vAlign w:val="center"/>
          </w:tcPr>
          <w:p w14:paraId="3AA0C63C" w14:textId="01215314" w:rsidR="00E37E4A" w:rsidRDefault="00E37E4A" w:rsidP="00E37E4A">
            <w:pPr>
              <w:spacing w:after="0" w:line="240" w:lineRule="auto"/>
              <w:ind w:firstLineChars="0" w:firstLine="0"/>
              <w:jc w:val="center"/>
              <w:rPr>
                <w:ins w:id="217" w:author="天赐 余" w:date="2025-12-04T08:58:00Z" w16du:dateUtc="2025-12-04T00:58:00Z"/>
                <w:rFonts w:asciiTheme="majorEastAsia" w:eastAsiaTheme="majorEastAsia" w:hAnsiTheme="majorEastAsia" w:hint="eastAsia"/>
              </w:rPr>
            </w:pPr>
            <w:ins w:id="218" w:author="天赐 余" w:date="2025-12-04T09:30:00Z" w16du:dateUtc="2025-12-04T01:30:00Z">
              <w:r>
                <w:rPr>
                  <w:rFonts w:asciiTheme="majorEastAsia" w:eastAsiaTheme="majorEastAsia" w:hAnsiTheme="majorEastAsia" w:hint="eastAsia"/>
                </w:rPr>
                <w:t>11</w:t>
              </w:r>
            </w:ins>
          </w:p>
        </w:tc>
        <w:tc>
          <w:tcPr>
            <w:tcW w:w="853" w:type="dxa"/>
            <w:vAlign w:val="center"/>
          </w:tcPr>
          <w:p w14:paraId="44E1CBEE" w14:textId="1C96310F" w:rsidR="00E37E4A" w:rsidRDefault="00E37E4A" w:rsidP="00E37E4A">
            <w:pPr>
              <w:spacing w:after="0" w:line="240" w:lineRule="auto"/>
              <w:ind w:firstLineChars="0" w:firstLine="0"/>
              <w:jc w:val="center"/>
              <w:rPr>
                <w:ins w:id="219" w:author="天赐 余" w:date="2025-12-04T08:58:00Z" w16du:dateUtc="2025-12-04T00:58:00Z"/>
                <w:rFonts w:asciiTheme="majorEastAsia" w:eastAsiaTheme="majorEastAsia" w:hAnsiTheme="majorEastAsia" w:hint="eastAsia"/>
              </w:rPr>
            </w:pPr>
            <w:proofErr w:type="spellStart"/>
            <w:ins w:id="220" w:author="天赐 余" w:date="2025-12-04T08:59:00Z" w16du:dateUtc="2025-12-04T00:59:00Z">
              <w:r>
                <w:rPr>
                  <w:rFonts w:asciiTheme="majorEastAsia" w:eastAsiaTheme="majorEastAsia" w:hAnsiTheme="majorEastAsia" w:hint="eastAsia"/>
                </w:rPr>
                <w:t>Qav</w:t>
              </w:r>
            </w:ins>
            <w:proofErr w:type="spellEnd"/>
          </w:p>
        </w:tc>
        <w:tc>
          <w:tcPr>
            <w:tcW w:w="6740" w:type="dxa"/>
            <w:vAlign w:val="center"/>
          </w:tcPr>
          <w:p w14:paraId="25594506" w14:textId="0891BA36" w:rsidR="00E37E4A" w:rsidRDefault="00E37E4A" w:rsidP="00E37E4A">
            <w:pPr>
              <w:spacing w:after="0" w:line="240" w:lineRule="auto"/>
              <w:ind w:firstLineChars="0" w:firstLine="0"/>
              <w:jc w:val="left"/>
              <w:rPr>
                <w:ins w:id="221" w:author="天赐 余" w:date="2025-12-04T08:58:00Z" w16du:dateUtc="2025-12-04T00:58:00Z"/>
                <w:rFonts w:asciiTheme="majorEastAsia" w:eastAsiaTheme="majorEastAsia" w:hAnsiTheme="majorEastAsia" w:hint="eastAsia"/>
              </w:rPr>
            </w:pPr>
            <w:ins w:id="222" w:author="天赐 余" w:date="2025-12-04T09:10:00Z" w16du:dateUtc="2025-12-04T01:10:00Z">
              <w:r w:rsidRPr="00A504F3">
                <w:rPr>
                  <w:rFonts w:asciiTheme="majorEastAsia" w:eastAsiaTheme="majorEastAsia" w:hAnsiTheme="majorEastAsia"/>
                </w:rPr>
                <w:t>IEEE Std 802.1Q</w:t>
              </w:r>
            </w:ins>
            <w:ins w:id="223" w:author="天赐 余" w:date="2025-12-04T09:11:00Z" w16du:dateUtc="2025-12-04T01:11:00Z">
              <w:r>
                <w:rPr>
                  <w:rFonts w:asciiTheme="majorEastAsia" w:eastAsiaTheme="majorEastAsia" w:hAnsiTheme="majorEastAsia" w:hint="eastAsia"/>
                </w:rPr>
                <w:t>av</w:t>
              </w:r>
            </w:ins>
            <w:ins w:id="224" w:author="天赐 余" w:date="2025-12-04T09:10:00Z" w16du:dateUtc="2025-12-04T01:10:00Z">
              <w:r w:rsidRPr="00A504F3">
                <w:rPr>
                  <w:rFonts w:asciiTheme="majorEastAsia" w:eastAsiaTheme="majorEastAsia" w:hAnsiTheme="majorEastAsia"/>
                </w:rPr>
                <w:t>-20</w:t>
              </w:r>
            </w:ins>
            <w:ins w:id="225" w:author="天赐 余" w:date="2025-12-04T09:11:00Z" w16du:dateUtc="2025-12-04T01:11:00Z">
              <w:r>
                <w:rPr>
                  <w:rFonts w:asciiTheme="majorEastAsia" w:eastAsiaTheme="majorEastAsia" w:hAnsiTheme="majorEastAsia" w:hint="eastAsia"/>
                </w:rPr>
                <w:t>09</w:t>
              </w:r>
            </w:ins>
            <w:ins w:id="226" w:author="天赐 余" w:date="2025-12-04T09:10:00Z" w16du:dateUtc="2025-12-04T01:10:00Z">
              <w:r>
                <w:rPr>
                  <w:rFonts w:asciiTheme="majorEastAsia" w:eastAsiaTheme="majorEastAsia" w:hAnsiTheme="majorEastAsia" w:hint="eastAsia"/>
                </w:rPr>
                <w:t xml:space="preserve"> Q</w:t>
              </w:r>
              <w:r w:rsidRPr="00A504F3">
                <w:rPr>
                  <w:rFonts w:asciiTheme="majorEastAsia" w:eastAsiaTheme="majorEastAsia" w:hAnsiTheme="majorEastAsia"/>
                </w:rPr>
                <w:t>修正</w:t>
              </w:r>
              <w:r>
                <w:rPr>
                  <w:rFonts w:asciiTheme="majorEastAsia" w:eastAsiaTheme="majorEastAsia" w:hAnsiTheme="majorEastAsia" w:hint="eastAsia"/>
                </w:rPr>
                <w:t>12</w:t>
              </w:r>
              <w:r w:rsidRPr="00A504F3">
                <w:rPr>
                  <w:rFonts w:asciiTheme="majorEastAsia" w:eastAsiaTheme="majorEastAsia" w:hAnsiTheme="majorEastAsia"/>
                </w:rPr>
                <w:t>：</w:t>
              </w:r>
            </w:ins>
            <w:ins w:id="227" w:author="天赐 余" w:date="2025-12-04T09:12:00Z">
              <w:r w:rsidRPr="00E24C45">
                <w:rPr>
                  <w:rFonts w:asciiTheme="majorEastAsia" w:eastAsiaTheme="majorEastAsia" w:hAnsiTheme="majorEastAsia"/>
                </w:rPr>
                <w:t>时间敏感流的转发与队列增强</w:t>
              </w:r>
            </w:ins>
            <w:ins w:id="228" w:author="天赐 余" w:date="2025-12-04T09:11:00Z" w16du:dateUtc="2025-12-04T01:11:00Z">
              <w:r>
                <w:rPr>
                  <w:rFonts w:asciiTheme="majorEastAsia" w:eastAsiaTheme="majorEastAsia" w:hAnsiTheme="majorEastAsia" w:hint="eastAsia"/>
                </w:rPr>
                <w:t>（</w:t>
              </w:r>
              <w:r w:rsidRPr="00E24C45">
                <w:rPr>
                  <w:rFonts w:asciiTheme="majorEastAsia" w:eastAsiaTheme="majorEastAsia" w:hAnsiTheme="majorEastAsia"/>
                </w:rPr>
                <w:t>Forwarding and Queuing Enhancements for Time-Sensitive Streams</w:t>
              </w:r>
              <w:r>
                <w:rPr>
                  <w:rFonts w:asciiTheme="majorEastAsia" w:eastAsiaTheme="majorEastAsia" w:hAnsiTheme="majorEastAsia" w:hint="eastAsia"/>
                </w:rPr>
                <w:t>）</w:t>
              </w:r>
            </w:ins>
          </w:p>
        </w:tc>
      </w:tr>
      <w:tr w:rsidR="00E37E4A" w:rsidDel="004B18D9" w14:paraId="5FA46B55" w14:textId="699B85F2">
        <w:trPr>
          <w:trHeight w:val="1133"/>
          <w:del w:id="229" w:author="天赐 余" w:date="2025-12-04T08:57:00Z"/>
        </w:trPr>
        <w:tc>
          <w:tcPr>
            <w:tcW w:w="703" w:type="dxa"/>
            <w:vAlign w:val="center"/>
          </w:tcPr>
          <w:p w14:paraId="2BD3A9D7" w14:textId="6FBB6E40" w:rsidR="00E37E4A" w:rsidDel="004B18D9" w:rsidRDefault="00E37E4A" w:rsidP="00E37E4A">
            <w:pPr>
              <w:spacing w:after="0" w:line="240" w:lineRule="auto"/>
              <w:ind w:firstLineChars="0" w:firstLine="0"/>
              <w:jc w:val="center"/>
              <w:rPr>
                <w:del w:id="230" w:author="天赐 余" w:date="2025-12-04T08:57:00Z" w16du:dateUtc="2025-12-04T00:57:00Z"/>
                <w:rFonts w:asciiTheme="majorEastAsia" w:eastAsiaTheme="majorEastAsia" w:hAnsiTheme="majorEastAsia" w:hint="eastAsia"/>
              </w:rPr>
            </w:pPr>
            <w:del w:id="231" w:author="天赐 余" w:date="2025-12-02T14:53:00Z" w16du:dateUtc="2025-12-02T06:53:00Z">
              <w:r w:rsidDel="00122FF9">
                <w:rPr>
                  <w:rFonts w:asciiTheme="majorEastAsia" w:eastAsiaTheme="majorEastAsia" w:hAnsiTheme="majorEastAsia" w:hint="eastAsia"/>
                </w:rPr>
                <w:delText>12</w:delText>
              </w:r>
            </w:del>
          </w:p>
        </w:tc>
        <w:tc>
          <w:tcPr>
            <w:tcW w:w="853" w:type="dxa"/>
            <w:vAlign w:val="center"/>
          </w:tcPr>
          <w:p w14:paraId="72275CA4" w14:textId="79C330EC" w:rsidR="00E37E4A" w:rsidRPr="004A630D" w:rsidDel="004B18D9" w:rsidRDefault="00E37E4A" w:rsidP="00E37E4A">
            <w:pPr>
              <w:spacing w:after="0" w:line="240" w:lineRule="auto"/>
              <w:ind w:firstLineChars="0" w:firstLine="0"/>
              <w:jc w:val="center"/>
              <w:rPr>
                <w:del w:id="232" w:author="天赐 余" w:date="2025-12-04T08:57:00Z" w16du:dateUtc="2025-12-04T00:57:00Z"/>
                <w:rFonts w:asciiTheme="majorEastAsia" w:eastAsiaTheme="majorEastAsia" w:hAnsiTheme="majorEastAsia" w:hint="eastAsia"/>
                <w:highlight w:val="yellow"/>
                <w:rPrChange w:id="233" w:author="天赐 余" w:date="2025-12-03T10:09:00Z" w16du:dateUtc="2025-12-03T02:09:00Z">
                  <w:rPr>
                    <w:del w:id="234" w:author="天赐 余" w:date="2025-12-04T08:57:00Z" w16du:dateUtc="2025-12-04T00:57:00Z"/>
                    <w:rFonts w:asciiTheme="majorEastAsia" w:eastAsiaTheme="majorEastAsia" w:hAnsiTheme="majorEastAsia" w:hint="eastAsia"/>
                  </w:rPr>
                </w:rPrChange>
              </w:rPr>
            </w:pPr>
            <w:del w:id="235" w:author="天赐 余" w:date="2025-12-04T08:57:00Z" w16du:dateUtc="2025-12-04T00:57:00Z">
              <w:r w:rsidRPr="004A630D" w:rsidDel="004B18D9">
                <w:rPr>
                  <w:rFonts w:asciiTheme="majorEastAsia" w:eastAsiaTheme="majorEastAsia" w:hAnsiTheme="majorEastAsia" w:hint="eastAsia"/>
                  <w:highlight w:val="yellow"/>
                  <w:rPrChange w:id="236" w:author="天赐 余" w:date="2025-12-03T10:09:00Z" w16du:dateUtc="2025-12-03T02:09:00Z">
                    <w:rPr>
                      <w:rFonts w:asciiTheme="majorEastAsia" w:eastAsiaTheme="majorEastAsia" w:hAnsiTheme="majorEastAsia" w:hint="eastAsia"/>
                    </w:rPr>
                  </w:rPrChange>
                </w:rPr>
                <w:delText>Qcw</w:delText>
              </w:r>
            </w:del>
          </w:p>
        </w:tc>
        <w:tc>
          <w:tcPr>
            <w:tcW w:w="6740" w:type="dxa"/>
            <w:vAlign w:val="center"/>
          </w:tcPr>
          <w:p w14:paraId="6B1A00FA" w14:textId="34883D11" w:rsidR="00E37E4A" w:rsidRPr="004A630D" w:rsidDel="004B18D9" w:rsidRDefault="00E37E4A" w:rsidP="00E37E4A">
            <w:pPr>
              <w:spacing w:after="0" w:line="240" w:lineRule="auto"/>
              <w:ind w:firstLineChars="0" w:firstLine="0"/>
              <w:jc w:val="left"/>
              <w:rPr>
                <w:del w:id="237" w:author="天赐 余" w:date="2025-12-04T08:57:00Z" w16du:dateUtc="2025-12-04T00:57:00Z"/>
                <w:rFonts w:asciiTheme="majorEastAsia" w:eastAsiaTheme="majorEastAsia" w:hAnsiTheme="majorEastAsia" w:hint="eastAsia"/>
                <w:highlight w:val="yellow"/>
                <w:rPrChange w:id="238" w:author="天赐 余" w:date="2025-12-03T10:09:00Z" w16du:dateUtc="2025-12-03T02:09:00Z">
                  <w:rPr>
                    <w:del w:id="239" w:author="天赐 余" w:date="2025-12-04T08:57:00Z" w16du:dateUtc="2025-12-04T00:57:00Z"/>
                    <w:rFonts w:asciiTheme="majorEastAsia" w:eastAsiaTheme="majorEastAsia" w:hAnsiTheme="majorEastAsia" w:hint="eastAsia"/>
                  </w:rPr>
                </w:rPrChange>
              </w:rPr>
            </w:pPr>
            <w:del w:id="240" w:author="天赐 余" w:date="2025-12-04T08:57:00Z" w16du:dateUtc="2025-12-04T00:57:00Z">
              <w:r w:rsidRPr="004A630D" w:rsidDel="004B18D9">
                <w:rPr>
                  <w:rFonts w:asciiTheme="majorEastAsia" w:eastAsiaTheme="majorEastAsia" w:hAnsiTheme="majorEastAsia" w:hint="eastAsia"/>
                  <w:highlight w:val="yellow"/>
                  <w:rPrChange w:id="241" w:author="天赐 余" w:date="2025-12-03T10:09:00Z" w16du:dateUtc="2025-12-03T02:09:00Z">
                    <w:rPr>
                      <w:rFonts w:asciiTheme="majorEastAsia" w:eastAsiaTheme="majorEastAsia" w:hAnsiTheme="majorEastAsia" w:hint="eastAsia"/>
                    </w:rPr>
                  </w:rPrChange>
                </w:rPr>
                <w:delText>IEEE Std 802.1Qcw-2023 Q修正36：调度流量、帧抢占以及</w:delText>
              </w:r>
            </w:del>
            <w:del w:id="242" w:author="天赐 余" w:date="2025-12-01T16:53:00Z" w16du:dateUtc="2025-12-01T08:53:00Z">
              <w:r w:rsidRPr="004A630D" w:rsidDel="008E2F4B">
                <w:rPr>
                  <w:rFonts w:asciiTheme="majorEastAsia" w:eastAsiaTheme="majorEastAsia" w:hAnsiTheme="majorEastAsia" w:hint="eastAsia"/>
                  <w:highlight w:val="yellow"/>
                  <w:rPrChange w:id="243" w:author="天赐 余" w:date="2025-12-03T10:09:00Z" w16du:dateUtc="2025-12-03T02:09:00Z">
                    <w:rPr>
                      <w:rFonts w:asciiTheme="majorEastAsia" w:eastAsiaTheme="majorEastAsia" w:hAnsiTheme="majorEastAsia" w:hint="eastAsia"/>
                    </w:rPr>
                  </w:rPrChange>
                </w:rPr>
                <w:delText>每流</w:delText>
              </w:r>
            </w:del>
            <w:del w:id="244" w:author="天赐 余" w:date="2025-12-04T08:57:00Z" w16du:dateUtc="2025-12-04T00:57:00Z">
              <w:r w:rsidRPr="004A630D" w:rsidDel="004B18D9">
                <w:rPr>
                  <w:rFonts w:asciiTheme="majorEastAsia" w:eastAsiaTheme="majorEastAsia" w:hAnsiTheme="majorEastAsia" w:hint="eastAsia"/>
                  <w:highlight w:val="yellow"/>
                  <w:rPrChange w:id="245" w:author="天赐 余" w:date="2025-12-03T10:09:00Z" w16du:dateUtc="2025-12-03T02:09:00Z">
                    <w:rPr>
                      <w:rFonts w:asciiTheme="majorEastAsia" w:eastAsiaTheme="majorEastAsia" w:hAnsiTheme="majorEastAsia" w:hint="eastAsia"/>
                    </w:rPr>
                  </w:rPrChange>
                </w:rPr>
                <w:delText>监管和过滤的YANG数据模型(YANG Data Models for Scheduled Traffic, Frame Preemption, and Per-Stream Filtering and Policing)</w:delText>
              </w:r>
            </w:del>
          </w:p>
        </w:tc>
      </w:tr>
      <w:tr w:rsidR="00E37E4A" w:rsidDel="004B18D9" w14:paraId="4E85F73C" w14:textId="2FDB5BDA">
        <w:trPr>
          <w:trHeight w:val="825"/>
          <w:del w:id="246" w:author="天赐 余" w:date="2025-12-04T08:57:00Z"/>
        </w:trPr>
        <w:tc>
          <w:tcPr>
            <w:tcW w:w="703" w:type="dxa"/>
            <w:vAlign w:val="center"/>
          </w:tcPr>
          <w:p w14:paraId="41B6871A" w14:textId="4241BE3F" w:rsidR="00E37E4A" w:rsidDel="004B18D9" w:rsidRDefault="00E37E4A" w:rsidP="00E37E4A">
            <w:pPr>
              <w:spacing w:after="0" w:line="240" w:lineRule="auto"/>
              <w:ind w:firstLineChars="0" w:firstLine="0"/>
              <w:jc w:val="center"/>
              <w:rPr>
                <w:del w:id="247" w:author="天赐 余" w:date="2025-12-04T08:57:00Z" w16du:dateUtc="2025-12-04T00:57:00Z"/>
                <w:rFonts w:asciiTheme="majorEastAsia" w:eastAsiaTheme="majorEastAsia" w:hAnsiTheme="majorEastAsia" w:hint="eastAsia"/>
              </w:rPr>
            </w:pPr>
            <w:del w:id="248" w:author="天赐 余" w:date="2025-12-02T14:53:00Z" w16du:dateUtc="2025-12-02T06:53:00Z">
              <w:r w:rsidDel="00122FF9">
                <w:rPr>
                  <w:rFonts w:asciiTheme="majorEastAsia" w:eastAsiaTheme="majorEastAsia" w:hAnsiTheme="majorEastAsia" w:hint="eastAsia"/>
                </w:rPr>
                <w:delText>13</w:delText>
              </w:r>
            </w:del>
          </w:p>
        </w:tc>
        <w:tc>
          <w:tcPr>
            <w:tcW w:w="853" w:type="dxa"/>
            <w:vAlign w:val="center"/>
          </w:tcPr>
          <w:p w14:paraId="1269C784" w14:textId="0F58E151" w:rsidR="00E37E4A" w:rsidRPr="004A630D" w:rsidDel="004B18D9" w:rsidRDefault="00E37E4A" w:rsidP="00E37E4A">
            <w:pPr>
              <w:spacing w:after="0" w:line="240" w:lineRule="auto"/>
              <w:ind w:firstLineChars="0" w:firstLine="0"/>
              <w:jc w:val="center"/>
              <w:rPr>
                <w:del w:id="249" w:author="天赐 余" w:date="2025-12-04T08:57:00Z" w16du:dateUtc="2025-12-04T00:57:00Z"/>
                <w:rFonts w:asciiTheme="majorEastAsia" w:eastAsiaTheme="majorEastAsia" w:hAnsiTheme="majorEastAsia" w:hint="eastAsia"/>
                <w:highlight w:val="yellow"/>
                <w:rPrChange w:id="250" w:author="天赐 余" w:date="2025-12-03T10:09:00Z" w16du:dateUtc="2025-12-03T02:09:00Z">
                  <w:rPr>
                    <w:del w:id="251" w:author="天赐 余" w:date="2025-12-04T08:57:00Z" w16du:dateUtc="2025-12-04T00:57:00Z"/>
                    <w:rFonts w:asciiTheme="majorEastAsia" w:eastAsiaTheme="majorEastAsia" w:hAnsiTheme="majorEastAsia" w:hint="eastAsia"/>
                  </w:rPr>
                </w:rPrChange>
              </w:rPr>
            </w:pPr>
            <w:del w:id="252" w:author="天赐 余" w:date="2025-12-04T08:57:00Z" w16du:dateUtc="2025-12-04T00:57:00Z">
              <w:r w:rsidRPr="004A630D" w:rsidDel="004B18D9">
                <w:rPr>
                  <w:rFonts w:asciiTheme="majorEastAsia" w:eastAsiaTheme="majorEastAsia" w:hAnsiTheme="majorEastAsia" w:hint="eastAsia"/>
                  <w:highlight w:val="yellow"/>
                  <w:rPrChange w:id="253" w:author="天赐 余" w:date="2025-12-03T10:09:00Z" w16du:dateUtc="2025-12-03T02:09:00Z">
                    <w:rPr>
                      <w:rFonts w:asciiTheme="majorEastAsia" w:eastAsiaTheme="majorEastAsia" w:hAnsiTheme="majorEastAsia" w:hint="eastAsia"/>
                    </w:rPr>
                  </w:rPrChange>
                </w:rPr>
                <w:delText>Qdj</w:delText>
              </w:r>
            </w:del>
          </w:p>
        </w:tc>
        <w:tc>
          <w:tcPr>
            <w:tcW w:w="6740" w:type="dxa"/>
            <w:vAlign w:val="center"/>
          </w:tcPr>
          <w:p w14:paraId="7F17C8F9" w14:textId="2619338C" w:rsidR="00E37E4A" w:rsidRPr="004A630D" w:rsidDel="004B18D9" w:rsidRDefault="00E37E4A" w:rsidP="00E37E4A">
            <w:pPr>
              <w:spacing w:after="0" w:line="240" w:lineRule="auto"/>
              <w:ind w:firstLineChars="0" w:firstLine="0"/>
              <w:jc w:val="left"/>
              <w:rPr>
                <w:del w:id="254" w:author="天赐 余" w:date="2025-12-04T08:57:00Z" w16du:dateUtc="2025-12-04T00:57:00Z"/>
                <w:rFonts w:asciiTheme="majorEastAsia" w:eastAsiaTheme="majorEastAsia" w:hAnsiTheme="majorEastAsia" w:hint="eastAsia"/>
                <w:highlight w:val="yellow"/>
                <w:rPrChange w:id="255" w:author="天赐 余" w:date="2025-12-03T10:09:00Z" w16du:dateUtc="2025-12-03T02:09:00Z">
                  <w:rPr>
                    <w:del w:id="256" w:author="天赐 余" w:date="2025-12-04T08:57:00Z" w16du:dateUtc="2025-12-04T00:57:00Z"/>
                    <w:rFonts w:asciiTheme="majorEastAsia" w:eastAsiaTheme="majorEastAsia" w:hAnsiTheme="majorEastAsia" w:hint="eastAsia"/>
                  </w:rPr>
                </w:rPrChange>
              </w:rPr>
            </w:pPr>
            <w:del w:id="257" w:author="天赐 余" w:date="2025-12-04T08:57:00Z" w16du:dateUtc="2025-12-04T00:57:00Z">
              <w:r w:rsidRPr="004A630D" w:rsidDel="004B18D9">
                <w:rPr>
                  <w:rFonts w:asciiTheme="majorEastAsia" w:eastAsiaTheme="majorEastAsia" w:hAnsiTheme="majorEastAsia" w:hint="eastAsia"/>
                  <w:highlight w:val="yellow"/>
                  <w:rPrChange w:id="258" w:author="天赐 余" w:date="2025-12-03T10:09:00Z" w16du:dateUtc="2025-12-03T02:09:00Z">
                    <w:rPr>
                      <w:rFonts w:asciiTheme="majorEastAsia" w:eastAsiaTheme="majorEastAsia" w:hAnsiTheme="majorEastAsia" w:hint="eastAsia"/>
                    </w:rPr>
                  </w:rPrChange>
                </w:rPr>
                <w:delText>IEEE Std 802.1Qdj-2024 Q修正38：时间敏感网络的配置增强(Configuration Enhancements for Time-Sensitive Networking)</w:delText>
              </w:r>
            </w:del>
          </w:p>
        </w:tc>
      </w:tr>
      <w:tr w:rsidR="00E37E4A" w:rsidDel="004B18D9" w14:paraId="667053A8" w14:textId="3D316C6C">
        <w:trPr>
          <w:trHeight w:val="907"/>
          <w:del w:id="259" w:author="天赐 余" w:date="2025-12-04T08:57:00Z"/>
        </w:trPr>
        <w:tc>
          <w:tcPr>
            <w:tcW w:w="703" w:type="dxa"/>
            <w:vAlign w:val="center"/>
          </w:tcPr>
          <w:p w14:paraId="046A9F87" w14:textId="254EFF7F" w:rsidR="00E37E4A" w:rsidDel="004B18D9" w:rsidRDefault="00E37E4A" w:rsidP="00E37E4A">
            <w:pPr>
              <w:spacing w:after="0" w:line="240" w:lineRule="auto"/>
              <w:ind w:firstLineChars="0" w:firstLine="0"/>
              <w:jc w:val="center"/>
              <w:rPr>
                <w:del w:id="260" w:author="天赐 余" w:date="2025-12-04T08:57:00Z" w16du:dateUtc="2025-12-04T00:57:00Z"/>
                <w:rFonts w:asciiTheme="majorEastAsia" w:eastAsiaTheme="majorEastAsia" w:hAnsiTheme="majorEastAsia" w:hint="eastAsia"/>
              </w:rPr>
            </w:pPr>
            <w:del w:id="261" w:author="天赐 余" w:date="2025-12-02T14:53:00Z" w16du:dateUtc="2025-12-02T06:53:00Z">
              <w:r w:rsidDel="00122FF9">
                <w:rPr>
                  <w:rFonts w:asciiTheme="majorEastAsia" w:eastAsiaTheme="majorEastAsia" w:hAnsiTheme="majorEastAsia" w:hint="eastAsia"/>
                </w:rPr>
                <w:delText>14</w:delText>
              </w:r>
            </w:del>
          </w:p>
        </w:tc>
        <w:tc>
          <w:tcPr>
            <w:tcW w:w="853" w:type="dxa"/>
            <w:vAlign w:val="center"/>
          </w:tcPr>
          <w:p w14:paraId="0976B2A5" w14:textId="0DF50DD3" w:rsidR="00E37E4A" w:rsidRPr="004A630D" w:rsidDel="004B18D9" w:rsidRDefault="00E37E4A" w:rsidP="00E37E4A">
            <w:pPr>
              <w:spacing w:after="0" w:line="240" w:lineRule="auto"/>
              <w:ind w:firstLineChars="0" w:firstLine="0"/>
              <w:jc w:val="center"/>
              <w:rPr>
                <w:del w:id="262" w:author="天赐 余" w:date="2025-12-04T08:57:00Z" w16du:dateUtc="2025-12-04T00:57:00Z"/>
                <w:rFonts w:asciiTheme="majorEastAsia" w:eastAsiaTheme="majorEastAsia" w:hAnsiTheme="majorEastAsia" w:hint="eastAsia"/>
                <w:highlight w:val="yellow"/>
                <w:rPrChange w:id="263" w:author="天赐 余" w:date="2025-12-03T10:09:00Z" w16du:dateUtc="2025-12-03T02:09:00Z">
                  <w:rPr>
                    <w:del w:id="264" w:author="天赐 余" w:date="2025-12-04T08:57:00Z" w16du:dateUtc="2025-12-04T00:57:00Z"/>
                    <w:rFonts w:asciiTheme="majorEastAsia" w:eastAsiaTheme="majorEastAsia" w:hAnsiTheme="majorEastAsia" w:hint="eastAsia"/>
                  </w:rPr>
                </w:rPrChange>
              </w:rPr>
            </w:pPr>
            <w:del w:id="265" w:author="天赐 余" w:date="2025-12-04T08:57:00Z" w16du:dateUtc="2025-12-04T00:57:00Z">
              <w:r w:rsidRPr="004A630D" w:rsidDel="004B18D9">
                <w:rPr>
                  <w:rFonts w:asciiTheme="majorEastAsia" w:eastAsiaTheme="majorEastAsia" w:hAnsiTheme="majorEastAsia" w:hint="eastAsia"/>
                  <w:highlight w:val="yellow"/>
                  <w:rPrChange w:id="266" w:author="天赐 余" w:date="2025-12-03T10:09:00Z" w16du:dateUtc="2025-12-03T02:09:00Z">
                    <w:rPr>
                      <w:rFonts w:asciiTheme="majorEastAsia" w:eastAsiaTheme="majorEastAsia" w:hAnsiTheme="majorEastAsia" w:hint="eastAsia"/>
                    </w:rPr>
                  </w:rPrChange>
                </w:rPr>
                <w:delText>Qdx</w:delText>
              </w:r>
            </w:del>
          </w:p>
        </w:tc>
        <w:tc>
          <w:tcPr>
            <w:tcW w:w="6740" w:type="dxa"/>
            <w:vAlign w:val="center"/>
          </w:tcPr>
          <w:p w14:paraId="29B02B0D" w14:textId="2280AB1E" w:rsidR="00E37E4A" w:rsidRPr="004A630D" w:rsidDel="004B18D9" w:rsidRDefault="00E37E4A" w:rsidP="00E37E4A">
            <w:pPr>
              <w:spacing w:after="0" w:line="240" w:lineRule="auto"/>
              <w:ind w:firstLineChars="0" w:firstLine="0"/>
              <w:jc w:val="left"/>
              <w:rPr>
                <w:del w:id="267" w:author="天赐 余" w:date="2025-12-04T08:57:00Z" w16du:dateUtc="2025-12-04T00:57:00Z"/>
                <w:rFonts w:asciiTheme="majorEastAsia" w:eastAsiaTheme="majorEastAsia" w:hAnsiTheme="majorEastAsia" w:hint="eastAsia"/>
                <w:highlight w:val="yellow"/>
                <w:rPrChange w:id="268" w:author="天赐 余" w:date="2025-12-03T10:09:00Z" w16du:dateUtc="2025-12-03T02:09:00Z">
                  <w:rPr>
                    <w:del w:id="269" w:author="天赐 余" w:date="2025-12-04T08:57:00Z" w16du:dateUtc="2025-12-04T00:57:00Z"/>
                    <w:rFonts w:asciiTheme="majorEastAsia" w:eastAsiaTheme="majorEastAsia" w:hAnsiTheme="majorEastAsia" w:hint="eastAsia"/>
                  </w:rPr>
                </w:rPrChange>
              </w:rPr>
            </w:pPr>
            <w:del w:id="270" w:author="天赐 余" w:date="2025-12-04T08:57:00Z" w16du:dateUtc="2025-12-04T00:57:00Z">
              <w:r w:rsidRPr="004A630D" w:rsidDel="004B18D9">
                <w:rPr>
                  <w:rFonts w:asciiTheme="majorEastAsia" w:eastAsiaTheme="majorEastAsia" w:hAnsiTheme="majorEastAsia" w:hint="eastAsia"/>
                  <w:highlight w:val="yellow"/>
                  <w:rPrChange w:id="271" w:author="天赐 余" w:date="2025-12-03T10:09:00Z" w16du:dateUtc="2025-12-03T02:09:00Z">
                    <w:rPr>
                      <w:rFonts w:asciiTheme="majorEastAsia" w:eastAsiaTheme="majorEastAsia" w:hAnsiTheme="majorEastAsia" w:hint="eastAsia"/>
                    </w:rPr>
                  </w:rPrChange>
                </w:rPr>
                <w:delText>IEEE Std 802.1Qdx-2024 Q修正39：基于信用的整形器的YANG数据模型(YANG Data Models for the Credit-Based Shaper)</w:delText>
              </w:r>
            </w:del>
          </w:p>
        </w:tc>
      </w:tr>
      <w:tr w:rsidR="00E37E4A" w:rsidDel="004B18D9" w14:paraId="74FC704A" w14:textId="0EFEDE20">
        <w:trPr>
          <w:trHeight w:val="571"/>
          <w:del w:id="272" w:author="天赐 余" w:date="2025-12-04T08:57:00Z"/>
        </w:trPr>
        <w:tc>
          <w:tcPr>
            <w:tcW w:w="703" w:type="dxa"/>
            <w:vAlign w:val="center"/>
          </w:tcPr>
          <w:p w14:paraId="7E464E3C" w14:textId="628CA3C7" w:rsidR="00E37E4A" w:rsidDel="004B18D9" w:rsidRDefault="00E37E4A" w:rsidP="00E37E4A">
            <w:pPr>
              <w:spacing w:after="0" w:line="240" w:lineRule="auto"/>
              <w:ind w:firstLineChars="0" w:firstLine="0"/>
              <w:jc w:val="center"/>
              <w:rPr>
                <w:del w:id="273" w:author="天赐 余" w:date="2025-12-04T08:57:00Z" w16du:dateUtc="2025-12-04T00:57:00Z"/>
                <w:rFonts w:asciiTheme="majorEastAsia" w:eastAsiaTheme="majorEastAsia" w:hAnsiTheme="majorEastAsia" w:hint="eastAsia"/>
              </w:rPr>
            </w:pPr>
            <w:del w:id="274" w:author="天赐 余" w:date="2025-12-02T14:53:00Z" w16du:dateUtc="2025-12-02T06:53:00Z">
              <w:r w:rsidDel="00122FF9">
                <w:rPr>
                  <w:rFonts w:asciiTheme="majorEastAsia" w:eastAsiaTheme="majorEastAsia" w:hAnsiTheme="majorEastAsia" w:hint="eastAsia"/>
                </w:rPr>
                <w:delText>15</w:delText>
              </w:r>
            </w:del>
          </w:p>
        </w:tc>
        <w:tc>
          <w:tcPr>
            <w:tcW w:w="853" w:type="dxa"/>
            <w:vAlign w:val="center"/>
          </w:tcPr>
          <w:p w14:paraId="6A345DD0" w14:textId="22251248" w:rsidR="00E37E4A" w:rsidRPr="004A630D" w:rsidDel="004B18D9" w:rsidRDefault="00E37E4A" w:rsidP="00E37E4A">
            <w:pPr>
              <w:spacing w:after="0" w:line="240" w:lineRule="auto"/>
              <w:ind w:firstLineChars="0" w:firstLine="0"/>
              <w:jc w:val="center"/>
              <w:rPr>
                <w:del w:id="275" w:author="天赐 余" w:date="2025-12-04T08:57:00Z" w16du:dateUtc="2025-12-04T00:57:00Z"/>
                <w:rFonts w:asciiTheme="majorEastAsia" w:eastAsiaTheme="majorEastAsia" w:hAnsiTheme="majorEastAsia" w:hint="eastAsia"/>
                <w:highlight w:val="yellow"/>
                <w:rPrChange w:id="276" w:author="天赐 余" w:date="2025-12-03T10:09:00Z" w16du:dateUtc="2025-12-03T02:09:00Z">
                  <w:rPr>
                    <w:del w:id="277" w:author="天赐 余" w:date="2025-12-04T08:57:00Z" w16du:dateUtc="2025-12-04T00:57:00Z"/>
                    <w:rFonts w:asciiTheme="majorEastAsia" w:eastAsiaTheme="majorEastAsia" w:hAnsiTheme="majorEastAsia" w:hint="eastAsia"/>
                  </w:rPr>
                </w:rPrChange>
              </w:rPr>
            </w:pPr>
            <w:del w:id="278" w:author="天赐 余" w:date="2025-12-04T08:57:00Z" w16du:dateUtc="2025-12-04T00:57:00Z">
              <w:r w:rsidRPr="004A630D" w:rsidDel="004B18D9">
                <w:rPr>
                  <w:rFonts w:asciiTheme="majorEastAsia" w:eastAsiaTheme="majorEastAsia" w:hAnsiTheme="majorEastAsia" w:hint="eastAsia"/>
                  <w:highlight w:val="yellow"/>
                  <w:rPrChange w:id="279" w:author="天赐 余" w:date="2025-12-03T10:09:00Z" w16du:dateUtc="2025-12-03T02:09:00Z">
                    <w:rPr>
                      <w:rFonts w:asciiTheme="majorEastAsia" w:eastAsiaTheme="majorEastAsia" w:hAnsiTheme="majorEastAsia" w:hint="eastAsia"/>
                    </w:rPr>
                  </w:rPrChange>
                </w:rPr>
                <w:delText>1588e</w:delText>
              </w:r>
            </w:del>
          </w:p>
        </w:tc>
        <w:tc>
          <w:tcPr>
            <w:tcW w:w="6740" w:type="dxa"/>
            <w:vAlign w:val="center"/>
          </w:tcPr>
          <w:p w14:paraId="75FFE4E1" w14:textId="3AB6B9B3" w:rsidR="00E37E4A" w:rsidRPr="004A630D" w:rsidDel="004B18D9" w:rsidRDefault="00E37E4A" w:rsidP="00E37E4A">
            <w:pPr>
              <w:spacing w:after="0" w:line="240" w:lineRule="auto"/>
              <w:ind w:firstLineChars="0" w:firstLine="0"/>
              <w:jc w:val="left"/>
              <w:rPr>
                <w:del w:id="280" w:author="天赐 余" w:date="2025-12-04T08:57:00Z" w16du:dateUtc="2025-12-04T00:57:00Z"/>
                <w:rFonts w:asciiTheme="majorEastAsia" w:eastAsiaTheme="majorEastAsia" w:hAnsiTheme="majorEastAsia" w:hint="eastAsia"/>
                <w:highlight w:val="yellow"/>
                <w:rPrChange w:id="281" w:author="天赐 余" w:date="2025-12-03T10:09:00Z" w16du:dateUtc="2025-12-03T02:09:00Z">
                  <w:rPr>
                    <w:del w:id="282" w:author="天赐 余" w:date="2025-12-04T08:57:00Z" w16du:dateUtc="2025-12-04T00:57:00Z"/>
                    <w:rFonts w:asciiTheme="majorEastAsia" w:eastAsiaTheme="majorEastAsia" w:hAnsiTheme="majorEastAsia" w:hint="eastAsia"/>
                  </w:rPr>
                </w:rPrChange>
              </w:rPr>
            </w:pPr>
            <w:del w:id="283" w:author="天赐 余" w:date="2025-12-04T08:57:00Z" w16du:dateUtc="2025-12-04T00:57:00Z">
              <w:r w:rsidRPr="004A630D" w:rsidDel="004B18D9">
                <w:rPr>
                  <w:rFonts w:asciiTheme="majorEastAsia" w:eastAsiaTheme="majorEastAsia" w:hAnsiTheme="majorEastAsia" w:hint="eastAsia"/>
                  <w:highlight w:val="yellow"/>
                  <w:rPrChange w:id="284" w:author="天赐 余" w:date="2025-12-03T10:09:00Z" w16du:dateUtc="2025-12-03T02:09:00Z">
                    <w:rPr>
                      <w:rFonts w:asciiTheme="majorEastAsia" w:eastAsiaTheme="majorEastAsia" w:hAnsiTheme="majorEastAsia" w:hint="eastAsia"/>
                    </w:rPr>
                  </w:rPrChange>
                </w:rPr>
                <w:delText>IEEE Std 1588e-2024 1588修正5：MIB和YANG模型(MIB and YANG Modules)</w:delText>
              </w:r>
            </w:del>
          </w:p>
        </w:tc>
      </w:tr>
    </w:tbl>
    <w:p w14:paraId="136CBE19" w14:textId="77777777" w:rsidR="00717322" w:rsidDel="00542EDC" w:rsidRDefault="00717322">
      <w:pPr>
        <w:ind w:firstLine="560"/>
        <w:rPr>
          <w:del w:id="285" w:author="天赐 余" w:date="2025-12-01T13:28:00Z" w16du:dateUtc="2025-12-01T05:28:00Z"/>
          <w:highlight w:val="yellow"/>
        </w:rPr>
        <w:pPrChange w:id="286" w:author="天赐 余" w:date="2025-12-01T16:36:00Z" w16du:dateUtc="2025-12-01T08:36:00Z">
          <w:pPr>
            <w:ind w:firstLineChars="0" w:firstLine="0"/>
          </w:pPr>
        </w:pPrChange>
      </w:pPr>
    </w:p>
    <w:p w14:paraId="5DAE58C1" w14:textId="77777777" w:rsidR="00A4784E" w:rsidRDefault="00A4784E">
      <w:pPr>
        <w:ind w:firstLine="560"/>
        <w:rPr>
          <w:ins w:id="287" w:author="天赐 余" w:date="2025-12-01T11:24:00Z" w16du:dateUtc="2025-12-01T03:24:00Z"/>
        </w:rPr>
        <w:pPrChange w:id="288" w:author="天赐 余" w:date="2025-12-01T16:36:00Z" w16du:dateUtc="2025-12-01T08:36:00Z">
          <w:pPr>
            <w:pStyle w:val="11"/>
          </w:pPr>
        </w:pPrChange>
      </w:pPr>
    </w:p>
    <w:p w14:paraId="4DC57842" w14:textId="75872BF5" w:rsidR="00717322" w:rsidRDefault="00000000" w:rsidP="007523D7">
      <w:pPr>
        <w:pStyle w:val="11"/>
      </w:pPr>
      <w:r>
        <w:rPr>
          <w:rFonts w:hint="eastAsia"/>
        </w:rPr>
        <w:t>术语和定义</w:t>
      </w:r>
    </w:p>
    <w:tbl>
      <w:tblPr>
        <w:tblStyle w:val="aff1"/>
        <w:tblW w:w="8252" w:type="dxa"/>
        <w:jc w:val="center"/>
        <w:tblLayout w:type="fixed"/>
        <w:tblLook w:val="04A0" w:firstRow="1" w:lastRow="0" w:firstColumn="1" w:lastColumn="0" w:noHBand="0" w:noVBand="1"/>
      </w:tblPr>
      <w:tblGrid>
        <w:gridCol w:w="854"/>
        <w:gridCol w:w="3437"/>
        <w:gridCol w:w="3961"/>
      </w:tblGrid>
      <w:tr w:rsidR="00717322" w14:paraId="38E9E6F8" w14:textId="77777777">
        <w:trPr>
          <w:trHeight w:val="148"/>
          <w:jc w:val="center"/>
        </w:trPr>
        <w:tc>
          <w:tcPr>
            <w:tcW w:w="854" w:type="dxa"/>
            <w:vAlign w:val="center"/>
          </w:tcPr>
          <w:p w14:paraId="2BA35824"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序号</w:t>
            </w:r>
          </w:p>
        </w:tc>
        <w:tc>
          <w:tcPr>
            <w:tcW w:w="3437" w:type="dxa"/>
            <w:vAlign w:val="center"/>
          </w:tcPr>
          <w:p w14:paraId="34792097"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术语</w:t>
            </w:r>
          </w:p>
        </w:tc>
        <w:tc>
          <w:tcPr>
            <w:tcW w:w="3961" w:type="dxa"/>
            <w:vAlign w:val="center"/>
          </w:tcPr>
          <w:p w14:paraId="25E40D95"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定义</w:t>
            </w:r>
          </w:p>
        </w:tc>
      </w:tr>
      <w:tr w:rsidR="00717322" w14:paraId="4A3CCFC4" w14:textId="77777777">
        <w:trPr>
          <w:trHeight w:val="295"/>
          <w:jc w:val="center"/>
        </w:trPr>
        <w:tc>
          <w:tcPr>
            <w:tcW w:w="854" w:type="dxa"/>
            <w:vAlign w:val="center"/>
          </w:tcPr>
          <w:p w14:paraId="004E89C5"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w:t>
            </w:r>
          </w:p>
        </w:tc>
        <w:tc>
          <w:tcPr>
            <w:tcW w:w="3437" w:type="dxa"/>
            <w:vAlign w:val="center"/>
          </w:tcPr>
          <w:p w14:paraId="6007FD97"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箭载网络</w:t>
            </w:r>
            <w:r>
              <w:rPr>
                <w:rFonts w:asciiTheme="majorEastAsia" w:eastAsiaTheme="majorEastAsia" w:hAnsiTheme="majorEastAsia"/>
              </w:rPr>
              <w:t xml:space="preserve"> </w:t>
            </w:r>
          </w:p>
          <w:p w14:paraId="2D987E72"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Spacecraft network</w:t>
            </w:r>
          </w:p>
        </w:tc>
        <w:tc>
          <w:tcPr>
            <w:tcW w:w="3961" w:type="dxa"/>
            <w:vAlign w:val="center"/>
          </w:tcPr>
          <w:p w14:paraId="4E37B58D"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箭载中用于数据通信的网络系统</w:t>
            </w:r>
          </w:p>
        </w:tc>
      </w:tr>
      <w:tr w:rsidR="00717322" w14:paraId="75A08C35" w14:textId="77777777">
        <w:trPr>
          <w:trHeight w:val="104"/>
          <w:jc w:val="center"/>
        </w:trPr>
        <w:tc>
          <w:tcPr>
            <w:tcW w:w="854" w:type="dxa"/>
            <w:vAlign w:val="center"/>
          </w:tcPr>
          <w:p w14:paraId="19FB8179"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2</w:t>
            </w:r>
          </w:p>
        </w:tc>
        <w:tc>
          <w:tcPr>
            <w:tcW w:w="3437" w:type="dxa"/>
            <w:vAlign w:val="center"/>
          </w:tcPr>
          <w:p w14:paraId="60A2CEAE"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终端系统</w:t>
            </w:r>
            <w:r>
              <w:rPr>
                <w:rFonts w:asciiTheme="majorEastAsia" w:eastAsiaTheme="majorEastAsia" w:hAnsiTheme="majorEastAsia"/>
              </w:rPr>
              <w:t xml:space="preserve"> </w:t>
            </w:r>
          </w:p>
          <w:p w14:paraId="60DFCD3D"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End system</w:t>
            </w:r>
          </w:p>
        </w:tc>
        <w:tc>
          <w:tcPr>
            <w:tcW w:w="3961" w:type="dxa"/>
            <w:vAlign w:val="center"/>
          </w:tcPr>
          <w:p w14:paraId="04D189CF"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箭载网络中数据传输起点或者终点处的系统，包含</w:t>
            </w:r>
            <w:r>
              <w:rPr>
                <w:rFonts w:asciiTheme="majorEastAsia" w:eastAsiaTheme="majorEastAsia" w:hAnsiTheme="majorEastAsia"/>
              </w:rPr>
              <w:t>OSI</w:t>
            </w:r>
            <w:r>
              <w:rPr>
                <w:rFonts w:asciiTheme="majorEastAsia" w:eastAsiaTheme="majorEastAsia" w:hAnsiTheme="majorEastAsia" w:hint="eastAsia"/>
              </w:rPr>
              <w:t>的所有层，其上运行各种软件</w:t>
            </w:r>
          </w:p>
        </w:tc>
      </w:tr>
      <w:tr w:rsidR="008B3AA2" w14:paraId="55500E03" w14:textId="77777777">
        <w:trPr>
          <w:trHeight w:val="247"/>
          <w:jc w:val="center"/>
        </w:trPr>
        <w:tc>
          <w:tcPr>
            <w:tcW w:w="854" w:type="dxa"/>
            <w:vAlign w:val="center"/>
          </w:tcPr>
          <w:p w14:paraId="2B2FCE6F"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3</w:t>
            </w:r>
          </w:p>
        </w:tc>
        <w:tc>
          <w:tcPr>
            <w:tcW w:w="3437" w:type="dxa"/>
            <w:vAlign w:val="center"/>
          </w:tcPr>
          <w:p w14:paraId="17E43174" w14:textId="77777777" w:rsidR="008B3AA2" w:rsidRDefault="008B3AA2" w:rsidP="008B3AA2">
            <w:pPr>
              <w:spacing w:after="0" w:line="240" w:lineRule="auto"/>
              <w:ind w:firstLineChars="0" w:firstLine="0"/>
              <w:jc w:val="left"/>
              <w:rPr>
                <w:ins w:id="289" w:author="天赐 余" w:date="2025-12-04T09:13:00Z" w16du:dateUtc="2025-12-04T01:13:00Z"/>
                <w:rFonts w:asciiTheme="majorEastAsia" w:eastAsiaTheme="majorEastAsia" w:hAnsiTheme="majorEastAsia" w:hint="eastAsia"/>
              </w:rPr>
            </w:pPr>
            <w:ins w:id="290" w:author="天赐 余" w:date="2025-12-04T09:13:00Z" w16du:dateUtc="2025-12-04T01:13:00Z">
              <w:r>
                <w:rPr>
                  <w:rFonts w:asciiTheme="majorEastAsia" w:eastAsiaTheme="majorEastAsia" w:hAnsiTheme="majorEastAsia" w:hint="eastAsia"/>
                </w:rPr>
                <w:t>网卡</w:t>
              </w:r>
              <w:r>
                <w:rPr>
                  <w:rFonts w:asciiTheme="majorEastAsia" w:eastAsiaTheme="majorEastAsia" w:hAnsiTheme="majorEastAsia"/>
                </w:rPr>
                <w:t xml:space="preserve"> </w:t>
              </w:r>
            </w:ins>
          </w:p>
          <w:p w14:paraId="640F317E" w14:textId="2849DC8D" w:rsidR="008B3AA2" w:rsidRPr="006369E1" w:rsidDel="008B3AA2" w:rsidRDefault="008B3AA2" w:rsidP="008B3AA2">
            <w:pPr>
              <w:spacing w:after="0" w:line="240" w:lineRule="auto"/>
              <w:ind w:firstLineChars="0" w:firstLine="0"/>
              <w:jc w:val="left"/>
              <w:rPr>
                <w:del w:id="291" w:author="天赐 余" w:date="2025-12-04T09:13:00Z" w16du:dateUtc="2025-12-04T01:13:00Z"/>
                <w:rFonts w:asciiTheme="majorEastAsia" w:eastAsiaTheme="majorEastAsia" w:hAnsiTheme="majorEastAsia" w:hint="eastAsia"/>
                <w:highlight w:val="yellow"/>
                <w:rPrChange w:id="292" w:author="天赐 余" w:date="2025-12-03T10:09:00Z" w16du:dateUtc="2025-12-03T02:09:00Z">
                  <w:rPr>
                    <w:del w:id="293" w:author="天赐 余" w:date="2025-12-04T09:13:00Z" w16du:dateUtc="2025-12-04T01:13:00Z"/>
                    <w:rFonts w:asciiTheme="majorEastAsia" w:eastAsiaTheme="majorEastAsia" w:hAnsiTheme="majorEastAsia" w:hint="eastAsia"/>
                  </w:rPr>
                </w:rPrChange>
              </w:rPr>
            </w:pPr>
            <w:ins w:id="294" w:author="天赐 余" w:date="2025-12-04T09:13:00Z" w16du:dateUtc="2025-12-04T01:13:00Z">
              <w:r>
                <w:rPr>
                  <w:rFonts w:asciiTheme="majorEastAsia" w:eastAsiaTheme="majorEastAsia" w:hAnsiTheme="majorEastAsia"/>
                </w:rPr>
                <w:t>End station</w:t>
              </w:r>
            </w:ins>
            <w:del w:id="295" w:author="天赐 余" w:date="2025-12-04T09:13:00Z" w16du:dateUtc="2025-12-04T01:13:00Z">
              <w:r w:rsidRPr="006369E1" w:rsidDel="008B3AA2">
                <w:rPr>
                  <w:rFonts w:asciiTheme="majorEastAsia" w:eastAsiaTheme="majorEastAsia" w:hAnsiTheme="majorEastAsia" w:hint="eastAsia"/>
                  <w:highlight w:val="yellow"/>
                  <w:rPrChange w:id="296" w:author="天赐 余" w:date="2025-12-03T10:09:00Z" w16du:dateUtc="2025-12-03T02:09:00Z">
                    <w:rPr>
                      <w:rFonts w:asciiTheme="majorEastAsia" w:eastAsiaTheme="majorEastAsia" w:hAnsiTheme="majorEastAsia" w:hint="eastAsia"/>
                    </w:rPr>
                  </w:rPrChange>
                </w:rPr>
                <w:delText xml:space="preserve">交换网卡 </w:delText>
              </w:r>
            </w:del>
          </w:p>
          <w:p w14:paraId="35EA9F51" w14:textId="530F1C1D" w:rsidR="008B3AA2" w:rsidRPr="006369E1" w:rsidRDefault="008B3AA2" w:rsidP="008B3AA2">
            <w:pPr>
              <w:spacing w:after="0" w:line="240" w:lineRule="auto"/>
              <w:ind w:firstLineChars="0" w:firstLine="0"/>
              <w:jc w:val="left"/>
              <w:rPr>
                <w:rFonts w:asciiTheme="majorEastAsia" w:eastAsiaTheme="majorEastAsia" w:hAnsiTheme="majorEastAsia" w:hint="eastAsia"/>
                <w:highlight w:val="yellow"/>
                <w:rPrChange w:id="297" w:author="天赐 余" w:date="2025-12-03T10:09:00Z" w16du:dateUtc="2025-12-03T02:09:00Z">
                  <w:rPr>
                    <w:rFonts w:asciiTheme="majorEastAsia" w:eastAsiaTheme="majorEastAsia" w:hAnsiTheme="majorEastAsia" w:hint="eastAsia"/>
                  </w:rPr>
                </w:rPrChange>
              </w:rPr>
            </w:pPr>
            <w:del w:id="298" w:author="天赐 余" w:date="2025-12-04T09:13:00Z" w16du:dateUtc="2025-12-04T01:13:00Z">
              <w:r w:rsidRPr="006369E1" w:rsidDel="008B3AA2">
                <w:rPr>
                  <w:rFonts w:asciiTheme="majorEastAsia" w:eastAsiaTheme="majorEastAsia" w:hAnsiTheme="majorEastAsia" w:hint="eastAsia"/>
                  <w:highlight w:val="yellow"/>
                  <w:rPrChange w:id="299" w:author="天赐 余" w:date="2025-12-03T10:09:00Z" w16du:dateUtc="2025-12-03T02:09:00Z">
                    <w:rPr>
                      <w:rFonts w:asciiTheme="majorEastAsia" w:eastAsiaTheme="majorEastAsia" w:hAnsiTheme="majorEastAsia" w:hint="eastAsia"/>
                    </w:rPr>
                  </w:rPrChange>
                </w:rPr>
                <w:delText>Bridged end station</w:delText>
              </w:r>
            </w:del>
          </w:p>
        </w:tc>
        <w:tc>
          <w:tcPr>
            <w:tcW w:w="3961" w:type="dxa"/>
            <w:vAlign w:val="center"/>
          </w:tcPr>
          <w:p w14:paraId="04EEB986" w14:textId="349EC38C" w:rsidR="008B3AA2" w:rsidRPr="006369E1" w:rsidRDefault="008B3AA2" w:rsidP="008B3AA2">
            <w:pPr>
              <w:spacing w:after="0" w:line="240" w:lineRule="auto"/>
              <w:ind w:firstLineChars="0" w:firstLine="0"/>
              <w:jc w:val="left"/>
              <w:rPr>
                <w:rFonts w:asciiTheme="majorEastAsia" w:eastAsiaTheme="majorEastAsia" w:hAnsiTheme="majorEastAsia" w:hint="eastAsia"/>
                <w:highlight w:val="yellow"/>
                <w:rPrChange w:id="300" w:author="天赐 余" w:date="2025-12-03T10:09:00Z" w16du:dateUtc="2025-12-03T02:09:00Z">
                  <w:rPr>
                    <w:rFonts w:asciiTheme="majorEastAsia" w:eastAsiaTheme="majorEastAsia" w:hAnsiTheme="majorEastAsia" w:hint="eastAsia"/>
                  </w:rPr>
                </w:rPrChange>
              </w:rPr>
            </w:pPr>
            <w:ins w:id="301" w:author="天赐 余" w:date="2025-12-04T09:13:00Z" w16du:dateUtc="2025-12-04T01:13:00Z">
              <w:r>
                <w:rPr>
                  <w:rFonts w:asciiTheme="majorEastAsia" w:eastAsiaTheme="majorEastAsia" w:hAnsiTheme="majorEastAsia" w:hint="eastAsia"/>
                </w:rPr>
                <w:t>链路层所传输数据的起点或终点</w:t>
              </w:r>
            </w:ins>
            <w:del w:id="302" w:author="天赐 余" w:date="2025-12-04T09:13:00Z" w16du:dateUtc="2025-12-04T01:13:00Z">
              <w:r w:rsidRPr="006369E1" w:rsidDel="008B3AA2">
                <w:rPr>
                  <w:rFonts w:asciiTheme="majorEastAsia" w:eastAsiaTheme="majorEastAsia" w:hAnsiTheme="majorEastAsia" w:hint="eastAsia"/>
                  <w:highlight w:val="yellow"/>
                  <w:rPrChange w:id="303" w:author="天赐 余" w:date="2025-12-03T10:09:00Z" w16du:dateUtc="2025-12-03T02:09:00Z">
                    <w:rPr>
                      <w:rFonts w:asciiTheme="majorEastAsia" w:eastAsiaTheme="majorEastAsia" w:hAnsiTheme="majorEastAsia" w:hint="eastAsia"/>
                    </w:rPr>
                  </w:rPrChange>
                </w:rPr>
                <w:delText>具有交换功能的网卡</w:delText>
              </w:r>
            </w:del>
          </w:p>
        </w:tc>
      </w:tr>
      <w:tr w:rsidR="008B3AA2" w14:paraId="4DF334B6" w14:textId="77777777">
        <w:trPr>
          <w:trHeight w:val="295"/>
          <w:jc w:val="center"/>
        </w:trPr>
        <w:tc>
          <w:tcPr>
            <w:tcW w:w="854" w:type="dxa"/>
            <w:vAlign w:val="center"/>
          </w:tcPr>
          <w:p w14:paraId="7B367C1A"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lastRenderedPageBreak/>
              <w:t>4</w:t>
            </w:r>
          </w:p>
        </w:tc>
        <w:tc>
          <w:tcPr>
            <w:tcW w:w="3437" w:type="dxa"/>
            <w:vAlign w:val="center"/>
          </w:tcPr>
          <w:p w14:paraId="49C09FC9" w14:textId="77777777" w:rsidR="008B3AA2" w:rsidRDefault="008B3AA2" w:rsidP="008B3AA2">
            <w:pPr>
              <w:spacing w:after="0" w:line="240" w:lineRule="auto"/>
              <w:ind w:firstLineChars="0" w:firstLine="0"/>
              <w:jc w:val="left"/>
              <w:rPr>
                <w:ins w:id="304" w:author="天赐 余" w:date="2025-12-04T09:13:00Z" w16du:dateUtc="2025-12-04T01:13:00Z"/>
                <w:rFonts w:asciiTheme="majorEastAsia" w:eastAsiaTheme="majorEastAsia" w:hAnsiTheme="majorEastAsia" w:hint="eastAsia"/>
              </w:rPr>
            </w:pPr>
            <w:ins w:id="305" w:author="天赐 余" w:date="2025-12-04T09:13:00Z" w16du:dateUtc="2025-12-04T01:13:00Z">
              <w:r>
                <w:rPr>
                  <w:rFonts w:asciiTheme="majorEastAsia" w:eastAsiaTheme="majorEastAsia" w:hAnsiTheme="majorEastAsia" w:hint="eastAsia"/>
                </w:rPr>
                <w:t>数据流</w:t>
              </w:r>
            </w:ins>
          </w:p>
          <w:p w14:paraId="7443EAAD" w14:textId="7DBEB842" w:rsidR="008B3AA2" w:rsidDel="008B3AA2" w:rsidRDefault="008B3AA2" w:rsidP="008B3AA2">
            <w:pPr>
              <w:spacing w:after="0" w:line="240" w:lineRule="auto"/>
              <w:ind w:firstLineChars="0" w:firstLine="0"/>
              <w:jc w:val="left"/>
              <w:rPr>
                <w:del w:id="306" w:author="天赐 余" w:date="2025-12-04T09:13:00Z" w16du:dateUtc="2025-12-04T01:13:00Z"/>
                <w:rFonts w:asciiTheme="majorEastAsia" w:eastAsiaTheme="majorEastAsia" w:hAnsiTheme="majorEastAsia" w:hint="eastAsia"/>
              </w:rPr>
            </w:pPr>
            <w:ins w:id="307" w:author="天赐 余" w:date="2025-12-04T09:13:00Z" w16du:dateUtc="2025-12-04T01:13:00Z">
              <w:r>
                <w:rPr>
                  <w:rFonts w:asciiTheme="majorEastAsia" w:eastAsiaTheme="majorEastAsia" w:hAnsiTheme="majorEastAsia"/>
                </w:rPr>
                <w:t>Traffic</w:t>
              </w:r>
            </w:ins>
            <w:del w:id="308" w:author="天赐 余" w:date="2025-12-04T09:13:00Z" w16du:dateUtc="2025-12-04T01:13:00Z">
              <w:r w:rsidDel="008B3AA2">
                <w:rPr>
                  <w:rFonts w:asciiTheme="majorEastAsia" w:eastAsiaTheme="majorEastAsia" w:hAnsiTheme="majorEastAsia" w:hint="eastAsia"/>
                </w:rPr>
                <w:delText>网卡</w:delText>
              </w:r>
              <w:r w:rsidDel="008B3AA2">
                <w:rPr>
                  <w:rFonts w:asciiTheme="majorEastAsia" w:eastAsiaTheme="majorEastAsia" w:hAnsiTheme="majorEastAsia"/>
                </w:rPr>
                <w:delText xml:space="preserve"> </w:delText>
              </w:r>
            </w:del>
          </w:p>
          <w:p w14:paraId="6C8EEB27" w14:textId="55425685" w:rsidR="008B3AA2" w:rsidRDefault="008B3AA2" w:rsidP="008B3AA2">
            <w:pPr>
              <w:spacing w:after="0" w:line="240" w:lineRule="auto"/>
              <w:ind w:firstLineChars="0" w:firstLine="0"/>
              <w:jc w:val="left"/>
              <w:rPr>
                <w:rFonts w:asciiTheme="majorEastAsia" w:eastAsiaTheme="majorEastAsia" w:hAnsiTheme="majorEastAsia" w:hint="eastAsia"/>
              </w:rPr>
            </w:pPr>
            <w:del w:id="309" w:author="天赐 余" w:date="2025-12-04T09:13:00Z" w16du:dateUtc="2025-12-04T01:13:00Z">
              <w:r w:rsidDel="008B3AA2">
                <w:rPr>
                  <w:rFonts w:asciiTheme="majorEastAsia" w:eastAsiaTheme="majorEastAsia" w:hAnsiTheme="majorEastAsia"/>
                </w:rPr>
                <w:delText>End station</w:delText>
              </w:r>
            </w:del>
          </w:p>
        </w:tc>
        <w:tc>
          <w:tcPr>
            <w:tcW w:w="3961" w:type="dxa"/>
            <w:vAlign w:val="center"/>
          </w:tcPr>
          <w:p w14:paraId="41E01E32" w14:textId="18AFBECE" w:rsidR="008B3AA2" w:rsidRDefault="008B3AA2" w:rsidP="008B3AA2">
            <w:pPr>
              <w:spacing w:after="0" w:line="240" w:lineRule="auto"/>
              <w:ind w:firstLineChars="0" w:firstLine="0"/>
              <w:jc w:val="left"/>
              <w:rPr>
                <w:rFonts w:asciiTheme="majorEastAsia" w:eastAsiaTheme="majorEastAsia" w:hAnsiTheme="majorEastAsia" w:hint="eastAsia"/>
              </w:rPr>
            </w:pPr>
            <w:ins w:id="310" w:author="天赐 余" w:date="2025-12-04T09:13:00Z" w16du:dateUtc="2025-12-04T01:13:00Z">
              <w:r>
                <w:rPr>
                  <w:rFonts w:asciiTheme="majorEastAsia" w:eastAsiaTheme="majorEastAsia" w:hAnsiTheme="majorEastAsia" w:hint="eastAsia"/>
                </w:rPr>
                <w:t>在网络中转发的一组帧序列</w:t>
              </w:r>
            </w:ins>
            <w:del w:id="311" w:author="天赐 余" w:date="2025-12-04T09:13:00Z" w16du:dateUtc="2025-12-04T01:13:00Z">
              <w:r w:rsidDel="008B3AA2">
                <w:rPr>
                  <w:rFonts w:asciiTheme="majorEastAsia" w:eastAsiaTheme="majorEastAsia" w:hAnsiTheme="majorEastAsia" w:hint="eastAsia"/>
                </w:rPr>
                <w:delText>链路层所传输数据的起点或终点</w:delText>
              </w:r>
            </w:del>
          </w:p>
        </w:tc>
      </w:tr>
      <w:tr w:rsidR="008B3AA2" w14:paraId="7D3AAF9A" w14:textId="77777777">
        <w:trPr>
          <w:trHeight w:val="247"/>
          <w:jc w:val="center"/>
        </w:trPr>
        <w:tc>
          <w:tcPr>
            <w:tcW w:w="854" w:type="dxa"/>
            <w:vAlign w:val="center"/>
          </w:tcPr>
          <w:p w14:paraId="063A0E13"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5</w:t>
            </w:r>
          </w:p>
        </w:tc>
        <w:tc>
          <w:tcPr>
            <w:tcW w:w="3437" w:type="dxa"/>
            <w:vAlign w:val="center"/>
          </w:tcPr>
          <w:p w14:paraId="29379E02" w14:textId="77777777" w:rsidR="008B3AA2" w:rsidRDefault="008B3AA2" w:rsidP="008B3AA2">
            <w:pPr>
              <w:spacing w:after="0" w:line="240" w:lineRule="auto"/>
              <w:ind w:firstLineChars="0" w:firstLine="0"/>
              <w:jc w:val="left"/>
              <w:rPr>
                <w:ins w:id="312" w:author="天赐 余" w:date="2025-12-04T09:13:00Z" w16du:dateUtc="2025-12-04T01:13:00Z"/>
                <w:rFonts w:asciiTheme="majorEastAsia" w:eastAsiaTheme="majorEastAsia" w:hAnsiTheme="majorEastAsia" w:hint="eastAsia"/>
              </w:rPr>
            </w:pPr>
            <w:ins w:id="313" w:author="天赐 余" w:date="2025-12-04T09:13:00Z" w16du:dateUtc="2025-12-04T01:13:00Z">
              <w:r>
                <w:rPr>
                  <w:rFonts w:asciiTheme="majorEastAsia" w:eastAsiaTheme="majorEastAsia" w:hAnsiTheme="majorEastAsia" w:hint="eastAsia"/>
                </w:rPr>
                <w:t>时间感知</w:t>
              </w:r>
              <w:r>
                <w:rPr>
                  <w:rFonts w:asciiTheme="majorEastAsia" w:eastAsiaTheme="majorEastAsia" w:hAnsiTheme="majorEastAsia"/>
                </w:rPr>
                <w:t xml:space="preserve"> </w:t>
              </w:r>
            </w:ins>
          </w:p>
          <w:p w14:paraId="7C3AAE37" w14:textId="55B57CE8" w:rsidR="008B3AA2" w:rsidDel="008B3AA2" w:rsidRDefault="008B3AA2" w:rsidP="008B3AA2">
            <w:pPr>
              <w:spacing w:after="0" w:line="240" w:lineRule="auto"/>
              <w:ind w:firstLineChars="0" w:firstLine="0"/>
              <w:jc w:val="left"/>
              <w:rPr>
                <w:del w:id="314" w:author="天赐 余" w:date="2025-12-04T09:13:00Z" w16du:dateUtc="2025-12-04T01:13:00Z"/>
                <w:rFonts w:asciiTheme="majorEastAsia" w:eastAsiaTheme="majorEastAsia" w:hAnsiTheme="majorEastAsia" w:hint="eastAsia"/>
              </w:rPr>
            </w:pPr>
            <w:ins w:id="315" w:author="天赐 余" w:date="2025-12-04T09:13:00Z" w16du:dateUtc="2025-12-04T01:13:00Z">
              <w:r>
                <w:rPr>
                  <w:rFonts w:asciiTheme="majorEastAsia" w:eastAsiaTheme="majorEastAsia" w:hAnsiTheme="majorEastAsia"/>
                </w:rPr>
                <w:t>Time-aware</w:t>
              </w:r>
            </w:ins>
            <w:del w:id="316" w:author="天赐 余" w:date="2025-12-03T10:13:00Z" w16du:dateUtc="2025-12-03T02:13:00Z">
              <w:r w:rsidDel="006369E1">
                <w:rPr>
                  <w:rFonts w:asciiTheme="majorEastAsia" w:eastAsiaTheme="majorEastAsia" w:hAnsiTheme="majorEastAsia" w:hint="eastAsia"/>
                </w:rPr>
                <w:delText>流量</w:delText>
              </w:r>
              <w:r w:rsidDel="006369E1">
                <w:rPr>
                  <w:rFonts w:asciiTheme="majorEastAsia" w:eastAsiaTheme="majorEastAsia" w:hAnsiTheme="majorEastAsia"/>
                </w:rPr>
                <w:delText xml:space="preserve"> </w:delText>
              </w:r>
            </w:del>
          </w:p>
          <w:p w14:paraId="723A6079" w14:textId="5648F975" w:rsidR="008B3AA2" w:rsidRDefault="008B3AA2" w:rsidP="008B3AA2">
            <w:pPr>
              <w:spacing w:after="0" w:line="240" w:lineRule="auto"/>
              <w:ind w:firstLineChars="0" w:firstLine="0"/>
              <w:jc w:val="left"/>
              <w:rPr>
                <w:rFonts w:asciiTheme="majorEastAsia" w:eastAsiaTheme="majorEastAsia" w:hAnsiTheme="majorEastAsia" w:hint="eastAsia"/>
              </w:rPr>
            </w:pPr>
            <w:del w:id="317" w:author="天赐 余" w:date="2025-12-04T09:13:00Z" w16du:dateUtc="2025-12-04T01:13:00Z">
              <w:r w:rsidDel="008B3AA2">
                <w:rPr>
                  <w:rFonts w:asciiTheme="majorEastAsia" w:eastAsiaTheme="majorEastAsia" w:hAnsiTheme="majorEastAsia"/>
                </w:rPr>
                <w:delText>Traffic</w:delText>
              </w:r>
            </w:del>
          </w:p>
        </w:tc>
        <w:tc>
          <w:tcPr>
            <w:tcW w:w="3961" w:type="dxa"/>
            <w:vAlign w:val="center"/>
          </w:tcPr>
          <w:p w14:paraId="449402C2" w14:textId="2E85A361" w:rsidR="008B3AA2" w:rsidRDefault="008B3AA2" w:rsidP="008B3AA2">
            <w:pPr>
              <w:spacing w:after="0" w:line="240" w:lineRule="auto"/>
              <w:ind w:firstLineChars="0" w:firstLine="0"/>
              <w:jc w:val="left"/>
              <w:rPr>
                <w:rFonts w:asciiTheme="majorEastAsia" w:eastAsiaTheme="majorEastAsia" w:hAnsiTheme="majorEastAsia" w:hint="eastAsia"/>
              </w:rPr>
            </w:pPr>
            <w:ins w:id="318" w:author="天赐 余" w:date="2025-12-04T09:13:00Z" w16du:dateUtc="2025-12-04T01:13:00Z">
              <w:r>
                <w:rPr>
                  <w:rFonts w:asciiTheme="majorEastAsia" w:eastAsiaTheme="majorEastAsia" w:hAnsiTheme="majorEastAsia" w:hint="eastAsia"/>
                </w:rPr>
                <w:t>形容词，用于表明使用了与其他节点同步的时钟</w:t>
              </w:r>
            </w:ins>
            <w:del w:id="319" w:author="天赐 余" w:date="2025-12-04T09:13:00Z" w16du:dateUtc="2025-12-04T01:13:00Z">
              <w:r w:rsidDel="008B3AA2">
                <w:rPr>
                  <w:rFonts w:asciiTheme="majorEastAsia" w:eastAsiaTheme="majorEastAsia" w:hAnsiTheme="majorEastAsia" w:hint="eastAsia"/>
                </w:rPr>
                <w:delText>在网络中转发的一组帧序列</w:delText>
              </w:r>
            </w:del>
          </w:p>
        </w:tc>
      </w:tr>
      <w:tr w:rsidR="008B3AA2" w14:paraId="12FA72CD" w14:textId="77777777">
        <w:trPr>
          <w:trHeight w:val="590"/>
          <w:jc w:val="center"/>
        </w:trPr>
        <w:tc>
          <w:tcPr>
            <w:tcW w:w="854" w:type="dxa"/>
            <w:vAlign w:val="center"/>
          </w:tcPr>
          <w:p w14:paraId="4F6FB310"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6</w:t>
            </w:r>
          </w:p>
        </w:tc>
        <w:tc>
          <w:tcPr>
            <w:tcW w:w="3437" w:type="dxa"/>
            <w:vAlign w:val="center"/>
          </w:tcPr>
          <w:p w14:paraId="57D98492" w14:textId="77777777" w:rsidR="008B3AA2" w:rsidRDefault="008B3AA2" w:rsidP="008B3AA2">
            <w:pPr>
              <w:spacing w:after="0" w:line="240" w:lineRule="auto"/>
              <w:ind w:firstLineChars="0" w:firstLine="0"/>
              <w:jc w:val="left"/>
              <w:rPr>
                <w:ins w:id="320" w:author="天赐 余" w:date="2025-12-04T09:13:00Z" w16du:dateUtc="2025-12-04T01:13:00Z"/>
                <w:rFonts w:asciiTheme="majorEastAsia" w:eastAsiaTheme="majorEastAsia" w:hAnsiTheme="majorEastAsia" w:hint="eastAsia"/>
              </w:rPr>
            </w:pPr>
            <w:ins w:id="321" w:author="天赐 余" w:date="2025-12-04T09:13:00Z" w16du:dateUtc="2025-12-04T01:13:00Z">
              <w:r>
                <w:rPr>
                  <w:rFonts w:asciiTheme="majorEastAsia" w:eastAsiaTheme="majorEastAsia" w:hAnsiTheme="majorEastAsia" w:hint="eastAsia"/>
                </w:rPr>
                <w:t>时间敏感流</w:t>
              </w:r>
            </w:ins>
          </w:p>
          <w:p w14:paraId="0B353A11" w14:textId="4EBFC80E" w:rsidR="008B3AA2" w:rsidDel="008B3AA2" w:rsidRDefault="008B3AA2" w:rsidP="008B3AA2">
            <w:pPr>
              <w:spacing w:after="0" w:line="240" w:lineRule="auto"/>
              <w:ind w:firstLineChars="0" w:firstLine="0"/>
              <w:jc w:val="left"/>
              <w:rPr>
                <w:del w:id="322" w:author="天赐 余" w:date="2025-12-04T09:13:00Z" w16du:dateUtc="2025-12-04T01:13:00Z"/>
                <w:rFonts w:asciiTheme="majorEastAsia" w:eastAsiaTheme="majorEastAsia" w:hAnsiTheme="majorEastAsia" w:hint="eastAsia"/>
              </w:rPr>
            </w:pPr>
            <w:ins w:id="323" w:author="天赐 余" w:date="2025-12-04T09:13:00Z" w16du:dateUtc="2025-12-04T01:13:00Z">
              <w:r>
                <w:rPr>
                  <w:rFonts w:asciiTheme="majorEastAsia" w:eastAsiaTheme="majorEastAsia" w:hAnsiTheme="majorEastAsia"/>
                </w:rPr>
                <w:t>Scheduled traffic</w:t>
              </w:r>
            </w:ins>
            <w:del w:id="324" w:author="天赐 余" w:date="2025-12-04T09:13:00Z" w16du:dateUtc="2025-12-04T01:13:00Z">
              <w:r w:rsidDel="008B3AA2">
                <w:rPr>
                  <w:rFonts w:asciiTheme="majorEastAsia" w:eastAsiaTheme="majorEastAsia" w:hAnsiTheme="majorEastAsia" w:hint="eastAsia"/>
                </w:rPr>
                <w:delText>时间感知</w:delText>
              </w:r>
              <w:r w:rsidDel="008B3AA2">
                <w:rPr>
                  <w:rFonts w:asciiTheme="majorEastAsia" w:eastAsiaTheme="majorEastAsia" w:hAnsiTheme="majorEastAsia"/>
                </w:rPr>
                <w:delText xml:space="preserve"> </w:delText>
              </w:r>
            </w:del>
          </w:p>
          <w:p w14:paraId="14015C12" w14:textId="69327692" w:rsidR="008B3AA2" w:rsidRDefault="008B3AA2" w:rsidP="008B3AA2">
            <w:pPr>
              <w:spacing w:after="0" w:line="240" w:lineRule="auto"/>
              <w:ind w:firstLineChars="0" w:firstLine="0"/>
              <w:jc w:val="left"/>
              <w:rPr>
                <w:rFonts w:asciiTheme="majorEastAsia" w:eastAsiaTheme="majorEastAsia" w:hAnsiTheme="majorEastAsia" w:hint="eastAsia"/>
              </w:rPr>
            </w:pPr>
            <w:del w:id="325" w:author="天赐 余" w:date="2025-12-04T09:13:00Z" w16du:dateUtc="2025-12-04T01:13:00Z">
              <w:r w:rsidDel="008B3AA2">
                <w:rPr>
                  <w:rFonts w:asciiTheme="majorEastAsia" w:eastAsiaTheme="majorEastAsia" w:hAnsiTheme="majorEastAsia"/>
                </w:rPr>
                <w:delText>Time-aware</w:delText>
              </w:r>
            </w:del>
          </w:p>
        </w:tc>
        <w:tc>
          <w:tcPr>
            <w:tcW w:w="3961" w:type="dxa"/>
            <w:vAlign w:val="center"/>
          </w:tcPr>
          <w:p w14:paraId="1335D35E" w14:textId="2E6A93F5" w:rsidR="008B3AA2" w:rsidRDefault="008B3AA2" w:rsidP="008B3AA2">
            <w:pPr>
              <w:spacing w:after="0" w:line="240" w:lineRule="auto"/>
              <w:ind w:firstLineChars="0" w:firstLine="0"/>
              <w:jc w:val="left"/>
              <w:rPr>
                <w:rFonts w:asciiTheme="majorEastAsia" w:eastAsiaTheme="majorEastAsia" w:hAnsiTheme="majorEastAsia" w:hint="eastAsia"/>
              </w:rPr>
            </w:pPr>
            <w:ins w:id="326" w:author="天赐 余" w:date="2025-12-04T09:13:00Z" w16du:dateUtc="2025-12-04T01:13:00Z">
              <w:r>
                <w:rPr>
                  <w:rFonts w:asciiTheme="majorEastAsia" w:eastAsiaTheme="majorEastAsia" w:hAnsiTheme="majorEastAsia"/>
                </w:rPr>
                <w:t>TSN</w:t>
              </w:r>
              <w:r>
                <w:rPr>
                  <w:rFonts w:asciiTheme="majorEastAsia" w:eastAsiaTheme="majorEastAsia" w:hAnsiTheme="majorEastAsia" w:hint="eastAsia"/>
                </w:rPr>
                <w:t>中对延时、抖动敏感，有较高确定性要求的数据流</w:t>
              </w:r>
            </w:ins>
            <w:del w:id="327" w:author="天赐 余" w:date="2025-12-04T09:13:00Z" w16du:dateUtc="2025-12-04T01:13:00Z">
              <w:r w:rsidDel="008B3AA2">
                <w:rPr>
                  <w:rFonts w:asciiTheme="majorEastAsia" w:eastAsiaTheme="majorEastAsia" w:hAnsiTheme="majorEastAsia" w:hint="eastAsia"/>
                </w:rPr>
                <w:delText>形容词，用于表明使用了与其他节点同步的时钟</w:delText>
              </w:r>
            </w:del>
            <w:del w:id="328" w:author="天赐 余" w:date="2025-12-03T10:11:00Z" w16du:dateUtc="2025-12-03T02:11:00Z">
              <w:r w:rsidDel="006369E1">
                <w:rPr>
                  <w:rFonts w:asciiTheme="majorEastAsia" w:eastAsiaTheme="majorEastAsia" w:hAnsiTheme="majorEastAsia" w:hint="eastAsia"/>
                </w:rPr>
                <w:delText>，时间同步的方式是时间同步协议</w:delText>
              </w:r>
            </w:del>
          </w:p>
        </w:tc>
      </w:tr>
      <w:tr w:rsidR="008B3AA2" w14:paraId="3A414D6B" w14:textId="77777777">
        <w:trPr>
          <w:trHeight w:val="295"/>
          <w:jc w:val="center"/>
        </w:trPr>
        <w:tc>
          <w:tcPr>
            <w:tcW w:w="854" w:type="dxa"/>
            <w:vAlign w:val="center"/>
          </w:tcPr>
          <w:p w14:paraId="2D12D80C"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7</w:t>
            </w:r>
          </w:p>
        </w:tc>
        <w:tc>
          <w:tcPr>
            <w:tcW w:w="3437" w:type="dxa"/>
            <w:vAlign w:val="center"/>
          </w:tcPr>
          <w:p w14:paraId="49BAF3CC" w14:textId="77777777" w:rsidR="008B3AA2" w:rsidRDefault="008B3AA2" w:rsidP="008B3AA2">
            <w:pPr>
              <w:spacing w:after="0" w:line="240" w:lineRule="auto"/>
              <w:ind w:firstLineChars="0" w:firstLine="0"/>
              <w:jc w:val="left"/>
              <w:rPr>
                <w:ins w:id="329" w:author="天赐 余" w:date="2025-12-04T09:13:00Z" w16du:dateUtc="2025-12-04T01:13:00Z"/>
                <w:rFonts w:asciiTheme="majorEastAsia" w:eastAsiaTheme="majorEastAsia" w:hAnsiTheme="majorEastAsia" w:hint="eastAsia"/>
              </w:rPr>
            </w:pPr>
            <w:ins w:id="330" w:author="天赐 余" w:date="2025-12-04T09:13:00Z" w16du:dateUtc="2025-12-04T01:13:00Z">
              <w:r>
                <w:rPr>
                  <w:rFonts w:asciiTheme="majorEastAsia" w:eastAsiaTheme="majorEastAsia" w:hAnsiTheme="majorEastAsia" w:hint="eastAsia"/>
                </w:rPr>
                <w:t>带宽保证流</w:t>
              </w:r>
              <w:r>
                <w:rPr>
                  <w:rFonts w:asciiTheme="majorEastAsia" w:eastAsiaTheme="majorEastAsia" w:hAnsiTheme="majorEastAsia"/>
                </w:rPr>
                <w:t xml:space="preserve"> </w:t>
              </w:r>
            </w:ins>
          </w:p>
          <w:p w14:paraId="46F71954" w14:textId="2427B220" w:rsidR="008B3AA2" w:rsidDel="008B3AA2" w:rsidRDefault="008B3AA2" w:rsidP="008B3AA2">
            <w:pPr>
              <w:spacing w:after="0" w:line="240" w:lineRule="auto"/>
              <w:ind w:firstLineChars="0" w:firstLine="0"/>
              <w:jc w:val="left"/>
              <w:rPr>
                <w:del w:id="331" w:author="天赐 余" w:date="2025-12-04T09:13:00Z" w16du:dateUtc="2025-12-04T01:13:00Z"/>
                <w:rFonts w:asciiTheme="majorEastAsia" w:eastAsiaTheme="majorEastAsia" w:hAnsiTheme="majorEastAsia" w:hint="eastAsia"/>
              </w:rPr>
            </w:pPr>
            <w:ins w:id="332" w:author="天赐 余" w:date="2025-12-04T09:13:00Z" w16du:dateUtc="2025-12-04T01:13:00Z">
              <w:r>
                <w:rPr>
                  <w:rFonts w:asciiTheme="majorEastAsia" w:eastAsiaTheme="majorEastAsia" w:hAnsiTheme="majorEastAsia"/>
                </w:rPr>
                <w:t>Audio video bridging traffic</w:t>
              </w:r>
            </w:ins>
            <w:del w:id="333" w:author="天赐 余" w:date="2025-12-04T09:13:00Z" w16du:dateUtc="2025-12-04T01:13:00Z">
              <w:r w:rsidDel="008B3AA2">
                <w:rPr>
                  <w:rFonts w:asciiTheme="majorEastAsia" w:eastAsiaTheme="majorEastAsia" w:hAnsiTheme="majorEastAsia" w:hint="eastAsia"/>
                </w:rPr>
                <w:delText>时间敏感流</w:delText>
              </w:r>
            </w:del>
          </w:p>
          <w:p w14:paraId="1093849C" w14:textId="4406A9B4" w:rsidR="008B3AA2" w:rsidRDefault="008B3AA2" w:rsidP="008B3AA2">
            <w:pPr>
              <w:spacing w:after="0" w:line="240" w:lineRule="auto"/>
              <w:ind w:firstLineChars="0" w:firstLine="0"/>
              <w:jc w:val="left"/>
              <w:rPr>
                <w:rFonts w:asciiTheme="majorEastAsia" w:eastAsiaTheme="majorEastAsia" w:hAnsiTheme="majorEastAsia" w:hint="eastAsia"/>
              </w:rPr>
            </w:pPr>
            <w:del w:id="334" w:author="天赐 余" w:date="2025-12-04T09:13:00Z" w16du:dateUtc="2025-12-04T01:13:00Z">
              <w:r w:rsidDel="008B3AA2">
                <w:rPr>
                  <w:rFonts w:asciiTheme="majorEastAsia" w:eastAsiaTheme="majorEastAsia" w:hAnsiTheme="majorEastAsia"/>
                </w:rPr>
                <w:delText>Scheduled traffic</w:delText>
              </w:r>
            </w:del>
          </w:p>
        </w:tc>
        <w:tc>
          <w:tcPr>
            <w:tcW w:w="3961" w:type="dxa"/>
            <w:vAlign w:val="center"/>
          </w:tcPr>
          <w:p w14:paraId="06530707" w14:textId="21E94760" w:rsidR="008B3AA2" w:rsidRDefault="008B3AA2" w:rsidP="008B3AA2">
            <w:pPr>
              <w:spacing w:after="0" w:line="240" w:lineRule="auto"/>
              <w:ind w:firstLineChars="0" w:firstLine="0"/>
              <w:jc w:val="left"/>
              <w:rPr>
                <w:rFonts w:asciiTheme="majorEastAsia" w:eastAsiaTheme="majorEastAsia" w:hAnsiTheme="majorEastAsia" w:hint="eastAsia"/>
              </w:rPr>
            </w:pPr>
            <w:ins w:id="335" w:author="天赐 余" w:date="2025-12-04T09:13:00Z" w16du:dateUtc="2025-12-04T01:13:00Z">
              <w:r>
                <w:rPr>
                  <w:rFonts w:asciiTheme="majorEastAsia" w:eastAsiaTheme="majorEastAsia" w:hAnsiTheme="majorEastAsia"/>
                </w:rPr>
                <w:t>TSN</w:t>
              </w:r>
              <w:r>
                <w:rPr>
                  <w:rFonts w:asciiTheme="majorEastAsia" w:eastAsiaTheme="majorEastAsia" w:hAnsiTheme="majorEastAsia" w:hint="eastAsia"/>
                </w:rPr>
                <w:t>中对延时、带宽敏感的数据流</w:t>
              </w:r>
            </w:ins>
            <w:del w:id="336" w:author="天赐 余" w:date="2025-12-04T09:13:00Z" w16du:dateUtc="2025-12-04T01:13:00Z">
              <w:r w:rsidDel="008B3AA2">
                <w:rPr>
                  <w:rFonts w:asciiTheme="majorEastAsia" w:eastAsiaTheme="majorEastAsia" w:hAnsiTheme="majorEastAsia"/>
                </w:rPr>
                <w:delText>TSN</w:delText>
              </w:r>
              <w:r w:rsidDel="008B3AA2">
                <w:rPr>
                  <w:rFonts w:asciiTheme="majorEastAsia" w:eastAsiaTheme="majorEastAsia" w:hAnsiTheme="majorEastAsia" w:hint="eastAsia"/>
                </w:rPr>
                <w:delText>中对延时、抖动敏感，有较高</w:delText>
              </w:r>
            </w:del>
            <w:del w:id="337" w:author="天赐 余" w:date="2025-12-03T10:14:00Z" w16du:dateUtc="2025-12-03T02:14:00Z">
              <w:r w:rsidDel="006369E1">
                <w:rPr>
                  <w:rFonts w:asciiTheme="majorEastAsia" w:eastAsiaTheme="majorEastAsia" w:hAnsiTheme="majorEastAsia" w:hint="eastAsia"/>
                </w:rPr>
                <w:delText>安全性</w:delText>
              </w:r>
            </w:del>
            <w:del w:id="338" w:author="天赐 余" w:date="2025-12-04T09:13:00Z" w16du:dateUtc="2025-12-04T01:13:00Z">
              <w:r w:rsidDel="008B3AA2">
                <w:rPr>
                  <w:rFonts w:asciiTheme="majorEastAsia" w:eastAsiaTheme="majorEastAsia" w:hAnsiTheme="majorEastAsia" w:hint="eastAsia"/>
                </w:rPr>
                <w:delText>要求的</w:delText>
              </w:r>
            </w:del>
            <w:del w:id="339" w:author="天赐 余" w:date="2025-12-03T10:12:00Z" w16du:dateUtc="2025-12-03T02:12:00Z">
              <w:r w:rsidDel="006369E1">
                <w:rPr>
                  <w:rFonts w:asciiTheme="majorEastAsia" w:eastAsiaTheme="majorEastAsia" w:hAnsiTheme="majorEastAsia" w:hint="eastAsia"/>
                </w:rPr>
                <w:delText>数据流</w:delText>
              </w:r>
            </w:del>
          </w:p>
        </w:tc>
      </w:tr>
      <w:tr w:rsidR="008B3AA2" w14:paraId="7C5ADB87" w14:textId="77777777">
        <w:trPr>
          <w:trHeight w:val="345"/>
          <w:jc w:val="center"/>
        </w:trPr>
        <w:tc>
          <w:tcPr>
            <w:tcW w:w="854" w:type="dxa"/>
            <w:vAlign w:val="center"/>
          </w:tcPr>
          <w:p w14:paraId="7643CC59"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8</w:t>
            </w:r>
          </w:p>
        </w:tc>
        <w:tc>
          <w:tcPr>
            <w:tcW w:w="3437" w:type="dxa"/>
            <w:vAlign w:val="center"/>
          </w:tcPr>
          <w:p w14:paraId="0D63E7DF" w14:textId="77777777" w:rsidR="008B3AA2" w:rsidRDefault="008B3AA2" w:rsidP="008B3AA2">
            <w:pPr>
              <w:spacing w:after="0" w:line="240" w:lineRule="auto"/>
              <w:ind w:firstLineChars="0" w:firstLine="0"/>
              <w:jc w:val="left"/>
              <w:rPr>
                <w:ins w:id="340" w:author="天赐 余" w:date="2025-12-04T09:13:00Z" w16du:dateUtc="2025-12-04T01:13:00Z"/>
                <w:rFonts w:asciiTheme="majorEastAsia" w:eastAsiaTheme="majorEastAsia" w:hAnsiTheme="majorEastAsia" w:hint="eastAsia"/>
              </w:rPr>
            </w:pPr>
            <w:ins w:id="341" w:author="天赐 余" w:date="2025-12-04T09:13:00Z" w16du:dateUtc="2025-12-04T01:13:00Z">
              <w:r>
                <w:rPr>
                  <w:rFonts w:asciiTheme="majorEastAsia" w:eastAsiaTheme="majorEastAsia" w:hAnsiTheme="majorEastAsia" w:hint="eastAsia"/>
                </w:rPr>
                <w:t>尽力而为流</w:t>
              </w:r>
              <w:r>
                <w:rPr>
                  <w:rFonts w:asciiTheme="majorEastAsia" w:eastAsiaTheme="majorEastAsia" w:hAnsiTheme="majorEastAsia"/>
                </w:rPr>
                <w:t xml:space="preserve"> </w:t>
              </w:r>
            </w:ins>
          </w:p>
          <w:p w14:paraId="2203614E" w14:textId="4CC3201E" w:rsidR="008B3AA2" w:rsidDel="008B3AA2" w:rsidRDefault="008B3AA2" w:rsidP="008B3AA2">
            <w:pPr>
              <w:spacing w:after="0" w:line="240" w:lineRule="auto"/>
              <w:ind w:firstLineChars="0" w:firstLine="0"/>
              <w:jc w:val="left"/>
              <w:rPr>
                <w:del w:id="342" w:author="天赐 余" w:date="2025-12-04T09:13:00Z" w16du:dateUtc="2025-12-04T01:13:00Z"/>
                <w:rFonts w:asciiTheme="majorEastAsia" w:eastAsiaTheme="majorEastAsia" w:hAnsiTheme="majorEastAsia" w:hint="eastAsia"/>
              </w:rPr>
            </w:pPr>
            <w:ins w:id="343" w:author="天赐 余" w:date="2025-12-04T09:13:00Z" w16du:dateUtc="2025-12-04T01:13:00Z">
              <w:r>
                <w:rPr>
                  <w:rFonts w:asciiTheme="majorEastAsia" w:eastAsiaTheme="majorEastAsia" w:hAnsiTheme="majorEastAsia"/>
                </w:rPr>
                <w:t>Best effort traffic</w:t>
              </w:r>
            </w:ins>
            <w:del w:id="344" w:author="天赐 余" w:date="2025-12-04T09:13:00Z" w16du:dateUtc="2025-12-04T01:13:00Z">
              <w:r w:rsidDel="008B3AA2">
                <w:rPr>
                  <w:rFonts w:asciiTheme="majorEastAsia" w:eastAsiaTheme="majorEastAsia" w:hAnsiTheme="majorEastAsia" w:hint="eastAsia"/>
                </w:rPr>
                <w:delText>带宽保证流</w:delText>
              </w:r>
              <w:r w:rsidDel="008B3AA2">
                <w:rPr>
                  <w:rFonts w:asciiTheme="majorEastAsia" w:eastAsiaTheme="majorEastAsia" w:hAnsiTheme="majorEastAsia"/>
                </w:rPr>
                <w:delText xml:space="preserve"> </w:delText>
              </w:r>
            </w:del>
          </w:p>
          <w:p w14:paraId="76B8A142" w14:textId="0792EE55" w:rsidR="008B3AA2" w:rsidRDefault="008B3AA2" w:rsidP="008B3AA2">
            <w:pPr>
              <w:spacing w:after="0" w:line="240" w:lineRule="auto"/>
              <w:ind w:firstLineChars="0" w:firstLine="0"/>
              <w:jc w:val="left"/>
              <w:rPr>
                <w:rFonts w:asciiTheme="majorEastAsia" w:eastAsiaTheme="majorEastAsia" w:hAnsiTheme="majorEastAsia" w:hint="eastAsia"/>
              </w:rPr>
            </w:pPr>
            <w:del w:id="345" w:author="天赐 余" w:date="2025-12-04T09:13:00Z" w16du:dateUtc="2025-12-04T01:13:00Z">
              <w:r w:rsidDel="008B3AA2">
                <w:rPr>
                  <w:rFonts w:asciiTheme="majorEastAsia" w:eastAsiaTheme="majorEastAsia" w:hAnsiTheme="majorEastAsia"/>
                </w:rPr>
                <w:delText>Audio video bridging traffic</w:delText>
              </w:r>
            </w:del>
          </w:p>
        </w:tc>
        <w:tc>
          <w:tcPr>
            <w:tcW w:w="3961" w:type="dxa"/>
            <w:vAlign w:val="center"/>
          </w:tcPr>
          <w:p w14:paraId="240F5C76" w14:textId="74B3EB06" w:rsidR="008B3AA2" w:rsidRDefault="008B3AA2" w:rsidP="008B3AA2">
            <w:pPr>
              <w:spacing w:after="0" w:line="240" w:lineRule="auto"/>
              <w:ind w:firstLineChars="0" w:firstLine="0"/>
              <w:jc w:val="left"/>
              <w:rPr>
                <w:rFonts w:asciiTheme="majorEastAsia" w:eastAsiaTheme="majorEastAsia" w:hAnsiTheme="majorEastAsia" w:hint="eastAsia"/>
              </w:rPr>
            </w:pPr>
            <w:ins w:id="346" w:author="天赐 余" w:date="2025-12-04T09:13:00Z" w16du:dateUtc="2025-12-04T01:13:00Z">
              <w:r>
                <w:rPr>
                  <w:rFonts w:asciiTheme="majorEastAsia" w:eastAsiaTheme="majorEastAsia" w:hAnsiTheme="majorEastAsia" w:hint="eastAsia"/>
                </w:rPr>
                <w:t>传统以太网中的数据流</w:t>
              </w:r>
            </w:ins>
            <w:del w:id="347" w:author="天赐 余" w:date="2025-12-04T09:13:00Z" w16du:dateUtc="2025-12-04T01:13:00Z">
              <w:r w:rsidDel="008B3AA2">
                <w:rPr>
                  <w:rFonts w:asciiTheme="majorEastAsia" w:eastAsiaTheme="majorEastAsia" w:hAnsiTheme="majorEastAsia"/>
                </w:rPr>
                <w:delText>TSN</w:delText>
              </w:r>
              <w:r w:rsidDel="008B3AA2">
                <w:rPr>
                  <w:rFonts w:asciiTheme="majorEastAsia" w:eastAsiaTheme="majorEastAsia" w:hAnsiTheme="majorEastAsia" w:hint="eastAsia"/>
                </w:rPr>
                <w:delText>中对延时、带宽敏感的数据流</w:delText>
              </w:r>
            </w:del>
          </w:p>
        </w:tc>
      </w:tr>
      <w:tr w:rsidR="008B3AA2" w14:paraId="11B1FC28" w14:textId="77777777">
        <w:trPr>
          <w:trHeight w:val="247"/>
          <w:jc w:val="center"/>
        </w:trPr>
        <w:tc>
          <w:tcPr>
            <w:tcW w:w="854" w:type="dxa"/>
            <w:vAlign w:val="center"/>
          </w:tcPr>
          <w:p w14:paraId="44A4C0E1"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9</w:t>
            </w:r>
          </w:p>
        </w:tc>
        <w:tc>
          <w:tcPr>
            <w:tcW w:w="3437" w:type="dxa"/>
            <w:vAlign w:val="center"/>
          </w:tcPr>
          <w:p w14:paraId="354C3400" w14:textId="77777777" w:rsidR="008B3AA2" w:rsidRDefault="008B3AA2" w:rsidP="008B3AA2">
            <w:pPr>
              <w:spacing w:after="0" w:line="240" w:lineRule="auto"/>
              <w:ind w:firstLineChars="0" w:firstLine="0"/>
              <w:jc w:val="left"/>
              <w:rPr>
                <w:ins w:id="348" w:author="天赐 余" w:date="2025-12-04T09:13:00Z" w16du:dateUtc="2025-12-04T01:13:00Z"/>
                <w:rFonts w:asciiTheme="majorEastAsia" w:eastAsiaTheme="majorEastAsia" w:hAnsiTheme="majorEastAsia" w:hint="eastAsia"/>
              </w:rPr>
            </w:pPr>
            <w:ins w:id="349" w:author="天赐 余" w:date="2025-12-04T09:13:00Z" w16du:dateUtc="2025-12-04T01:13:00Z">
              <w:r>
                <w:rPr>
                  <w:rFonts w:asciiTheme="majorEastAsia" w:eastAsiaTheme="majorEastAsia" w:hAnsiTheme="majorEastAsia" w:hint="eastAsia"/>
                </w:rPr>
                <w:t>端口</w:t>
              </w:r>
              <w:r>
                <w:rPr>
                  <w:rFonts w:asciiTheme="majorEastAsia" w:eastAsiaTheme="majorEastAsia" w:hAnsiTheme="majorEastAsia"/>
                </w:rPr>
                <w:t xml:space="preserve"> </w:t>
              </w:r>
            </w:ins>
          </w:p>
          <w:p w14:paraId="7F8854DF" w14:textId="4773B05A" w:rsidR="008B3AA2" w:rsidDel="008B3AA2" w:rsidRDefault="008B3AA2" w:rsidP="008B3AA2">
            <w:pPr>
              <w:spacing w:after="0" w:line="240" w:lineRule="auto"/>
              <w:ind w:firstLineChars="0" w:firstLine="0"/>
              <w:jc w:val="left"/>
              <w:rPr>
                <w:del w:id="350" w:author="天赐 余" w:date="2025-12-04T09:13:00Z" w16du:dateUtc="2025-12-04T01:13:00Z"/>
                <w:rFonts w:asciiTheme="majorEastAsia" w:eastAsiaTheme="majorEastAsia" w:hAnsiTheme="majorEastAsia" w:hint="eastAsia"/>
              </w:rPr>
            </w:pPr>
            <w:ins w:id="351" w:author="天赐 余" w:date="2025-12-04T09:13:00Z" w16du:dateUtc="2025-12-04T01:13:00Z">
              <w:r>
                <w:rPr>
                  <w:rFonts w:asciiTheme="majorEastAsia" w:eastAsiaTheme="majorEastAsia" w:hAnsiTheme="majorEastAsia"/>
                </w:rPr>
                <w:t>Port</w:t>
              </w:r>
            </w:ins>
            <w:del w:id="352" w:author="天赐 余" w:date="2025-12-04T09:13:00Z" w16du:dateUtc="2025-12-04T01:13:00Z">
              <w:r w:rsidDel="008B3AA2">
                <w:rPr>
                  <w:rFonts w:asciiTheme="majorEastAsia" w:eastAsiaTheme="majorEastAsia" w:hAnsiTheme="majorEastAsia" w:hint="eastAsia"/>
                </w:rPr>
                <w:delText>尽力而为流</w:delText>
              </w:r>
              <w:r w:rsidDel="008B3AA2">
                <w:rPr>
                  <w:rFonts w:asciiTheme="majorEastAsia" w:eastAsiaTheme="majorEastAsia" w:hAnsiTheme="majorEastAsia"/>
                </w:rPr>
                <w:delText xml:space="preserve"> </w:delText>
              </w:r>
            </w:del>
          </w:p>
          <w:p w14:paraId="2C2CE6C0" w14:textId="5847E311" w:rsidR="008B3AA2" w:rsidRDefault="008B3AA2" w:rsidP="008B3AA2">
            <w:pPr>
              <w:spacing w:after="0" w:line="240" w:lineRule="auto"/>
              <w:ind w:firstLineChars="0" w:firstLine="0"/>
              <w:jc w:val="left"/>
              <w:rPr>
                <w:rFonts w:asciiTheme="majorEastAsia" w:eastAsiaTheme="majorEastAsia" w:hAnsiTheme="majorEastAsia" w:hint="eastAsia"/>
              </w:rPr>
            </w:pPr>
            <w:del w:id="353" w:author="天赐 余" w:date="2025-12-04T09:13:00Z" w16du:dateUtc="2025-12-04T01:13:00Z">
              <w:r w:rsidDel="008B3AA2">
                <w:rPr>
                  <w:rFonts w:asciiTheme="majorEastAsia" w:eastAsiaTheme="majorEastAsia" w:hAnsiTheme="majorEastAsia"/>
                </w:rPr>
                <w:delText>Best effort traffic</w:delText>
              </w:r>
            </w:del>
          </w:p>
        </w:tc>
        <w:tc>
          <w:tcPr>
            <w:tcW w:w="3961" w:type="dxa"/>
            <w:vAlign w:val="center"/>
          </w:tcPr>
          <w:p w14:paraId="519D116A" w14:textId="3C414A0E" w:rsidR="008B3AA2" w:rsidRDefault="008B3AA2" w:rsidP="008B3AA2">
            <w:pPr>
              <w:spacing w:after="0" w:line="240" w:lineRule="auto"/>
              <w:ind w:firstLineChars="0" w:firstLine="0"/>
              <w:jc w:val="left"/>
              <w:rPr>
                <w:rFonts w:asciiTheme="majorEastAsia" w:eastAsiaTheme="majorEastAsia" w:hAnsiTheme="majorEastAsia" w:hint="eastAsia"/>
              </w:rPr>
            </w:pPr>
            <w:ins w:id="354" w:author="天赐 余" w:date="2025-12-04T09:13:00Z" w16du:dateUtc="2025-12-04T01:13:00Z">
              <w:r>
                <w:rPr>
                  <w:rFonts w:asciiTheme="majorEastAsia" w:eastAsiaTheme="majorEastAsia" w:hAnsiTheme="majorEastAsia" w:hint="eastAsia"/>
                </w:rPr>
                <w:t>网卡或交换中与链路连接的接口</w:t>
              </w:r>
            </w:ins>
            <w:del w:id="355" w:author="天赐 余" w:date="2025-12-04T09:13:00Z" w16du:dateUtc="2025-12-04T01:13:00Z">
              <w:r w:rsidDel="008B3AA2">
                <w:rPr>
                  <w:rFonts w:asciiTheme="majorEastAsia" w:eastAsiaTheme="majorEastAsia" w:hAnsiTheme="majorEastAsia" w:hint="eastAsia"/>
                </w:rPr>
                <w:delText>传统以太网中的数据流</w:delText>
              </w:r>
            </w:del>
          </w:p>
        </w:tc>
      </w:tr>
      <w:tr w:rsidR="008B3AA2" w14:paraId="162FF1EB" w14:textId="77777777">
        <w:trPr>
          <w:trHeight w:val="295"/>
          <w:jc w:val="center"/>
        </w:trPr>
        <w:tc>
          <w:tcPr>
            <w:tcW w:w="854" w:type="dxa"/>
            <w:vAlign w:val="center"/>
          </w:tcPr>
          <w:p w14:paraId="74234C8A"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10</w:t>
            </w:r>
          </w:p>
        </w:tc>
        <w:tc>
          <w:tcPr>
            <w:tcW w:w="3437" w:type="dxa"/>
            <w:vAlign w:val="center"/>
          </w:tcPr>
          <w:p w14:paraId="2FC2E15D" w14:textId="77777777" w:rsidR="008B3AA2" w:rsidRDefault="008B3AA2" w:rsidP="008B3AA2">
            <w:pPr>
              <w:spacing w:after="0" w:line="240" w:lineRule="auto"/>
              <w:ind w:firstLineChars="0" w:firstLine="0"/>
              <w:jc w:val="left"/>
              <w:rPr>
                <w:ins w:id="356" w:author="天赐 余" w:date="2025-12-04T09:13:00Z" w16du:dateUtc="2025-12-04T01:13:00Z"/>
                <w:rFonts w:asciiTheme="majorEastAsia" w:eastAsiaTheme="majorEastAsia" w:hAnsiTheme="majorEastAsia" w:hint="eastAsia"/>
              </w:rPr>
            </w:pPr>
            <w:ins w:id="357" w:author="天赐 余" w:date="2025-12-04T09:13:00Z" w16du:dateUtc="2025-12-04T01:13:00Z">
              <w:r>
                <w:rPr>
                  <w:rFonts w:asciiTheme="majorEastAsia" w:eastAsiaTheme="majorEastAsia" w:hAnsiTheme="majorEastAsia" w:hint="eastAsia"/>
                </w:rPr>
                <w:t>节点</w:t>
              </w:r>
            </w:ins>
          </w:p>
          <w:p w14:paraId="093C4B50" w14:textId="624C844D" w:rsidR="008B3AA2" w:rsidDel="008B3AA2" w:rsidRDefault="008B3AA2" w:rsidP="008B3AA2">
            <w:pPr>
              <w:spacing w:after="0" w:line="240" w:lineRule="auto"/>
              <w:ind w:firstLineChars="0" w:firstLine="0"/>
              <w:jc w:val="left"/>
              <w:rPr>
                <w:del w:id="358" w:author="天赐 余" w:date="2025-12-04T09:13:00Z" w16du:dateUtc="2025-12-04T01:13:00Z"/>
                <w:rFonts w:asciiTheme="majorEastAsia" w:eastAsiaTheme="majorEastAsia" w:hAnsiTheme="majorEastAsia" w:hint="eastAsia"/>
              </w:rPr>
            </w:pPr>
            <w:ins w:id="359" w:author="天赐 余" w:date="2025-12-04T09:13:00Z" w16du:dateUtc="2025-12-04T01:13:00Z">
              <w:r>
                <w:rPr>
                  <w:rFonts w:asciiTheme="majorEastAsia" w:eastAsiaTheme="majorEastAsia" w:hAnsiTheme="majorEastAsia" w:hint="eastAsia"/>
                </w:rPr>
                <w:t>Node</w:t>
              </w:r>
            </w:ins>
            <w:del w:id="360" w:author="天赐 余" w:date="2025-12-04T09:13:00Z" w16du:dateUtc="2025-12-04T01:13:00Z">
              <w:r w:rsidDel="008B3AA2">
                <w:rPr>
                  <w:rFonts w:asciiTheme="majorEastAsia" w:eastAsiaTheme="majorEastAsia" w:hAnsiTheme="majorEastAsia" w:hint="eastAsia"/>
                </w:rPr>
                <w:delText>端口</w:delText>
              </w:r>
              <w:r w:rsidDel="008B3AA2">
                <w:rPr>
                  <w:rFonts w:asciiTheme="majorEastAsia" w:eastAsiaTheme="majorEastAsia" w:hAnsiTheme="majorEastAsia"/>
                </w:rPr>
                <w:delText xml:space="preserve"> </w:delText>
              </w:r>
            </w:del>
          </w:p>
          <w:p w14:paraId="6921F53B" w14:textId="6E205D3E" w:rsidR="008B3AA2" w:rsidRDefault="008B3AA2" w:rsidP="008B3AA2">
            <w:pPr>
              <w:spacing w:after="0" w:line="240" w:lineRule="auto"/>
              <w:ind w:firstLineChars="0" w:firstLine="0"/>
              <w:jc w:val="left"/>
              <w:rPr>
                <w:rFonts w:asciiTheme="majorEastAsia" w:eastAsiaTheme="majorEastAsia" w:hAnsiTheme="majorEastAsia" w:hint="eastAsia"/>
              </w:rPr>
            </w:pPr>
            <w:del w:id="361" w:author="天赐 余" w:date="2025-12-04T09:13:00Z" w16du:dateUtc="2025-12-04T01:13:00Z">
              <w:r w:rsidDel="008B3AA2">
                <w:rPr>
                  <w:rFonts w:asciiTheme="majorEastAsia" w:eastAsiaTheme="majorEastAsia" w:hAnsiTheme="majorEastAsia"/>
                </w:rPr>
                <w:delText>Port</w:delText>
              </w:r>
            </w:del>
          </w:p>
        </w:tc>
        <w:tc>
          <w:tcPr>
            <w:tcW w:w="3961" w:type="dxa"/>
            <w:vAlign w:val="center"/>
          </w:tcPr>
          <w:p w14:paraId="56C9C8FA" w14:textId="2C7C5DCF" w:rsidR="008B3AA2" w:rsidRDefault="008B3AA2" w:rsidP="008B3AA2">
            <w:pPr>
              <w:spacing w:after="0" w:line="240" w:lineRule="auto"/>
              <w:ind w:firstLineChars="0" w:firstLine="0"/>
              <w:jc w:val="left"/>
              <w:rPr>
                <w:rFonts w:asciiTheme="majorEastAsia" w:eastAsiaTheme="majorEastAsia" w:hAnsiTheme="majorEastAsia" w:hint="eastAsia"/>
              </w:rPr>
            </w:pPr>
            <w:ins w:id="362" w:author="天赐 余" w:date="2025-12-04T09:13:00Z" w16du:dateUtc="2025-12-04T01:13:00Z">
              <w:r>
                <w:rPr>
                  <w:rFonts w:asciiTheme="majorEastAsia" w:eastAsiaTheme="majorEastAsia" w:hAnsiTheme="majorEastAsia" w:hint="eastAsia"/>
                </w:rPr>
                <w:t>网络中提供数据传输服务的设备，包括交换和网卡</w:t>
              </w:r>
            </w:ins>
            <w:del w:id="363" w:author="天赐 余" w:date="2025-12-04T09:13:00Z" w16du:dateUtc="2025-12-04T01:13:00Z">
              <w:r w:rsidDel="008B3AA2">
                <w:rPr>
                  <w:rFonts w:asciiTheme="majorEastAsia" w:eastAsiaTheme="majorEastAsia" w:hAnsiTheme="majorEastAsia" w:hint="eastAsia"/>
                </w:rPr>
                <w:delText>网卡或交换中与链路连接的接口</w:delText>
              </w:r>
            </w:del>
          </w:p>
        </w:tc>
      </w:tr>
      <w:tr w:rsidR="008B3AA2" w14:paraId="779E9875" w14:textId="77777777">
        <w:trPr>
          <w:trHeight w:val="247"/>
          <w:jc w:val="center"/>
        </w:trPr>
        <w:tc>
          <w:tcPr>
            <w:tcW w:w="854" w:type="dxa"/>
            <w:vAlign w:val="center"/>
          </w:tcPr>
          <w:p w14:paraId="486088B5" w14:textId="77777777" w:rsidR="008B3AA2" w:rsidRPr="006369E1" w:rsidRDefault="008B3AA2" w:rsidP="008B3AA2">
            <w:pPr>
              <w:spacing w:after="0" w:line="240" w:lineRule="auto"/>
              <w:ind w:firstLineChars="0" w:firstLine="0"/>
              <w:jc w:val="center"/>
              <w:rPr>
                <w:rFonts w:asciiTheme="majorEastAsia" w:eastAsiaTheme="majorEastAsia" w:hAnsiTheme="majorEastAsia" w:hint="eastAsia"/>
                <w:highlight w:val="yellow"/>
                <w:rPrChange w:id="364" w:author="天赐 余" w:date="2025-12-03T10:10:00Z" w16du:dateUtc="2025-12-03T02:10:00Z">
                  <w:rPr>
                    <w:rFonts w:asciiTheme="majorEastAsia" w:eastAsiaTheme="majorEastAsia" w:hAnsiTheme="majorEastAsia" w:hint="eastAsia"/>
                  </w:rPr>
                </w:rPrChange>
              </w:rPr>
            </w:pPr>
            <w:r w:rsidRPr="008B3AA2">
              <w:rPr>
                <w:rFonts w:asciiTheme="majorEastAsia" w:eastAsiaTheme="majorEastAsia" w:hAnsiTheme="majorEastAsia"/>
              </w:rPr>
              <w:t>11</w:t>
            </w:r>
          </w:p>
        </w:tc>
        <w:tc>
          <w:tcPr>
            <w:tcW w:w="3437" w:type="dxa"/>
            <w:vAlign w:val="center"/>
          </w:tcPr>
          <w:p w14:paraId="3A278DE4" w14:textId="77777777" w:rsidR="008B3AA2" w:rsidRDefault="008B3AA2" w:rsidP="008B3AA2">
            <w:pPr>
              <w:spacing w:after="0" w:line="240" w:lineRule="auto"/>
              <w:ind w:firstLineChars="0" w:firstLine="0"/>
              <w:jc w:val="left"/>
              <w:rPr>
                <w:ins w:id="365" w:author="天赐 余" w:date="2025-12-04T09:13:00Z" w16du:dateUtc="2025-12-04T01:13:00Z"/>
                <w:rFonts w:asciiTheme="majorEastAsia" w:eastAsiaTheme="majorEastAsia" w:hAnsiTheme="majorEastAsia" w:hint="eastAsia"/>
              </w:rPr>
            </w:pPr>
            <w:ins w:id="366" w:author="天赐 余" w:date="2025-12-04T09:13:00Z" w16du:dateUtc="2025-12-04T01:13:00Z">
              <w:r>
                <w:rPr>
                  <w:rFonts w:asciiTheme="majorEastAsia" w:eastAsiaTheme="majorEastAsia" w:hAnsiTheme="majorEastAsia" w:hint="eastAsia"/>
                </w:rPr>
                <w:t>异步</w:t>
              </w:r>
            </w:ins>
          </w:p>
          <w:p w14:paraId="3A695468" w14:textId="1A7B2671" w:rsidR="008B3AA2" w:rsidRPr="006369E1" w:rsidRDefault="008B3AA2" w:rsidP="008B3AA2">
            <w:pPr>
              <w:spacing w:after="0" w:line="240" w:lineRule="auto"/>
              <w:ind w:firstLineChars="0" w:firstLine="0"/>
              <w:jc w:val="left"/>
              <w:rPr>
                <w:rFonts w:asciiTheme="majorEastAsia" w:eastAsiaTheme="majorEastAsia" w:hAnsiTheme="majorEastAsia" w:hint="eastAsia"/>
                <w:highlight w:val="yellow"/>
                <w:rPrChange w:id="367" w:author="天赐 余" w:date="2025-12-03T10:10:00Z" w16du:dateUtc="2025-12-03T02:10:00Z">
                  <w:rPr>
                    <w:rFonts w:asciiTheme="majorEastAsia" w:eastAsiaTheme="majorEastAsia" w:hAnsiTheme="majorEastAsia" w:hint="eastAsia"/>
                  </w:rPr>
                </w:rPrChange>
              </w:rPr>
            </w:pPr>
            <w:ins w:id="368" w:author="天赐 余" w:date="2025-12-04T09:13:00Z" w16du:dateUtc="2025-12-04T01:13:00Z">
              <w:r w:rsidRPr="00EE57C2">
                <w:rPr>
                  <w:rFonts w:asciiTheme="majorEastAsia" w:eastAsiaTheme="majorEastAsia" w:hAnsiTheme="majorEastAsia"/>
                </w:rPr>
                <w:t>Asynchronous</w:t>
              </w:r>
            </w:ins>
            <w:del w:id="369" w:author="天赐 余" w:date="2025-12-04T09:13:00Z" w16du:dateUtc="2025-12-04T01:13:00Z">
              <w:r w:rsidRPr="006369E1" w:rsidDel="008B3AA2">
                <w:rPr>
                  <w:rFonts w:asciiTheme="majorEastAsia" w:eastAsiaTheme="majorEastAsia" w:hAnsiTheme="majorEastAsia" w:hint="eastAsia"/>
                  <w:highlight w:val="yellow"/>
                  <w:rPrChange w:id="370" w:author="天赐 余" w:date="2025-12-03T10:10:00Z" w16du:dateUtc="2025-12-03T02:10:00Z">
                    <w:rPr>
                      <w:rFonts w:asciiTheme="majorEastAsia" w:eastAsiaTheme="majorEastAsia" w:hAnsiTheme="majorEastAsia" w:hint="eastAsia"/>
                    </w:rPr>
                  </w:rPrChange>
                </w:rPr>
                <w:delText>拜占庭错误故障 Byzantine error fault</w:delText>
              </w:r>
            </w:del>
          </w:p>
        </w:tc>
        <w:tc>
          <w:tcPr>
            <w:tcW w:w="3961" w:type="dxa"/>
            <w:vAlign w:val="center"/>
          </w:tcPr>
          <w:p w14:paraId="75D7ECA6" w14:textId="017E82E3" w:rsidR="008B3AA2" w:rsidRPr="006369E1" w:rsidRDefault="008B3AA2" w:rsidP="008B3AA2">
            <w:pPr>
              <w:spacing w:after="0" w:line="240" w:lineRule="auto"/>
              <w:ind w:firstLineChars="0" w:firstLine="0"/>
              <w:jc w:val="left"/>
              <w:rPr>
                <w:rFonts w:asciiTheme="majorEastAsia" w:eastAsiaTheme="majorEastAsia" w:hAnsiTheme="majorEastAsia" w:hint="eastAsia"/>
                <w:highlight w:val="yellow"/>
                <w:rPrChange w:id="371" w:author="天赐 余" w:date="2025-12-03T10:10:00Z" w16du:dateUtc="2025-12-03T02:10:00Z">
                  <w:rPr>
                    <w:rFonts w:asciiTheme="majorEastAsia" w:eastAsiaTheme="majorEastAsia" w:hAnsiTheme="majorEastAsia" w:hint="eastAsia"/>
                  </w:rPr>
                </w:rPrChange>
              </w:rPr>
            </w:pPr>
            <w:ins w:id="372" w:author="天赐 余" w:date="2025-12-04T09:13:00Z" w16du:dateUtc="2025-12-04T01:13:00Z">
              <w:r>
                <w:rPr>
                  <w:rFonts w:asciiTheme="majorEastAsia" w:eastAsiaTheme="majorEastAsia" w:hAnsiTheme="majorEastAsia" w:hint="eastAsia"/>
                </w:rPr>
                <w:t>指应用未与网络同步，流量发送行为未与网络调度对齐</w:t>
              </w:r>
            </w:ins>
            <w:del w:id="373" w:author="天赐 余" w:date="2025-12-04T09:13:00Z" w16du:dateUtc="2025-12-04T01:13:00Z">
              <w:r w:rsidRPr="006369E1" w:rsidDel="008B3AA2">
                <w:rPr>
                  <w:rFonts w:asciiTheme="majorEastAsia" w:eastAsiaTheme="majorEastAsia" w:hAnsiTheme="majorEastAsia" w:hint="eastAsia"/>
                  <w:highlight w:val="yellow"/>
                  <w:rPrChange w:id="374" w:author="天赐 余" w:date="2025-12-03T10:10:00Z" w16du:dateUtc="2025-12-03T02:10:00Z">
                    <w:rPr>
                      <w:rFonts w:asciiTheme="majorEastAsia" w:eastAsiaTheme="majorEastAsia" w:hAnsiTheme="majorEastAsia" w:hint="eastAsia"/>
                    </w:rPr>
                  </w:rPrChange>
                </w:rPr>
                <w:delText>产生错误结果的故障</w:delText>
              </w:r>
            </w:del>
          </w:p>
        </w:tc>
      </w:tr>
      <w:tr w:rsidR="008B3AA2" w:rsidDel="008B3AA2" w14:paraId="26AFAF00" w14:textId="4C41464B">
        <w:trPr>
          <w:trHeight w:val="348"/>
          <w:jc w:val="center"/>
          <w:del w:id="375" w:author="天赐 余" w:date="2025-12-04T09:13:00Z"/>
        </w:trPr>
        <w:tc>
          <w:tcPr>
            <w:tcW w:w="854" w:type="dxa"/>
            <w:vAlign w:val="center"/>
          </w:tcPr>
          <w:p w14:paraId="1A4BBFF6" w14:textId="625820FC" w:rsidR="008B3AA2" w:rsidDel="008B3AA2" w:rsidRDefault="008B3AA2" w:rsidP="008B3AA2">
            <w:pPr>
              <w:spacing w:after="0" w:line="240" w:lineRule="auto"/>
              <w:ind w:firstLineChars="0" w:firstLine="0"/>
              <w:jc w:val="center"/>
              <w:rPr>
                <w:del w:id="376" w:author="天赐 余" w:date="2025-12-04T09:13:00Z" w16du:dateUtc="2025-12-04T01:13:00Z"/>
                <w:rFonts w:asciiTheme="majorEastAsia" w:eastAsiaTheme="majorEastAsia" w:hAnsiTheme="majorEastAsia" w:hint="eastAsia"/>
              </w:rPr>
            </w:pPr>
            <w:del w:id="377" w:author="天赐 余" w:date="2025-12-04T09:13:00Z" w16du:dateUtc="2025-12-04T01:13:00Z">
              <w:r w:rsidDel="008B3AA2">
                <w:rPr>
                  <w:rFonts w:asciiTheme="majorEastAsia" w:eastAsiaTheme="majorEastAsia" w:hAnsiTheme="majorEastAsia"/>
                </w:rPr>
                <w:delText>12</w:delText>
              </w:r>
            </w:del>
          </w:p>
        </w:tc>
        <w:tc>
          <w:tcPr>
            <w:tcW w:w="3437" w:type="dxa"/>
            <w:vAlign w:val="center"/>
          </w:tcPr>
          <w:p w14:paraId="670FF2CB" w14:textId="69F64314" w:rsidR="008B3AA2" w:rsidRPr="006369E1" w:rsidDel="008B3AA2" w:rsidRDefault="008B3AA2" w:rsidP="008B3AA2">
            <w:pPr>
              <w:spacing w:after="0" w:line="240" w:lineRule="auto"/>
              <w:ind w:firstLineChars="0" w:firstLine="0"/>
              <w:jc w:val="left"/>
              <w:rPr>
                <w:del w:id="378" w:author="天赐 余" w:date="2025-12-04T09:13:00Z" w16du:dateUtc="2025-12-04T01:13:00Z"/>
                <w:rFonts w:asciiTheme="majorEastAsia" w:eastAsiaTheme="majorEastAsia" w:hAnsiTheme="majorEastAsia" w:hint="eastAsia"/>
                <w:highlight w:val="yellow"/>
                <w:rPrChange w:id="379" w:author="天赐 余" w:date="2025-12-03T10:15:00Z" w16du:dateUtc="2025-12-03T02:15:00Z">
                  <w:rPr>
                    <w:del w:id="380" w:author="天赐 余" w:date="2025-12-04T09:13:00Z" w16du:dateUtc="2025-12-04T01:13:00Z"/>
                    <w:rFonts w:asciiTheme="majorEastAsia" w:eastAsiaTheme="majorEastAsia" w:hAnsiTheme="majorEastAsia" w:hint="eastAsia"/>
                  </w:rPr>
                </w:rPrChange>
              </w:rPr>
            </w:pPr>
            <w:del w:id="381" w:author="天赐 余" w:date="2025-11-29T17:40:00Z" w16du:dateUtc="2025-11-29T09:40:00Z">
              <w:r w:rsidRPr="006369E1" w:rsidDel="00350BA3">
                <w:rPr>
                  <w:rFonts w:asciiTheme="majorEastAsia" w:eastAsiaTheme="majorEastAsia" w:hAnsiTheme="majorEastAsia" w:hint="eastAsia"/>
                  <w:highlight w:val="yellow"/>
                  <w:rPrChange w:id="382" w:author="天赐 余" w:date="2025-12-03T10:15:00Z" w16du:dateUtc="2025-12-03T02:15:00Z">
                    <w:rPr>
                      <w:rFonts w:asciiTheme="majorEastAsia" w:eastAsiaTheme="majorEastAsia" w:hAnsiTheme="majorEastAsia" w:hint="eastAsia"/>
                    </w:rPr>
                  </w:rPrChange>
                </w:rPr>
                <w:delText>不一致遗漏故障 Inconsistent omissions fault</w:delText>
              </w:r>
            </w:del>
          </w:p>
        </w:tc>
        <w:tc>
          <w:tcPr>
            <w:tcW w:w="3961" w:type="dxa"/>
            <w:vAlign w:val="center"/>
          </w:tcPr>
          <w:p w14:paraId="69E238F3" w14:textId="277846CF" w:rsidR="008B3AA2" w:rsidRPr="006369E1" w:rsidDel="008B3AA2" w:rsidRDefault="008B3AA2" w:rsidP="008B3AA2">
            <w:pPr>
              <w:spacing w:after="0" w:line="240" w:lineRule="auto"/>
              <w:ind w:firstLineChars="0" w:firstLine="0"/>
              <w:jc w:val="left"/>
              <w:rPr>
                <w:del w:id="383" w:author="天赐 余" w:date="2025-12-04T09:13:00Z" w16du:dateUtc="2025-12-04T01:13:00Z"/>
                <w:rFonts w:asciiTheme="majorEastAsia" w:eastAsiaTheme="majorEastAsia" w:hAnsiTheme="majorEastAsia" w:hint="eastAsia"/>
                <w:highlight w:val="yellow"/>
                <w:rPrChange w:id="384" w:author="天赐 余" w:date="2025-12-03T10:15:00Z" w16du:dateUtc="2025-12-03T02:15:00Z">
                  <w:rPr>
                    <w:del w:id="385" w:author="天赐 余" w:date="2025-12-04T09:13:00Z" w16du:dateUtc="2025-12-04T01:13:00Z"/>
                    <w:rFonts w:asciiTheme="majorEastAsia" w:eastAsiaTheme="majorEastAsia" w:hAnsiTheme="majorEastAsia" w:hint="eastAsia"/>
                  </w:rPr>
                </w:rPrChange>
              </w:rPr>
            </w:pPr>
            <w:del w:id="386" w:author="天赐 余" w:date="2025-11-29T17:40:00Z" w16du:dateUtc="2025-11-29T09:40:00Z">
              <w:r w:rsidRPr="006369E1" w:rsidDel="00350BA3">
                <w:rPr>
                  <w:rFonts w:asciiTheme="majorEastAsia" w:eastAsiaTheme="majorEastAsia" w:hAnsiTheme="majorEastAsia" w:hint="eastAsia"/>
                  <w:highlight w:val="yellow"/>
                  <w:rPrChange w:id="387" w:author="天赐 余" w:date="2025-12-03T10:15:00Z" w16du:dateUtc="2025-12-03T02:15:00Z">
                    <w:rPr>
                      <w:rFonts w:asciiTheme="majorEastAsia" w:eastAsiaTheme="majorEastAsia" w:hAnsiTheme="majorEastAsia" w:hint="eastAsia"/>
                    </w:rPr>
                  </w:rPrChange>
                </w:rPr>
                <w:delText>未产生结果的故障</w:delText>
              </w:r>
            </w:del>
          </w:p>
        </w:tc>
      </w:tr>
      <w:tr w:rsidR="008B3AA2" w:rsidDel="008B3AA2" w14:paraId="23A36134" w14:textId="4B828393">
        <w:trPr>
          <w:trHeight w:val="348"/>
          <w:jc w:val="center"/>
          <w:del w:id="388" w:author="天赐 余" w:date="2025-12-04T09:13:00Z"/>
        </w:trPr>
        <w:tc>
          <w:tcPr>
            <w:tcW w:w="854" w:type="dxa"/>
            <w:vAlign w:val="center"/>
          </w:tcPr>
          <w:p w14:paraId="3CD95BFB" w14:textId="52AF3191" w:rsidR="008B3AA2" w:rsidDel="008B3AA2" w:rsidRDefault="008B3AA2" w:rsidP="008B3AA2">
            <w:pPr>
              <w:spacing w:after="0" w:line="240" w:lineRule="auto"/>
              <w:ind w:firstLineChars="0" w:firstLine="0"/>
              <w:jc w:val="center"/>
              <w:rPr>
                <w:del w:id="389" w:author="天赐 余" w:date="2025-12-04T09:13:00Z" w16du:dateUtc="2025-12-04T01:13:00Z"/>
                <w:rFonts w:asciiTheme="majorEastAsia" w:eastAsiaTheme="majorEastAsia" w:hAnsiTheme="majorEastAsia" w:hint="eastAsia"/>
              </w:rPr>
            </w:pPr>
            <w:del w:id="390" w:author="天赐 余" w:date="2025-12-04T09:13:00Z" w16du:dateUtc="2025-12-04T01:13:00Z">
              <w:r w:rsidDel="008B3AA2">
                <w:rPr>
                  <w:rFonts w:asciiTheme="majorEastAsia" w:eastAsiaTheme="majorEastAsia" w:hAnsiTheme="majorEastAsia" w:hint="eastAsia"/>
                </w:rPr>
                <w:delText>13</w:delText>
              </w:r>
            </w:del>
          </w:p>
        </w:tc>
        <w:tc>
          <w:tcPr>
            <w:tcW w:w="3437" w:type="dxa"/>
            <w:vAlign w:val="center"/>
          </w:tcPr>
          <w:p w14:paraId="79AA82DF" w14:textId="78738FE2" w:rsidR="008B3AA2" w:rsidDel="00350BA3" w:rsidRDefault="008B3AA2" w:rsidP="008B3AA2">
            <w:pPr>
              <w:spacing w:after="0" w:line="240" w:lineRule="auto"/>
              <w:ind w:firstLineChars="0" w:firstLine="0"/>
              <w:jc w:val="left"/>
              <w:rPr>
                <w:del w:id="391" w:author="天赐 余" w:date="2025-11-29T17:40:00Z" w16du:dateUtc="2025-11-29T09:40:00Z"/>
                <w:rFonts w:asciiTheme="majorEastAsia" w:eastAsiaTheme="majorEastAsia" w:hAnsiTheme="majorEastAsia" w:hint="eastAsia"/>
              </w:rPr>
            </w:pPr>
            <w:del w:id="392" w:author="天赐 余" w:date="2025-11-29T17:40:00Z" w16du:dateUtc="2025-11-29T09:40:00Z">
              <w:r w:rsidDel="00350BA3">
                <w:rPr>
                  <w:rFonts w:asciiTheme="majorEastAsia" w:eastAsiaTheme="majorEastAsia" w:hAnsiTheme="majorEastAsia" w:hint="eastAsia"/>
                </w:rPr>
                <w:delText>消息周期</w:delText>
              </w:r>
            </w:del>
          </w:p>
          <w:p w14:paraId="1D6BAB49" w14:textId="260D5AA0" w:rsidR="008B3AA2" w:rsidDel="008B3AA2" w:rsidRDefault="008B3AA2" w:rsidP="008B3AA2">
            <w:pPr>
              <w:spacing w:after="0" w:line="240" w:lineRule="auto"/>
              <w:ind w:firstLineChars="0" w:firstLine="0"/>
              <w:jc w:val="left"/>
              <w:rPr>
                <w:del w:id="393" w:author="天赐 余" w:date="2025-12-04T09:13:00Z" w16du:dateUtc="2025-12-04T01:13:00Z"/>
                <w:rFonts w:asciiTheme="majorEastAsia" w:eastAsiaTheme="majorEastAsia" w:hAnsiTheme="majorEastAsia" w:hint="eastAsia"/>
              </w:rPr>
            </w:pPr>
            <w:del w:id="394" w:author="天赐 余" w:date="2025-11-29T17:40:00Z" w16du:dateUtc="2025-11-29T09:40:00Z">
              <w:r w:rsidDel="00350BA3">
                <w:rPr>
                  <w:rFonts w:asciiTheme="majorEastAsia" w:eastAsiaTheme="majorEastAsia" w:hAnsiTheme="majorEastAsia" w:hint="eastAsia"/>
                </w:rPr>
                <w:delText>Interval</w:delText>
              </w:r>
            </w:del>
          </w:p>
        </w:tc>
        <w:tc>
          <w:tcPr>
            <w:tcW w:w="3961" w:type="dxa"/>
            <w:vAlign w:val="center"/>
          </w:tcPr>
          <w:p w14:paraId="4696D62D" w14:textId="695A6285" w:rsidR="008B3AA2" w:rsidDel="008B3AA2" w:rsidRDefault="008B3AA2" w:rsidP="008B3AA2">
            <w:pPr>
              <w:spacing w:after="0" w:line="240" w:lineRule="auto"/>
              <w:ind w:firstLineChars="0" w:firstLine="0"/>
              <w:jc w:val="left"/>
              <w:rPr>
                <w:del w:id="395" w:author="天赐 余" w:date="2025-12-04T09:13:00Z" w16du:dateUtc="2025-12-04T01:13:00Z"/>
                <w:rFonts w:asciiTheme="majorEastAsia" w:eastAsiaTheme="majorEastAsia" w:hAnsiTheme="majorEastAsia" w:hint="eastAsia"/>
              </w:rPr>
            </w:pPr>
            <w:del w:id="396" w:author="天赐 余" w:date="2025-11-29T17:40:00Z" w16du:dateUtc="2025-11-29T09:40:00Z">
              <w:r w:rsidDel="00350BA3">
                <w:rPr>
                  <w:rFonts w:asciiTheme="majorEastAsia" w:eastAsiaTheme="majorEastAsia" w:hAnsiTheme="majorEastAsia" w:hint="eastAsia"/>
                </w:rPr>
                <w:delText>上一轮流量产生到下一轮流量产生的时间长度</w:delText>
              </w:r>
            </w:del>
          </w:p>
        </w:tc>
      </w:tr>
      <w:tr w:rsidR="008B3AA2" w:rsidDel="008B3AA2" w14:paraId="26394A90" w14:textId="067EC450">
        <w:trPr>
          <w:trHeight w:val="348"/>
          <w:jc w:val="center"/>
          <w:del w:id="397" w:author="天赐 余" w:date="2025-12-04T09:13:00Z"/>
        </w:trPr>
        <w:tc>
          <w:tcPr>
            <w:tcW w:w="854" w:type="dxa"/>
            <w:vAlign w:val="center"/>
          </w:tcPr>
          <w:p w14:paraId="4DD4CE19" w14:textId="042FA185" w:rsidR="008B3AA2" w:rsidDel="008B3AA2" w:rsidRDefault="008B3AA2" w:rsidP="008B3AA2">
            <w:pPr>
              <w:spacing w:after="0" w:line="240" w:lineRule="auto"/>
              <w:ind w:firstLineChars="0" w:firstLine="0"/>
              <w:jc w:val="center"/>
              <w:rPr>
                <w:del w:id="398" w:author="天赐 余" w:date="2025-12-04T09:13:00Z" w16du:dateUtc="2025-12-04T01:13:00Z"/>
                <w:rFonts w:asciiTheme="majorEastAsia" w:eastAsiaTheme="majorEastAsia" w:hAnsiTheme="majorEastAsia" w:hint="eastAsia"/>
              </w:rPr>
            </w:pPr>
            <w:del w:id="399" w:author="天赐 余" w:date="2025-12-04T09:13:00Z" w16du:dateUtc="2025-12-04T01:13:00Z">
              <w:r w:rsidDel="008B3AA2">
                <w:rPr>
                  <w:rFonts w:asciiTheme="majorEastAsia" w:eastAsiaTheme="majorEastAsia" w:hAnsiTheme="majorEastAsia" w:hint="eastAsia"/>
                </w:rPr>
                <w:delText>14</w:delText>
              </w:r>
            </w:del>
          </w:p>
        </w:tc>
        <w:tc>
          <w:tcPr>
            <w:tcW w:w="3437" w:type="dxa"/>
            <w:vAlign w:val="center"/>
          </w:tcPr>
          <w:p w14:paraId="77F3767C" w14:textId="758A5D9D" w:rsidR="008B3AA2" w:rsidDel="00350BA3" w:rsidRDefault="008B3AA2" w:rsidP="008B3AA2">
            <w:pPr>
              <w:spacing w:after="0" w:line="240" w:lineRule="auto"/>
              <w:ind w:firstLineChars="0" w:firstLine="0"/>
              <w:jc w:val="left"/>
              <w:rPr>
                <w:del w:id="400" w:author="天赐 余" w:date="2025-11-29T17:40:00Z" w16du:dateUtc="2025-11-29T09:40:00Z"/>
                <w:rFonts w:asciiTheme="majorEastAsia" w:eastAsiaTheme="majorEastAsia" w:hAnsiTheme="majorEastAsia" w:hint="eastAsia"/>
              </w:rPr>
            </w:pPr>
            <w:del w:id="401" w:author="天赐 余" w:date="2025-11-29T17:40:00Z" w16du:dateUtc="2025-11-29T09:40:00Z">
              <w:r w:rsidDel="00350BA3">
                <w:rPr>
                  <w:rFonts w:asciiTheme="majorEastAsia" w:eastAsiaTheme="majorEastAsia" w:hAnsiTheme="majorEastAsia" w:hint="eastAsia"/>
                </w:rPr>
                <w:delText>节点</w:delText>
              </w:r>
            </w:del>
          </w:p>
          <w:p w14:paraId="52157858" w14:textId="325420D1" w:rsidR="008B3AA2" w:rsidDel="008B3AA2" w:rsidRDefault="008B3AA2" w:rsidP="008B3AA2">
            <w:pPr>
              <w:spacing w:after="0" w:line="240" w:lineRule="auto"/>
              <w:ind w:firstLineChars="0" w:firstLine="0"/>
              <w:jc w:val="left"/>
              <w:rPr>
                <w:del w:id="402" w:author="天赐 余" w:date="2025-12-04T09:13:00Z" w16du:dateUtc="2025-12-04T01:13:00Z"/>
                <w:rFonts w:asciiTheme="majorEastAsia" w:eastAsiaTheme="majorEastAsia" w:hAnsiTheme="majorEastAsia" w:hint="eastAsia"/>
              </w:rPr>
            </w:pPr>
            <w:del w:id="403" w:author="天赐 余" w:date="2025-11-29T17:40:00Z" w16du:dateUtc="2025-11-29T09:40:00Z">
              <w:r w:rsidDel="00350BA3">
                <w:rPr>
                  <w:rFonts w:asciiTheme="majorEastAsia" w:eastAsiaTheme="majorEastAsia" w:hAnsiTheme="majorEastAsia" w:hint="eastAsia"/>
                </w:rPr>
                <w:delText>Node</w:delText>
              </w:r>
            </w:del>
          </w:p>
        </w:tc>
        <w:tc>
          <w:tcPr>
            <w:tcW w:w="3961" w:type="dxa"/>
            <w:vAlign w:val="center"/>
          </w:tcPr>
          <w:p w14:paraId="1CB6A735" w14:textId="607BBFED" w:rsidR="008B3AA2" w:rsidDel="008B3AA2" w:rsidRDefault="008B3AA2" w:rsidP="008B3AA2">
            <w:pPr>
              <w:spacing w:after="0" w:line="240" w:lineRule="auto"/>
              <w:ind w:firstLineChars="0" w:firstLine="0"/>
              <w:jc w:val="left"/>
              <w:rPr>
                <w:del w:id="404" w:author="天赐 余" w:date="2025-12-04T09:13:00Z" w16du:dateUtc="2025-12-04T01:13:00Z"/>
                <w:rFonts w:asciiTheme="majorEastAsia" w:eastAsiaTheme="majorEastAsia" w:hAnsiTheme="majorEastAsia" w:hint="eastAsia"/>
              </w:rPr>
            </w:pPr>
            <w:del w:id="405" w:author="天赐 余" w:date="2025-11-29T17:40:00Z" w16du:dateUtc="2025-11-29T09:40:00Z">
              <w:r w:rsidDel="00350BA3">
                <w:rPr>
                  <w:rFonts w:asciiTheme="majorEastAsia" w:eastAsiaTheme="majorEastAsia" w:hAnsiTheme="majorEastAsia" w:hint="eastAsia"/>
                </w:rPr>
                <w:delText>网络中提供数据传输服务的设备，包括交换和网卡</w:delText>
              </w:r>
            </w:del>
          </w:p>
        </w:tc>
      </w:tr>
    </w:tbl>
    <w:p w14:paraId="7EEE3387" w14:textId="77777777" w:rsidR="00717322" w:rsidRDefault="00000000" w:rsidP="007523D7">
      <w:pPr>
        <w:pStyle w:val="11"/>
      </w:pPr>
      <w:r>
        <w:rPr>
          <w:rFonts w:hint="eastAsia"/>
        </w:rPr>
        <w:lastRenderedPageBreak/>
        <w:t>简称和缩略语</w:t>
      </w:r>
    </w:p>
    <w:tbl>
      <w:tblPr>
        <w:tblStyle w:val="aff1"/>
        <w:tblW w:w="8296" w:type="dxa"/>
        <w:jc w:val="center"/>
        <w:tblLayout w:type="fixed"/>
        <w:tblLook w:val="04A0" w:firstRow="1" w:lastRow="0" w:firstColumn="1" w:lastColumn="0" w:noHBand="0" w:noVBand="1"/>
      </w:tblPr>
      <w:tblGrid>
        <w:gridCol w:w="846"/>
        <w:gridCol w:w="1196"/>
        <w:gridCol w:w="6254"/>
        <w:tblGridChange w:id="406">
          <w:tblGrid>
            <w:gridCol w:w="846"/>
            <w:gridCol w:w="1196"/>
            <w:gridCol w:w="6254"/>
          </w:tblGrid>
        </w:tblGridChange>
      </w:tblGrid>
      <w:tr w:rsidR="00717322" w14:paraId="7F8210BA" w14:textId="77777777">
        <w:trPr>
          <w:trHeight w:val="443"/>
          <w:jc w:val="center"/>
        </w:trPr>
        <w:tc>
          <w:tcPr>
            <w:tcW w:w="846" w:type="dxa"/>
            <w:vAlign w:val="center"/>
          </w:tcPr>
          <w:p w14:paraId="133BAB3F"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序号</w:t>
            </w:r>
          </w:p>
        </w:tc>
        <w:tc>
          <w:tcPr>
            <w:tcW w:w="1196" w:type="dxa"/>
            <w:vAlign w:val="center"/>
          </w:tcPr>
          <w:p w14:paraId="73254442"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简称</w:t>
            </w:r>
          </w:p>
        </w:tc>
        <w:tc>
          <w:tcPr>
            <w:tcW w:w="6254" w:type="dxa"/>
            <w:vAlign w:val="center"/>
          </w:tcPr>
          <w:p w14:paraId="77B896E7"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缩略语</w:t>
            </w:r>
          </w:p>
        </w:tc>
      </w:tr>
      <w:tr w:rsidR="00717322" w14:paraId="10509704" w14:textId="77777777">
        <w:trPr>
          <w:trHeight w:hRule="exact" w:val="685"/>
          <w:jc w:val="center"/>
        </w:trPr>
        <w:tc>
          <w:tcPr>
            <w:tcW w:w="846" w:type="dxa"/>
            <w:vAlign w:val="center"/>
          </w:tcPr>
          <w:p w14:paraId="3BC8B6AB"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w:t>
            </w:r>
          </w:p>
        </w:tc>
        <w:tc>
          <w:tcPr>
            <w:tcW w:w="1196" w:type="dxa"/>
            <w:vAlign w:val="center"/>
          </w:tcPr>
          <w:p w14:paraId="1E1484C8"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TSN</w:t>
            </w:r>
          </w:p>
        </w:tc>
        <w:tc>
          <w:tcPr>
            <w:tcW w:w="6254" w:type="dxa"/>
            <w:vAlign w:val="center"/>
          </w:tcPr>
          <w:p w14:paraId="1436AB26"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Time-Sensitive Networking</w:t>
            </w:r>
            <w:r>
              <w:rPr>
                <w:rFonts w:asciiTheme="majorEastAsia" w:eastAsiaTheme="majorEastAsia" w:hAnsiTheme="majorEastAsia" w:hint="eastAsia"/>
              </w:rPr>
              <w:t>，时间敏感网络</w:t>
            </w:r>
          </w:p>
        </w:tc>
      </w:tr>
      <w:tr w:rsidR="00717322" w14:paraId="3D5E7799" w14:textId="77777777">
        <w:trPr>
          <w:trHeight w:val="688"/>
          <w:jc w:val="center"/>
        </w:trPr>
        <w:tc>
          <w:tcPr>
            <w:tcW w:w="846" w:type="dxa"/>
            <w:vAlign w:val="center"/>
          </w:tcPr>
          <w:p w14:paraId="7EBE2F7E"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2</w:t>
            </w:r>
          </w:p>
        </w:tc>
        <w:tc>
          <w:tcPr>
            <w:tcW w:w="1196" w:type="dxa"/>
            <w:vAlign w:val="center"/>
          </w:tcPr>
          <w:p w14:paraId="6130FA12"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TAS</w:t>
            </w:r>
          </w:p>
        </w:tc>
        <w:tc>
          <w:tcPr>
            <w:tcW w:w="6254" w:type="dxa"/>
            <w:vAlign w:val="center"/>
          </w:tcPr>
          <w:p w14:paraId="2EF663C6"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Time Aware Shaper</w:t>
            </w:r>
            <w:r>
              <w:rPr>
                <w:rFonts w:asciiTheme="majorEastAsia" w:eastAsiaTheme="majorEastAsia" w:hAnsiTheme="majorEastAsia" w:hint="eastAsia"/>
              </w:rPr>
              <w:t>，时间感知整形</w:t>
            </w:r>
          </w:p>
        </w:tc>
      </w:tr>
      <w:tr w:rsidR="00717322" w14:paraId="68716224" w14:textId="77777777">
        <w:trPr>
          <w:trHeight w:val="698"/>
          <w:jc w:val="center"/>
        </w:trPr>
        <w:tc>
          <w:tcPr>
            <w:tcW w:w="846" w:type="dxa"/>
            <w:vAlign w:val="center"/>
          </w:tcPr>
          <w:p w14:paraId="6C1F0C29"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3</w:t>
            </w:r>
          </w:p>
        </w:tc>
        <w:tc>
          <w:tcPr>
            <w:tcW w:w="1196" w:type="dxa"/>
            <w:vAlign w:val="center"/>
          </w:tcPr>
          <w:p w14:paraId="7E226A17"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CBS</w:t>
            </w:r>
          </w:p>
        </w:tc>
        <w:tc>
          <w:tcPr>
            <w:tcW w:w="6254" w:type="dxa"/>
            <w:vAlign w:val="center"/>
          </w:tcPr>
          <w:p w14:paraId="094CF576"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Credit Based Shaper</w:t>
            </w:r>
            <w:r>
              <w:rPr>
                <w:rFonts w:asciiTheme="majorEastAsia" w:eastAsiaTheme="majorEastAsia" w:hAnsiTheme="majorEastAsia" w:hint="eastAsia"/>
              </w:rPr>
              <w:t>，基于信用的整形器</w:t>
            </w:r>
          </w:p>
        </w:tc>
      </w:tr>
      <w:tr w:rsidR="008B3AA2" w14:paraId="70D15BA3" w14:textId="77777777">
        <w:trPr>
          <w:trHeight w:val="863"/>
          <w:jc w:val="center"/>
        </w:trPr>
        <w:tc>
          <w:tcPr>
            <w:tcW w:w="846" w:type="dxa"/>
            <w:vAlign w:val="center"/>
          </w:tcPr>
          <w:p w14:paraId="60CEFAB5" w14:textId="77777777" w:rsidR="008B3AA2" w:rsidRPr="00F00ABF" w:rsidRDefault="008B3AA2" w:rsidP="008B3AA2">
            <w:pPr>
              <w:spacing w:after="0" w:line="240" w:lineRule="auto"/>
              <w:ind w:firstLineChars="0" w:firstLine="0"/>
              <w:jc w:val="center"/>
              <w:rPr>
                <w:rFonts w:asciiTheme="majorEastAsia" w:eastAsiaTheme="majorEastAsia" w:hAnsiTheme="majorEastAsia" w:hint="eastAsia"/>
                <w:highlight w:val="yellow"/>
                <w:rPrChange w:id="407" w:author="天赐 余" w:date="2025-12-03T10:16:00Z" w16du:dateUtc="2025-12-03T02:16:00Z">
                  <w:rPr>
                    <w:rFonts w:asciiTheme="majorEastAsia" w:eastAsiaTheme="majorEastAsia" w:hAnsiTheme="majorEastAsia" w:hint="eastAsia"/>
                  </w:rPr>
                </w:rPrChange>
              </w:rPr>
            </w:pPr>
            <w:r w:rsidRPr="00457DB3">
              <w:rPr>
                <w:rFonts w:asciiTheme="majorEastAsia" w:eastAsiaTheme="majorEastAsia" w:hAnsiTheme="majorEastAsia"/>
              </w:rPr>
              <w:t>4</w:t>
            </w:r>
          </w:p>
        </w:tc>
        <w:tc>
          <w:tcPr>
            <w:tcW w:w="1196" w:type="dxa"/>
            <w:vAlign w:val="center"/>
          </w:tcPr>
          <w:p w14:paraId="7F74E6B7" w14:textId="638F3728" w:rsidR="008B3AA2" w:rsidRPr="00F00ABF" w:rsidRDefault="008B3AA2" w:rsidP="008B3AA2">
            <w:pPr>
              <w:spacing w:after="0" w:line="240" w:lineRule="auto"/>
              <w:ind w:firstLineChars="0" w:firstLine="0"/>
              <w:jc w:val="center"/>
              <w:rPr>
                <w:rFonts w:asciiTheme="majorEastAsia" w:eastAsiaTheme="majorEastAsia" w:hAnsiTheme="majorEastAsia" w:hint="eastAsia"/>
                <w:highlight w:val="yellow"/>
                <w:rPrChange w:id="408" w:author="天赐 余" w:date="2025-12-03T10:16:00Z" w16du:dateUtc="2025-12-03T02:16:00Z">
                  <w:rPr>
                    <w:rFonts w:asciiTheme="majorEastAsia" w:eastAsiaTheme="majorEastAsia" w:hAnsiTheme="majorEastAsia" w:hint="eastAsia"/>
                  </w:rPr>
                </w:rPrChange>
              </w:rPr>
            </w:pPr>
            <w:ins w:id="409" w:author="天赐 余" w:date="2025-12-04T09:17:00Z" w16du:dateUtc="2025-12-04T01:17:00Z">
              <w:r>
                <w:rPr>
                  <w:rFonts w:asciiTheme="majorEastAsia" w:eastAsiaTheme="majorEastAsia" w:hAnsiTheme="majorEastAsia"/>
                </w:rPr>
                <w:t>VLAN ID</w:t>
              </w:r>
            </w:ins>
            <w:del w:id="410" w:author="天赐 余" w:date="2025-12-04T09:17:00Z" w16du:dateUtc="2025-12-04T01:17:00Z">
              <w:r w:rsidRPr="00F00ABF" w:rsidDel="008B3AA2">
                <w:rPr>
                  <w:rFonts w:asciiTheme="majorEastAsia" w:eastAsiaTheme="majorEastAsia" w:hAnsiTheme="majorEastAsia" w:hint="eastAsia"/>
                  <w:highlight w:val="yellow"/>
                  <w:rPrChange w:id="411" w:author="天赐 余" w:date="2025-12-03T10:16:00Z" w16du:dateUtc="2025-12-03T02:16:00Z">
                    <w:rPr>
                      <w:rFonts w:asciiTheme="majorEastAsia" w:eastAsiaTheme="majorEastAsia" w:hAnsiTheme="majorEastAsia" w:hint="eastAsia"/>
                    </w:rPr>
                  </w:rPrChange>
                </w:rPr>
                <w:delText>C-VLAN</w:delText>
              </w:r>
            </w:del>
          </w:p>
        </w:tc>
        <w:tc>
          <w:tcPr>
            <w:tcW w:w="6254" w:type="dxa"/>
            <w:vAlign w:val="center"/>
          </w:tcPr>
          <w:p w14:paraId="42C3E913" w14:textId="0843F338" w:rsidR="008B3AA2" w:rsidRPr="00F00ABF" w:rsidRDefault="008B3AA2" w:rsidP="008B3AA2">
            <w:pPr>
              <w:spacing w:after="0" w:line="240" w:lineRule="auto"/>
              <w:ind w:firstLineChars="0" w:firstLine="0"/>
              <w:jc w:val="left"/>
              <w:rPr>
                <w:rFonts w:asciiTheme="majorEastAsia" w:eastAsiaTheme="majorEastAsia" w:hAnsiTheme="majorEastAsia" w:hint="eastAsia"/>
                <w:highlight w:val="yellow"/>
                <w:rPrChange w:id="412" w:author="天赐 余" w:date="2025-12-03T10:16:00Z" w16du:dateUtc="2025-12-03T02:16:00Z">
                  <w:rPr>
                    <w:rFonts w:asciiTheme="majorEastAsia" w:eastAsiaTheme="majorEastAsia" w:hAnsiTheme="majorEastAsia" w:hint="eastAsia"/>
                  </w:rPr>
                </w:rPrChange>
              </w:rPr>
            </w:pPr>
            <w:ins w:id="413" w:author="天赐 余" w:date="2025-12-04T09:17:00Z" w16du:dateUtc="2025-12-04T01:17:00Z">
              <w:r>
                <w:rPr>
                  <w:rFonts w:asciiTheme="majorEastAsia" w:eastAsiaTheme="majorEastAsia" w:hAnsiTheme="majorEastAsia"/>
                </w:rPr>
                <w:t xml:space="preserve">Virtual Local Area Network </w:t>
              </w:r>
              <w:proofErr w:type="spellStart"/>
              <w:r>
                <w:rPr>
                  <w:rFonts w:asciiTheme="majorEastAsia" w:eastAsiaTheme="majorEastAsia" w:hAnsiTheme="majorEastAsia"/>
                </w:rPr>
                <w:t>IDentification</w:t>
              </w:r>
              <w:proofErr w:type="spellEnd"/>
              <w:r>
                <w:rPr>
                  <w:rFonts w:asciiTheme="majorEastAsia" w:eastAsiaTheme="majorEastAsia" w:hAnsiTheme="majorEastAsia" w:hint="eastAsia"/>
                </w:rPr>
                <w:t>，虚拟局域网编号</w:t>
              </w:r>
            </w:ins>
            <w:del w:id="414" w:author="天赐 余" w:date="2025-12-04T09:17:00Z" w16du:dateUtc="2025-12-04T01:17:00Z">
              <w:r w:rsidRPr="00F00ABF" w:rsidDel="008B3AA2">
                <w:rPr>
                  <w:rFonts w:asciiTheme="majorEastAsia" w:eastAsiaTheme="majorEastAsia" w:hAnsiTheme="majorEastAsia" w:hint="eastAsia"/>
                  <w:highlight w:val="yellow"/>
                  <w:rPrChange w:id="415" w:author="天赐 余" w:date="2025-12-03T10:16:00Z" w16du:dateUtc="2025-12-03T02:16:00Z">
                    <w:rPr>
                      <w:rFonts w:asciiTheme="majorEastAsia" w:eastAsiaTheme="majorEastAsia" w:hAnsiTheme="majorEastAsia" w:hint="eastAsia"/>
                    </w:rPr>
                  </w:rPrChange>
                </w:rPr>
                <w:delText>Customer Virtual Local Area Network，客户虚拟局域网</w:delText>
              </w:r>
            </w:del>
          </w:p>
        </w:tc>
      </w:tr>
      <w:tr w:rsidR="008B3AA2" w14:paraId="5182F5C9" w14:textId="77777777">
        <w:trPr>
          <w:trHeight w:val="983"/>
          <w:jc w:val="center"/>
        </w:trPr>
        <w:tc>
          <w:tcPr>
            <w:tcW w:w="846" w:type="dxa"/>
            <w:vAlign w:val="center"/>
          </w:tcPr>
          <w:p w14:paraId="2AB55EF9"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5</w:t>
            </w:r>
          </w:p>
        </w:tc>
        <w:tc>
          <w:tcPr>
            <w:tcW w:w="1196" w:type="dxa"/>
            <w:vAlign w:val="center"/>
          </w:tcPr>
          <w:p w14:paraId="0B093985" w14:textId="31D65E39" w:rsidR="008B3AA2" w:rsidRDefault="008B3AA2" w:rsidP="008B3AA2">
            <w:pPr>
              <w:spacing w:after="0" w:line="240" w:lineRule="auto"/>
              <w:ind w:firstLineChars="0" w:firstLine="0"/>
              <w:jc w:val="center"/>
              <w:rPr>
                <w:rFonts w:asciiTheme="majorEastAsia" w:eastAsiaTheme="majorEastAsia" w:hAnsiTheme="majorEastAsia" w:hint="eastAsia"/>
              </w:rPr>
            </w:pPr>
            <w:ins w:id="416" w:author="天赐 余" w:date="2025-12-04T09:17:00Z" w16du:dateUtc="2025-12-04T01:17:00Z">
              <w:r>
                <w:rPr>
                  <w:rFonts w:asciiTheme="majorEastAsia" w:eastAsiaTheme="majorEastAsia" w:hAnsiTheme="majorEastAsia"/>
                </w:rPr>
                <w:t>CNC</w:t>
              </w:r>
            </w:ins>
            <w:del w:id="417" w:author="天赐 余" w:date="2025-12-04T09:17:00Z" w16du:dateUtc="2025-12-04T01:17:00Z">
              <w:r w:rsidDel="008B3AA2">
                <w:rPr>
                  <w:rFonts w:asciiTheme="majorEastAsia" w:eastAsiaTheme="majorEastAsia" w:hAnsiTheme="majorEastAsia"/>
                </w:rPr>
                <w:delText>VLAN ID</w:delText>
              </w:r>
            </w:del>
          </w:p>
        </w:tc>
        <w:tc>
          <w:tcPr>
            <w:tcW w:w="6254" w:type="dxa"/>
            <w:vAlign w:val="center"/>
          </w:tcPr>
          <w:p w14:paraId="7BF06C98" w14:textId="07E97100" w:rsidR="008B3AA2" w:rsidRDefault="008B3AA2" w:rsidP="008B3AA2">
            <w:pPr>
              <w:spacing w:after="0" w:line="240" w:lineRule="auto"/>
              <w:ind w:firstLineChars="0" w:firstLine="0"/>
              <w:jc w:val="left"/>
              <w:rPr>
                <w:rFonts w:asciiTheme="majorEastAsia" w:eastAsiaTheme="majorEastAsia" w:hAnsiTheme="majorEastAsia" w:hint="eastAsia"/>
              </w:rPr>
            </w:pPr>
            <w:ins w:id="418" w:author="天赐 余" w:date="2025-12-04T09:17:00Z" w16du:dateUtc="2025-12-04T01:17:00Z">
              <w:r>
                <w:rPr>
                  <w:rFonts w:asciiTheme="majorEastAsia" w:eastAsiaTheme="majorEastAsia" w:hAnsiTheme="majorEastAsia"/>
                </w:rPr>
                <w:t>Centralized Network Configuration</w:t>
              </w:r>
              <w:r>
                <w:rPr>
                  <w:rFonts w:asciiTheme="majorEastAsia" w:eastAsiaTheme="majorEastAsia" w:hAnsiTheme="majorEastAsia" w:hint="eastAsia"/>
                </w:rPr>
                <w:t>，集中网络配置</w:t>
              </w:r>
            </w:ins>
            <w:del w:id="419" w:author="天赐 余" w:date="2025-12-04T09:17:00Z" w16du:dateUtc="2025-12-04T01:17:00Z">
              <w:r w:rsidDel="008B3AA2">
                <w:rPr>
                  <w:rFonts w:asciiTheme="majorEastAsia" w:eastAsiaTheme="majorEastAsia" w:hAnsiTheme="majorEastAsia"/>
                </w:rPr>
                <w:delText>Virtual Local Area Network IDentification</w:delText>
              </w:r>
              <w:r w:rsidDel="008B3AA2">
                <w:rPr>
                  <w:rFonts w:asciiTheme="majorEastAsia" w:eastAsiaTheme="majorEastAsia" w:hAnsiTheme="majorEastAsia" w:hint="eastAsia"/>
                </w:rPr>
                <w:delText>，虚拟局域网编号</w:delText>
              </w:r>
            </w:del>
          </w:p>
        </w:tc>
      </w:tr>
      <w:tr w:rsidR="008B3AA2" w14:paraId="731DC0EA" w14:textId="77777777">
        <w:trPr>
          <w:trHeight w:val="983"/>
          <w:jc w:val="center"/>
        </w:trPr>
        <w:tc>
          <w:tcPr>
            <w:tcW w:w="846" w:type="dxa"/>
            <w:vAlign w:val="center"/>
          </w:tcPr>
          <w:p w14:paraId="281BEF85"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6</w:t>
            </w:r>
          </w:p>
        </w:tc>
        <w:tc>
          <w:tcPr>
            <w:tcW w:w="1196" w:type="dxa"/>
            <w:vAlign w:val="center"/>
          </w:tcPr>
          <w:p w14:paraId="52C09071" w14:textId="21A0BAA2" w:rsidR="008B3AA2" w:rsidRDefault="008B3AA2" w:rsidP="008B3AA2">
            <w:pPr>
              <w:spacing w:after="0" w:line="240" w:lineRule="auto"/>
              <w:ind w:firstLineChars="0" w:firstLine="0"/>
              <w:jc w:val="center"/>
              <w:rPr>
                <w:rFonts w:asciiTheme="majorEastAsia" w:eastAsiaTheme="majorEastAsia" w:hAnsiTheme="majorEastAsia" w:hint="eastAsia"/>
              </w:rPr>
            </w:pPr>
            <w:ins w:id="420" w:author="天赐 余" w:date="2025-12-04T09:17:00Z" w16du:dateUtc="2025-12-04T01:17:00Z">
              <w:r>
                <w:rPr>
                  <w:rFonts w:asciiTheme="majorEastAsia" w:eastAsiaTheme="majorEastAsia" w:hAnsiTheme="majorEastAsia"/>
                </w:rPr>
                <w:t>CUC</w:t>
              </w:r>
            </w:ins>
            <w:del w:id="421" w:author="天赐 余" w:date="2025-12-04T09:17:00Z" w16du:dateUtc="2025-12-04T01:17:00Z">
              <w:r w:rsidDel="008B3AA2">
                <w:rPr>
                  <w:rFonts w:asciiTheme="majorEastAsia" w:eastAsiaTheme="majorEastAsia" w:hAnsiTheme="majorEastAsia"/>
                </w:rPr>
                <w:delText>CNC</w:delText>
              </w:r>
            </w:del>
          </w:p>
        </w:tc>
        <w:tc>
          <w:tcPr>
            <w:tcW w:w="6254" w:type="dxa"/>
            <w:vAlign w:val="center"/>
          </w:tcPr>
          <w:p w14:paraId="407211B2" w14:textId="2E24A415" w:rsidR="008B3AA2" w:rsidRDefault="008B3AA2" w:rsidP="008B3AA2">
            <w:pPr>
              <w:spacing w:after="0" w:line="240" w:lineRule="auto"/>
              <w:ind w:firstLineChars="0" w:firstLine="0"/>
              <w:jc w:val="left"/>
              <w:rPr>
                <w:rFonts w:asciiTheme="majorEastAsia" w:eastAsiaTheme="majorEastAsia" w:hAnsiTheme="majorEastAsia" w:hint="eastAsia"/>
              </w:rPr>
            </w:pPr>
            <w:ins w:id="422" w:author="天赐 余" w:date="2025-12-04T09:17:00Z" w16du:dateUtc="2025-12-04T01:17:00Z">
              <w:r>
                <w:rPr>
                  <w:rFonts w:asciiTheme="majorEastAsia" w:eastAsiaTheme="majorEastAsia" w:hAnsiTheme="majorEastAsia"/>
                </w:rPr>
                <w:t>Centralized User Configuration</w:t>
              </w:r>
              <w:r>
                <w:rPr>
                  <w:rFonts w:asciiTheme="majorEastAsia" w:eastAsiaTheme="majorEastAsia" w:hAnsiTheme="majorEastAsia" w:hint="eastAsia"/>
                </w:rPr>
                <w:t>，集中用户配置</w:t>
              </w:r>
            </w:ins>
            <w:del w:id="423" w:author="天赐 余" w:date="2025-12-04T09:17:00Z" w16du:dateUtc="2025-12-04T01:17:00Z">
              <w:r w:rsidDel="008B3AA2">
                <w:rPr>
                  <w:rFonts w:asciiTheme="majorEastAsia" w:eastAsiaTheme="majorEastAsia" w:hAnsiTheme="majorEastAsia"/>
                </w:rPr>
                <w:delText>Centralized Network Configuration</w:delText>
              </w:r>
              <w:r w:rsidDel="008B3AA2">
                <w:rPr>
                  <w:rFonts w:asciiTheme="majorEastAsia" w:eastAsiaTheme="majorEastAsia" w:hAnsiTheme="majorEastAsia" w:hint="eastAsia"/>
                </w:rPr>
                <w:delText>，集中网络配置</w:delText>
              </w:r>
            </w:del>
          </w:p>
        </w:tc>
      </w:tr>
      <w:tr w:rsidR="008B3AA2" w14:paraId="6829C2F4" w14:textId="77777777">
        <w:trPr>
          <w:trHeight w:val="688"/>
          <w:jc w:val="center"/>
        </w:trPr>
        <w:tc>
          <w:tcPr>
            <w:tcW w:w="846" w:type="dxa"/>
            <w:vAlign w:val="center"/>
          </w:tcPr>
          <w:p w14:paraId="577EB662"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7</w:t>
            </w:r>
          </w:p>
        </w:tc>
        <w:tc>
          <w:tcPr>
            <w:tcW w:w="1196" w:type="dxa"/>
            <w:vAlign w:val="center"/>
          </w:tcPr>
          <w:p w14:paraId="3327C4AA" w14:textId="4EB77B31" w:rsidR="008B3AA2" w:rsidRDefault="008B3AA2" w:rsidP="008B3AA2">
            <w:pPr>
              <w:spacing w:after="0" w:line="240" w:lineRule="auto"/>
              <w:ind w:firstLineChars="0" w:firstLine="0"/>
              <w:jc w:val="center"/>
              <w:rPr>
                <w:rFonts w:asciiTheme="majorEastAsia" w:eastAsiaTheme="majorEastAsia" w:hAnsiTheme="majorEastAsia" w:hint="eastAsia"/>
              </w:rPr>
            </w:pPr>
            <w:ins w:id="424" w:author="天赐 余" w:date="2025-12-04T09:17:00Z" w16du:dateUtc="2025-12-04T01:17:00Z">
              <w:r>
                <w:rPr>
                  <w:rFonts w:asciiTheme="majorEastAsia" w:eastAsiaTheme="majorEastAsia" w:hAnsiTheme="majorEastAsia"/>
                </w:rPr>
                <w:t>FRER</w:t>
              </w:r>
            </w:ins>
            <w:del w:id="425" w:author="天赐 余" w:date="2025-12-04T09:17:00Z" w16du:dateUtc="2025-12-04T01:17:00Z">
              <w:r w:rsidDel="008B3AA2">
                <w:rPr>
                  <w:rFonts w:asciiTheme="majorEastAsia" w:eastAsiaTheme="majorEastAsia" w:hAnsiTheme="majorEastAsia"/>
                </w:rPr>
                <w:delText>CUC</w:delText>
              </w:r>
            </w:del>
          </w:p>
        </w:tc>
        <w:tc>
          <w:tcPr>
            <w:tcW w:w="6254" w:type="dxa"/>
            <w:vAlign w:val="center"/>
          </w:tcPr>
          <w:p w14:paraId="17B0794A" w14:textId="6FFDDE2A" w:rsidR="008B3AA2" w:rsidRDefault="008B3AA2" w:rsidP="008B3AA2">
            <w:pPr>
              <w:spacing w:after="0" w:line="240" w:lineRule="auto"/>
              <w:ind w:firstLineChars="0" w:firstLine="0"/>
              <w:jc w:val="left"/>
              <w:rPr>
                <w:rFonts w:asciiTheme="majorEastAsia" w:eastAsiaTheme="majorEastAsia" w:hAnsiTheme="majorEastAsia" w:hint="eastAsia"/>
              </w:rPr>
            </w:pPr>
            <w:ins w:id="426" w:author="天赐 余" w:date="2025-12-04T09:17:00Z" w16du:dateUtc="2025-12-04T01:17:00Z">
              <w:r>
                <w:rPr>
                  <w:rFonts w:asciiTheme="majorEastAsia" w:eastAsiaTheme="majorEastAsia" w:hAnsiTheme="majorEastAsia"/>
                </w:rPr>
                <w:t>Frame Replication and Elimination for Reliability</w:t>
              </w:r>
              <w:r>
                <w:rPr>
                  <w:rFonts w:asciiTheme="majorEastAsia" w:eastAsiaTheme="majorEastAsia" w:hAnsiTheme="majorEastAsia" w:hint="eastAsia"/>
                </w:rPr>
                <w:t>，用于可靠的帧复制与消除</w:t>
              </w:r>
            </w:ins>
            <w:del w:id="427" w:author="天赐 余" w:date="2025-12-04T09:17:00Z" w16du:dateUtc="2025-12-04T01:17:00Z">
              <w:r w:rsidDel="008B3AA2">
                <w:rPr>
                  <w:rFonts w:asciiTheme="majorEastAsia" w:eastAsiaTheme="majorEastAsia" w:hAnsiTheme="majorEastAsia"/>
                </w:rPr>
                <w:delText>Centralized User Configuration</w:delText>
              </w:r>
              <w:r w:rsidDel="008B3AA2">
                <w:rPr>
                  <w:rFonts w:asciiTheme="majorEastAsia" w:eastAsiaTheme="majorEastAsia" w:hAnsiTheme="majorEastAsia" w:hint="eastAsia"/>
                </w:rPr>
                <w:delText>，集中用户配置</w:delText>
              </w:r>
            </w:del>
          </w:p>
        </w:tc>
      </w:tr>
      <w:tr w:rsidR="008B3AA2" w14:paraId="6E0FEE84" w14:textId="77777777">
        <w:trPr>
          <w:trHeight w:val="1144"/>
          <w:jc w:val="center"/>
        </w:trPr>
        <w:tc>
          <w:tcPr>
            <w:tcW w:w="846" w:type="dxa"/>
            <w:vAlign w:val="center"/>
          </w:tcPr>
          <w:p w14:paraId="2528F7E3"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8</w:t>
            </w:r>
          </w:p>
        </w:tc>
        <w:tc>
          <w:tcPr>
            <w:tcW w:w="1196" w:type="dxa"/>
            <w:vAlign w:val="center"/>
          </w:tcPr>
          <w:p w14:paraId="2FBA92DD" w14:textId="7940E984" w:rsidR="008B3AA2" w:rsidRDefault="008B3AA2" w:rsidP="008B3AA2">
            <w:pPr>
              <w:spacing w:after="0" w:line="240" w:lineRule="auto"/>
              <w:ind w:firstLineChars="0" w:firstLine="0"/>
              <w:jc w:val="center"/>
              <w:rPr>
                <w:rFonts w:asciiTheme="majorEastAsia" w:eastAsiaTheme="majorEastAsia" w:hAnsiTheme="majorEastAsia" w:hint="eastAsia"/>
              </w:rPr>
            </w:pPr>
            <w:ins w:id="428" w:author="天赐 余" w:date="2025-12-04T09:17:00Z" w16du:dateUtc="2025-12-04T01:17:00Z">
              <w:r>
                <w:rPr>
                  <w:rFonts w:asciiTheme="majorEastAsia" w:eastAsiaTheme="majorEastAsia" w:hAnsiTheme="majorEastAsia"/>
                </w:rPr>
                <w:t>GM</w:t>
              </w:r>
            </w:ins>
            <w:del w:id="429" w:author="天赐 余" w:date="2025-12-04T09:17:00Z" w16du:dateUtc="2025-12-04T01:17:00Z">
              <w:r w:rsidDel="008B3AA2">
                <w:rPr>
                  <w:rFonts w:asciiTheme="majorEastAsia" w:eastAsiaTheme="majorEastAsia" w:hAnsiTheme="majorEastAsia"/>
                </w:rPr>
                <w:delText>FRER</w:delText>
              </w:r>
            </w:del>
          </w:p>
        </w:tc>
        <w:tc>
          <w:tcPr>
            <w:tcW w:w="6254" w:type="dxa"/>
            <w:vAlign w:val="center"/>
          </w:tcPr>
          <w:p w14:paraId="23A0E222" w14:textId="4A4B5B52" w:rsidR="008B3AA2" w:rsidRDefault="008B3AA2" w:rsidP="008B3AA2">
            <w:pPr>
              <w:spacing w:after="0" w:line="240" w:lineRule="auto"/>
              <w:ind w:firstLineChars="0" w:firstLine="0"/>
              <w:jc w:val="left"/>
              <w:rPr>
                <w:rFonts w:asciiTheme="majorEastAsia" w:eastAsiaTheme="majorEastAsia" w:hAnsiTheme="majorEastAsia" w:hint="eastAsia"/>
              </w:rPr>
            </w:pPr>
            <w:ins w:id="430" w:author="天赐 余" w:date="2025-12-04T09:17:00Z" w16du:dateUtc="2025-12-04T01:17:00Z">
              <w:r>
                <w:rPr>
                  <w:rFonts w:asciiTheme="majorEastAsia" w:eastAsiaTheme="majorEastAsia" w:hAnsiTheme="majorEastAsia"/>
                </w:rPr>
                <w:t>Grandmaster</w:t>
              </w:r>
              <w:r>
                <w:rPr>
                  <w:rFonts w:asciiTheme="majorEastAsia" w:eastAsiaTheme="majorEastAsia" w:hAnsiTheme="majorEastAsia" w:hint="eastAsia"/>
                </w:rPr>
                <w:t>，主时钟</w:t>
              </w:r>
            </w:ins>
            <w:del w:id="431" w:author="天赐 余" w:date="2025-12-04T09:17:00Z" w16du:dateUtc="2025-12-04T01:17:00Z">
              <w:r w:rsidDel="008B3AA2">
                <w:rPr>
                  <w:rFonts w:asciiTheme="majorEastAsia" w:eastAsiaTheme="majorEastAsia" w:hAnsiTheme="majorEastAsia"/>
                </w:rPr>
                <w:delText>Frame Replication and Elimination for Reliability</w:delText>
              </w:r>
              <w:r w:rsidDel="008B3AA2">
                <w:rPr>
                  <w:rFonts w:asciiTheme="majorEastAsia" w:eastAsiaTheme="majorEastAsia" w:hAnsiTheme="majorEastAsia" w:hint="eastAsia"/>
                </w:rPr>
                <w:delText>，用于可靠的帧复制与消除</w:delText>
              </w:r>
            </w:del>
          </w:p>
        </w:tc>
      </w:tr>
      <w:tr w:rsidR="008B3AA2" w14:paraId="42B8873B" w14:textId="77777777">
        <w:trPr>
          <w:trHeight w:val="688"/>
          <w:jc w:val="center"/>
        </w:trPr>
        <w:tc>
          <w:tcPr>
            <w:tcW w:w="846" w:type="dxa"/>
            <w:vAlign w:val="center"/>
          </w:tcPr>
          <w:p w14:paraId="743E38AF"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9</w:t>
            </w:r>
          </w:p>
        </w:tc>
        <w:tc>
          <w:tcPr>
            <w:tcW w:w="1196" w:type="dxa"/>
            <w:vAlign w:val="center"/>
          </w:tcPr>
          <w:p w14:paraId="12117FCC" w14:textId="47FB480F" w:rsidR="008B3AA2" w:rsidRDefault="008B3AA2" w:rsidP="008B3AA2">
            <w:pPr>
              <w:spacing w:after="0" w:line="240" w:lineRule="auto"/>
              <w:ind w:firstLineChars="0" w:firstLine="0"/>
              <w:jc w:val="center"/>
              <w:rPr>
                <w:rFonts w:asciiTheme="majorEastAsia" w:eastAsiaTheme="majorEastAsia" w:hAnsiTheme="majorEastAsia" w:hint="eastAsia"/>
              </w:rPr>
            </w:pPr>
            <w:ins w:id="432" w:author="天赐 余" w:date="2025-12-04T09:17:00Z" w16du:dateUtc="2025-12-04T01:17:00Z">
              <w:r>
                <w:rPr>
                  <w:rFonts w:asciiTheme="majorEastAsia" w:eastAsiaTheme="majorEastAsia" w:hAnsiTheme="majorEastAsia"/>
                </w:rPr>
                <w:t>MAC</w:t>
              </w:r>
            </w:ins>
            <w:del w:id="433" w:author="天赐 余" w:date="2025-12-04T09:17:00Z" w16du:dateUtc="2025-12-04T01:17:00Z">
              <w:r w:rsidDel="008B3AA2">
                <w:rPr>
                  <w:rFonts w:asciiTheme="majorEastAsia" w:eastAsiaTheme="majorEastAsia" w:hAnsiTheme="majorEastAsia"/>
                </w:rPr>
                <w:delText>GM</w:delText>
              </w:r>
            </w:del>
          </w:p>
        </w:tc>
        <w:tc>
          <w:tcPr>
            <w:tcW w:w="6254" w:type="dxa"/>
            <w:vAlign w:val="center"/>
          </w:tcPr>
          <w:p w14:paraId="44607014" w14:textId="0E08372D" w:rsidR="008B3AA2" w:rsidRDefault="008B3AA2" w:rsidP="008B3AA2">
            <w:pPr>
              <w:spacing w:after="0" w:line="240" w:lineRule="auto"/>
              <w:ind w:firstLineChars="0" w:firstLine="0"/>
              <w:jc w:val="left"/>
              <w:rPr>
                <w:rFonts w:asciiTheme="majorEastAsia" w:eastAsiaTheme="majorEastAsia" w:hAnsiTheme="majorEastAsia" w:hint="eastAsia"/>
              </w:rPr>
            </w:pPr>
            <w:ins w:id="434" w:author="天赐 余" w:date="2025-12-04T09:17:00Z" w16du:dateUtc="2025-12-04T01:17:00Z">
              <w:r>
                <w:rPr>
                  <w:rFonts w:asciiTheme="majorEastAsia" w:eastAsiaTheme="majorEastAsia" w:hAnsiTheme="majorEastAsia"/>
                </w:rPr>
                <w:t>Medium Access Control</w:t>
              </w:r>
              <w:r>
                <w:rPr>
                  <w:rFonts w:asciiTheme="majorEastAsia" w:eastAsiaTheme="majorEastAsia" w:hAnsiTheme="majorEastAsia" w:hint="eastAsia"/>
                </w:rPr>
                <w:t>，媒介访问控制</w:t>
              </w:r>
            </w:ins>
            <w:del w:id="435" w:author="天赐 余" w:date="2025-12-04T09:17:00Z" w16du:dateUtc="2025-12-04T01:17:00Z">
              <w:r w:rsidDel="008B3AA2">
                <w:rPr>
                  <w:rFonts w:asciiTheme="majorEastAsia" w:eastAsiaTheme="majorEastAsia" w:hAnsiTheme="majorEastAsia"/>
                </w:rPr>
                <w:delText>Grandmaster</w:delText>
              </w:r>
              <w:r w:rsidDel="008B3AA2">
                <w:rPr>
                  <w:rFonts w:asciiTheme="majorEastAsia" w:eastAsiaTheme="majorEastAsia" w:hAnsiTheme="majorEastAsia" w:hint="eastAsia"/>
                </w:rPr>
                <w:delText>，主时钟</w:delText>
              </w:r>
            </w:del>
          </w:p>
        </w:tc>
      </w:tr>
      <w:tr w:rsidR="008B3AA2" w14:paraId="6B511284" w14:textId="77777777">
        <w:trPr>
          <w:trHeight w:val="688"/>
          <w:jc w:val="center"/>
        </w:trPr>
        <w:tc>
          <w:tcPr>
            <w:tcW w:w="846" w:type="dxa"/>
            <w:vAlign w:val="center"/>
          </w:tcPr>
          <w:p w14:paraId="3C28C5B7"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10</w:t>
            </w:r>
          </w:p>
        </w:tc>
        <w:tc>
          <w:tcPr>
            <w:tcW w:w="1196" w:type="dxa"/>
            <w:vAlign w:val="center"/>
          </w:tcPr>
          <w:p w14:paraId="0335CACF" w14:textId="6C397703" w:rsidR="008B3AA2" w:rsidRDefault="008B3AA2" w:rsidP="008B3AA2">
            <w:pPr>
              <w:spacing w:after="0" w:line="240" w:lineRule="auto"/>
              <w:ind w:firstLineChars="0" w:firstLine="0"/>
              <w:jc w:val="center"/>
              <w:rPr>
                <w:rFonts w:asciiTheme="majorEastAsia" w:eastAsiaTheme="majorEastAsia" w:hAnsiTheme="majorEastAsia" w:hint="eastAsia"/>
              </w:rPr>
            </w:pPr>
            <w:proofErr w:type="spellStart"/>
            <w:ins w:id="436" w:author="天赐 余" w:date="2025-12-04T09:17:00Z" w16du:dateUtc="2025-12-04T01:17:00Z">
              <w:r>
                <w:rPr>
                  <w:rFonts w:asciiTheme="majorEastAsia" w:eastAsiaTheme="majorEastAsia" w:hAnsiTheme="majorEastAsia"/>
                </w:rPr>
                <w:t>gPTP</w:t>
              </w:r>
            </w:ins>
            <w:proofErr w:type="spellEnd"/>
            <w:del w:id="437" w:author="天赐 余" w:date="2025-12-04T09:17:00Z" w16du:dateUtc="2025-12-04T01:17:00Z">
              <w:r w:rsidDel="008B3AA2">
                <w:rPr>
                  <w:rFonts w:asciiTheme="majorEastAsia" w:eastAsiaTheme="majorEastAsia" w:hAnsiTheme="majorEastAsia"/>
                </w:rPr>
                <w:delText>MAC</w:delText>
              </w:r>
            </w:del>
          </w:p>
        </w:tc>
        <w:tc>
          <w:tcPr>
            <w:tcW w:w="6254" w:type="dxa"/>
            <w:vAlign w:val="center"/>
          </w:tcPr>
          <w:p w14:paraId="41B22C0F" w14:textId="73979ABC" w:rsidR="008B3AA2" w:rsidRDefault="008B3AA2" w:rsidP="008B3AA2">
            <w:pPr>
              <w:spacing w:after="0" w:line="240" w:lineRule="auto"/>
              <w:ind w:firstLineChars="0" w:firstLine="0"/>
              <w:jc w:val="left"/>
              <w:rPr>
                <w:rFonts w:asciiTheme="majorEastAsia" w:eastAsiaTheme="majorEastAsia" w:hAnsiTheme="majorEastAsia" w:hint="eastAsia"/>
              </w:rPr>
            </w:pPr>
            <w:ins w:id="438" w:author="天赐 余" w:date="2025-12-04T09:17:00Z" w16du:dateUtc="2025-12-04T01:17:00Z">
              <w:r>
                <w:rPr>
                  <w:rFonts w:asciiTheme="majorEastAsia" w:eastAsiaTheme="majorEastAsia" w:hAnsiTheme="majorEastAsia"/>
                </w:rPr>
                <w:t>generalized Precision Time Protocol</w:t>
              </w:r>
              <w:r>
                <w:rPr>
                  <w:rFonts w:eastAsiaTheme="majorEastAsia" w:cs="Times New Roman"/>
                </w:rPr>
                <w:t>‌</w:t>
              </w:r>
              <w:r>
                <w:rPr>
                  <w:rFonts w:asciiTheme="majorEastAsia" w:eastAsiaTheme="majorEastAsia" w:hAnsiTheme="majorEastAsia" w:hint="eastAsia"/>
                </w:rPr>
                <w:t>，广义精确时间协议</w:t>
              </w:r>
            </w:ins>
            <w:del w:id="439" w:author="天赐 余" w:date="2025-12-04T09:17:00Z" w16du:dateUtc="2025-12-04T01:17:00Z">
              <w:r w:rsidDel="008B3AA2">
                <w:rPr>
                  <w:rFonts w:asciiTheme="majorEastAsia" w:eastAsiaTheme="majorEastAsia" w:hAnsiTheme="majorEastAsia"/>
                </w:rPr>
                <w:delText>Medium Access Control</w:delText>
              </w:r>
              <w:r w:rsidDel="008B3AA2">
                <w:rPr>
                  <w:rFonts w:asciiTheme="majorEastAsia" w:eastAsiaTheme="majorEastAsia" w:hAnsiTheme="majorEastAsia" w:hint="eastAsia"/>
                </w:rPr>
                <w:delText>，媒介访问控制</w:delText>
              </w:r>
            </w:del>
          </w:p>
        </w:tc>
      </w:tr>
      <w:tr w:rsidR="008B3AA2" w14:paraId="1A9C83B6" w14:textId="77777777">
        <w:trPr>
          <w:trHeight w:val="688"/>
          <w:jc w:val="center"/>
        </w:trPr>
        <w:tc>
          <w:tcPr>
            <w:tcW w:w="846" w:type="dxa"/>
            <w:vAlign w:val="center"/>
          </w:tcPr>
          <w:p w14:paraId="20404558" w14:textId="77777777" w:rsidR="008B3AA2" w:rsidRPr="00104CE3" w:rsidRDefault="008B3AA2" w:rsidP="008B3AA2">
            <w:pPr>
              <w:spacing w:after="0" w:line="240" w:lineRule="auto"/>
              <w:ind w:firstLineChars="0" w:firstLine="0"/>
              <w:jc w:val="center"/>
              <w:rPr>
                <w:rFonts w:asciiTheme="majorEastAsia" w:eastAsiaTheme="majorEastAsia" w:hAnsiTheme="majorEastAsia" w:hint="eastAsia"/>
                <w:highlight w:val="yellow"/>
                <w:rPrChange w:id="440" w:author="天赐 余" w:date="2025-12-03T10:19:00Z" w16du:dateUtc="2025-12-03T02:19:00Z">
                  <w:rPr>
                    <w:rFonts w:asciiTheme="majorEastAsia" w:eastAsiaTheme="majorEastAsia" w:hAnsiTheme="majorEastAsia" w:hint="eastAsia"/>
                  </w:rPr>
                </w:rPrChange>
              </w:rPr>
            </w:pPr>
            <w:r w:rsidRPr="00457DB3">
              <w:rPr>
                <w:rFonts w:asciiTheme="majorEastAsia" w:eastAsiaTheme="majorEastAsia" w:hAnsiTheme="majorEastAsia"/>
              </w:rPr>
              <w:t>11</w:t>
            </w:r>
          </w:p>
        </w:tc>
        <w:tc>
          <w:tcPr>
            <w:tcW w:w="1196" w:type="dxa"/>
            <w:vAlign w:val="center"/>
          </w:tcPr>
          <w:p w14:paraId="5CB11051" w14:textId="1A1806D3" w:rsidR="008B3AA2" w:rsidRPr="00104CE3" w:rsidRDefault="008B3AA2" w:rsidP="008B3AA2">
            <w:pPr>
              <w:spacing w:after="0" w:line="240" w:lineRule="auto"/>
              <w:ind w:firstLineChars="0" w:firstLine="0"/>
              <w:jc w:val="center"/>
              <w:rPr>
                <w:rFonts w:asciiTheme="majorEastAsia" w:eastAsiaTheme="majorEastAsia" w:hAnsiTheme="majorEastAsia" w:hint="eastAsia"/>
                <w:highlight w:val="yellow"/>
                <w:rPrChange w:id="441" w:author="天赐 余" w:date="2025-12-03T10:19:00Z" w16du:dateUtc="2025-12-03T02:19:00Z">
                  <w:rPr>
                    <w:rFonts w:asciiTheme="majorEastAsia" w:eastAsiaTheme="majorEastAsia" w:hAnsiTheme="majorEastAsia" w:hint="eastAsia"/>
                  </w:rPr>
                </w:rPrChange>
              </w:rPr>
            </w:pPr>
            <w:ins w:id="442" w:author="天赐 余" w:date="2025-12-04T09:17:00Z" w16du:dateUtc="2025-12-04T01:17:00Z">
              <w:r>
                <w:rPr>
                  <w:rFonts w:asciiTheme="majorEastAsia" w:eastAsiaTheme="majorEastAsia" w:hAnsiTheme="majorEastAsia"/>
                </w:rPr>
                <w:t>ST</w:t>
              </w:r>
            </w:ins>
            <w:del w:id="443" w:author="天赐 余" w:date="2025-12-04T09:17:00Z" w16du:dateUtc="2025-12-04T01:17:00Z">
              <w:r w:rsidRPr="00104CE3" w:rsidDel="008B3AA2">
                <w:rPr>
                  <w:rFonts w:asciiTheme="majorEastAsia" w:eastAsiaTheme="majorEastAsia" w:hAnsiTheme="majorEastAsia" w:hint="eastAsia"/>
                  <w:highlight w:val="yellow"/>
                  <w:rPrChange w:id="444" w:author="天赐 余" w:date="2025-12-03T10:19:00Z" w16du:dateUtc="2025-12-03T02:19:00Z">
                    <w:rPr>
                      <w:rFonts w:asciiTheme="majorEastAsia" w:eastAsiaTheme="majorEastAsia" w:hAnsiTheme="majorEastAsia" w:hint="eastAsia"/>
                    </w:rPr>
                  </w:rPrChange>
                </w:rPr>
                <w:delText>PTP</w:delText>
              </w:r>
            </w:del>
          </w:p>
        </w:tc>
        <w:tc>
          <w:tcPr>
            <w:tcW w:w="6254" w:type="dxa"/>
            <w:vAlign w:val="center"/>
          </w:tcPr>
          <w:p w14:paraId="0FCBDAFB" w14:textId="26CA8F1E" w:rsidR="008B3AA2" w:rsidRPr="00104CE3" w:rsidRDefault="008B3AA2" w:rsidP="008B3AA2">
            <w:pPr>
              <w:spacing w:after="0" w:line="240" w:lineRule="auto"/>
              <w:ind w:firstLineChars="0" w:firstLine="0"/>
              <w:jc w:val="left"/>
              <w:rPr>
                <w:rFonts w:asciiTheme="majorEastAsia" w:eastAsiaTheme="majorEastAsia" w:hAnsiTheme="majorEastAsia" w:hint="eastAsia"/>
                <w:highlight w:val="yellow"/>
                <w:rPrChange w:id="445" w:author="天赐 余" w:date="2025-12-03T10:19:00Z" w16du:dateUtc="2025-12-03T02:19:00Z">
                  <w:rPr>
                    <w:rFonts w:asciiTheme="majorEastAsia" w:eastAsiaTheme="majorEastAsia" w:hAnsiTheme="majorEastAsia" w:hint="eastAsia"/>
                  </w:rPr>
                </w:rPrChange>
              </w:rPr>
            </w:pPr>
            <w:ins w:id="446" w:author="天赐 余" w:date="2025-12-04T09:17:00Z" w16du:dateUtc="2025-12-04T01:17:00Z">
              <w:r>
                <w:rPr>
                  <w:rFonts w:asciiTheme="majorEastAsia" w:eastAsiaTheme="majorEastAsia" w:hAnsiTheme="majorEastAsia"/>
                </w:rPr>
                <w:t>Scheduled Traffic</w:t>
              </w:r>
              <w:r>
                <w:rPr>
                  <w:rFonts w:asciiTheme="majorEastAsia" w:eastAsiaTheme="majorEastAsia" w:hAnsiTheme="majorEastAsia" w:hint="eastAsia"/>
                </w:rPr>
                <w:t>，时间敏感流量</w:t>
              </w:r>
            </w:ins>
            <w:del w:id="447" w:author="天赐 余" w:date="2025-12-04T09:17:00Z" w16du:dateUtc="2025-12-04T01:17:00Z">
              <w:r w:rsidRPr="00104CE3" w:rsidDel="008B3AA2">
                <w:rPr>
                  <w:rFonts w:asciiTheme="majorEastAsia" w:eastAsiaTheme="majorEastAsia" w:hAnsiTheme="majorEastAsia" w:hint="eastAsia"/>
                  <w:highlight w:val="yellow"/>
                  <w:rPrChange w:id="448" w:author="天赐 余" w:date="2025-12-03T10:19:00Z" w16du:dateUtc="2025-12-03T02:19:00Z">
                    <w:rPr>
                      <w:rFonts w:asciiTheme="majorEastAsia" w:eastAsiaTheme="majorEastAsia" w:hAnsiTheme="majorEastAsia" w:hint="eastAsia"/>
                    </w:rPr>
                  </w:rPrChange>
                </w:rPr>
                <w:delText>Precision Time Protocol，精确时间协议</w:delText>
              </w:r>
            </w:del>
          </w:p>
        </w:tc>
      </w:tr>
      <w:tr w:rsidR="008B3AA2" w14:paraId="3118CC57" w14:textId="77777777">
        <w:trPr>
          <w:trHeight w:val="1036"/>
          <w:jc w:val="center"/>
        </w:trPr>
        <w:tc>
          <w:tcPr>
            <w:tcW w:w="846" w:type="dxa"/>
            <w:vAlign w:val="center"/>
          </w:tcPr>
          <w:p w14:paraId="01759D43"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12</w:t>
            </w:r>
          </w:p>
        </w:tc>
        <w:tc>
          <w:tcPr>
            <w:tcW w:w="1196" w:type="dxa"/>
            <w:vAlign w:val="center"/>
          </w:tcPr>
          <w:p w14:paraId="181EB30A" w14:textId="43E129CC" w:rsidR="008B3AA2" w:rsidRDefault="008B3AA2" w:rsidP="008B3AA2">
            <w:pPr>
              <w:spacing w:after="0" w:line="240" w:lineRule="auto"/>
              <w:ind w:firstLineChars="0" w:firstLine="0"/>
              <w:jc w:val="center"/>
              <w:rPr>
                <w:rFonts w:asciiTheme="majorEastAsia" w:eastAsiaTheme="majorEastAsia" w:hAnsiTheme="majorEastAsia" w:hint="eastAsia"/>
              </w:rPr>
            </w:pPr>
            <w:ins w:id="449" w:author="天赐 余" w:date="2025-12-04T09:17:00Z" w16du:dateUtc="2025-12-04T01:17:00Z">
              <w:r>
                <w:rPr>
                  <w:rFonts w:asciiTheme="majorEastAsia" w:eastAsiaTheme="majorEastAsia" w:hAnsiTheme="majorEastAsia"/>
                </w:rPr>
                <w:t>AVB</w:t>
              </w:r>
            </w:ins>
            <w:del w:id="450" w:author="天赐 余" w:date="2025-12-04T09:17:00Z" w16du:dateUtc="2025-12-04T01:17:00Z">
              <w:r w:rsidDel="008B3AA2">
                <w:rPr>
                  <w:rFonts w:asciiTheme="majorEastAsia" w:eastAsiaTheme="majorEastAsia" w:hAnsiTheme="majorEastAsia"/>
                </w:rPr>
                <w:delText>gPTP</w:delText>
              </w:r>
            </w:del>
          </w:p>
        </w:tc>
        <w:tc>
          <w:tcPr>
            <w:tcW w:w="6254" w:type="dxa"/>
            <w:vAlign w:val="center"/>
          </w:tcPr>
          <w:p w14:paraId="6CC733BD" w14:textId="300D3DEB" w:rsidR="008B3AA2" w:rsidRDefault="008B3AA2" w:rsidP="008B3AA2">
            <w:pPr>
              <w:spacing w:after="0" w:line="240" w:lineRule="auto"/>
              <w:ind w:firstLineChars="0" w:firstLine="0"/>
              <w:jc w:val="left"/>
              <w:rPr>
                <w:rFonts w:asciiTheme="majorEastAsia" w:eastAsiaTheme="majorEastAsia" w:hAnsiTheme="majorEastAsia" w:hint="eastAsia"/>
              </w:rPr>
            </w:pPr>
            <w:ins w:id="451" w:author="天赐 余" w:date="2025-12-04T09:17:00Z" w16du:dateUtc="2025-12-04T01:17:00Z">
              <w:r>
                <w:rPr>
                  <w:rFonts w:asciiTheme="majorEastAsia" w:eastAsiaTheme="majorEastAsia" w:hAnsiTheme="majorEastAsia"/>
                </w:rPr>
                <w:t>Audio Video Bridging Traffic</w:t>
              </w:r>
              <w:r>
                <w:rPr>
                  <w:rFonts w:asciiTheme="majorEastAsia" w:eastAsiaTheme="majorEastAsia" w:hAnsiTheme="majorEastAsia" w:hint="eastAsia"/>
                </w:rPr>
                <w:t>，带宽保证流</w:t>
              </w:r>
            </w:ins>
            <w:del w:id="452" w:author="天赐 余" w:date="2025-12-04T09:17:00Z" w16du:dateUtc="2025-12-04T01:17:00Z">
              <w:r w:rsidDel="008B3AA2">
                <w:rPr>
                  <w:rFonts w:asciiTheme="majorEastAsia" w:eastAsiaTheme="majorEastAsia" w:hAnsiTheme="majorEastAsia"/>
                </w:rPr>
                <w:delText>generalized Precision Time Protocol</w:delText>
              </w:r>
              <w:r w:rsidDel="008B3AA2">
                <w:rPr>
                  <w:rFonts w:eastAsiaTheme="majorEastAsia" w:cs="Times New Roman"/>
                </w:rPr>
                <w:delText>‌</w:delText>
              </w:r>
              <w:r w:rsidDel="008B3AA2">
                <w:rPr>
                  <w:rFonts w:asciiTheme="majorEastAsia" w:eastAsiaTheme="majorEastAsia" w:hAnsiTheme="majorEastAsia" w:hint="eastAsia"/>
                </w:rPr>
                <w:delText>，广义精确时间协议</w:delText>
              </w:r>
            </w:del>
          </w:p>
        </w:tc>
      </w:tr>
      <w:tr w:rsidR="008B3AA2" w14:paraId="2FF0B553" w14:textId="77777777">
        <w:trPr>
          <w:trHeight w:val="688"/>
          <w:jc w:val="center"/>
        </w:trPr>
        <w:tc>
          <w:tcPr>
            <w:tcW w:w="846" w:type="dxa"/>
            <w:vAlign w:val="center"/>
          </w:tcPr>
          <w:p w14:paraId="1F63EC6A"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13</w:t>
            </w:r>
          </w:p>
        </w:tc>
        <w:tc>
          <w:tcPr>
            <w:tcW w:w="1196" w:type="dxa"/>
            <w:vAlign w:val="center"/>
          </w:tcPr>
          <w:p w14:paraId="57716AEF" w14:textId="070D2CCD" w:rsidR="008B3AA2" w:rsidRDefault="008B3AA2" w:rsidP="008B3AA2">
            <w:pPr>
              <w:spacing w:after="0" w:line="240" w:lineRule="auto"/>
              <w:ind w:firstLineChars="0" w:firstLine="0"/>
              <w:jc w:val="center"/>
              <w:rPr>
                <w:rFonts w:asciiTheme="majorEastAsia" w:eastAsiaTheme="majorEastAsia" w:hAnsiTheme="majorEastAsia" w:hint="eastAsia"/>
              </w:rPr>
            </w:pPr>
            <w:ins w:id="453" w:author="天赐 余" w:date="2025-12-04T09:17:00Z" w16du:dateUtc="2025-12-04T01:17:00Z">
              <w:r>
                <w:rPr>
                  <w:rFonts w:asciiTheme="majorEastAsia" w:eastAsiaTheme="majorEastAsia" w:hAnsiTheme="majorEastAsia"/>
                </w:rPr>
                <w:t>BE</w:t>
              </w:r>
            </w:ins>
            <w:del w:id="454" w:author="天赐 余" w:date="2025-12-04T09:17:00Z" w16du:dateUtc="2025-12-04T01:17:00Z">
              <w:r w:rsidDel="008B3AA2">
                <w:rPr>
                  <w:rFonts w:asciiTheme="majorEastAsia" w:eastAsiaTheme="majorEastAsia" w:hAnsiTheme="majorEastAsia"/>
                </w:rPr>
                <w:delText>ST</w:delText>
              </w:r>
            </w:del>
          </w:p>
        </w:tc>
        <w:tc>
          <w:tcPr>
            <w:tcW w:w="6254" w:type="dxa"/>
            <w:vAlign w:val="center"/>
          </w:tcPr>
          <w:p w14:paraId="35203727" w14:textId="1F7C7271" w:rsidR="008B3AA2" w:rsidRDefault="008B3AA2" w:rsidP="008B3AA2">
            <w:pPr>
              <w:spacing w:after="0" w:line="240" w:lineRule="auto"/>
              <w:ind w:firstLineChars="0" w:firstLine="0"/>
              <w:jc w:val="left"/>
              <w:rPr>
                <w:rFonts w:asciiTheme="majorEastAsia" w:eastAsiaTheme="majorEastAsia" w:hAnsiTheme="majorEastAsia" w:hint="eastAsia"/>
              </w:rPr>
            </w:pPr>
            <w:ins w:id="455" w:author="天赐 余" w:date="2025-12-04T09:17:00Z" w16du:dateUtc="2025-12-04T01:17:00Z">
              <w:r>
                <w:rPr>
                  <w:rFonts w:asciiTheme="majorEastAsia" w:eastAsiaTheme="majorEastAsia" w:hAnsiTheme="majorEastAsia"/>
                </w:rPr>
                <w:t>Best effort Traffic</w:t>
              </w:r>
              <w:r>
                <w:rPr>
                  <w:rFonts w:asciiTheme="majorEastAsia" w:eastAsiaTheme="majorEastAsia" w:hAnsiTheme="majorEastAsia" w:hint="eastAsia"/>
                </w:rPr>
                <w:t>，尽力而为流</w:t>
              </w:r>
            </w:ins>
            <w:del w:id="456" w:author="天赐 余" w:date="2025-12-04T09:17:00Z" w16du:dateUtc="2025-12-04T01:17:00Z">
              <w:r w:rsidDel="008B3AA2">
                <w:rPr>
                  <w:rFonts w:asciiTheme="majorEastAsia" w:eastAsiaTheme="majorEastAsia" w:hAnsiTheme="majorEastAsia"/>
                </w:rPr>
                <w:delText>Scheduled Traffic</w:delText>
              </w:r>
              <w:r w:rsidDel="008B3AA2">
                <w:rPr>
                  <w:rFonts w:asciiTheme="majorEastAsia" w:eastAsiaTheme="majorEastAsia" w:hAnsiTheme="majorEastAsia" w:hint="eastAsia"/>
                </w:rPr>
                <w:delText>，时间敏感流量</w:delText>
              </w:r>
            </w:del>
          </w:p>
        </w:tc>
      </w:tr>
      <w:tr w:rsidR="008B3AA2" w14:paraId="4A6ABD4A" w14:textId="77777777">
        <w:trPr>
          <w:trHeight w:val="688"/>
          <w:jc w:val="center"/>
        </w:trPr>
        <w:tc>
          <w:tcPr>
            <w:tcW w:w="846" w:type="dxa"/>
            <w:vAlign w:val="center"/>
          </w:tcPr>
          <w:p w14:paraId="4069090B"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lastRenderedPageBreak/>
              <w:t>14</w:t>
            </w:r>
          </w:p>
        </w:tc>
        <w:tc>
          <w:tcPr>
            <w:tcW w:w="1196" w:type="dxa"/>
            <w:vAlign w:val="center"/>
          </w:tcPr>
          <w:p w14:paraId="188CC74F" w14:textId="043F14D9" w:rsidR="008B3AA2" w:rsidRDefault="008B3AA2" w:rsidP="008B3AA2">
            <w:pPr>
              <w:spacing w:after="0" w:line="240" w:lineRule="auto"/>
              <w:ind w:firstLineChars="0" w:firstLine="0"/>
              <w:jc w:val="center"/>
              <w:rPr>
                <w:rFonts w:asciiTheme="majorEastAsia" w:eastAsiaTheme="majorEastAsia" w:hAnsiTheme="majorEastAsia" w:hint="eastAsia"/>
              </w:rPr>
            </w:pPr>
            <w:ins w:id="457" w:author="天赐 余" w:date="2025-12-04T09:17:00Z" w16du:dateUtc="2025-12-04T01:17:00Z">
              <w:r>
                <w:rPr>
                  <w:rFonts w:asciiTheme="majorEastAsia" w:eastAsiaTheme="majorEastAsia" w:hAnsiTheme="majorEastAsia"/>
                </w:rPr>
                <w:t>BMCA</w:t>
              </w:r>
            </w:ins>
            <w:del w:id="458" w:author="天赐 余" w:date="2025-12-04T09:17:00Z" w16du:dateUtc="2025-12-04T01:17:00Z">
              <w:r w:rsidDel="008B3AA2">
                <w:rPr>
                  <w:rFonts w:asciiTheme="majorEastAsia" w:eastAsiaTheme="majorEastAsia" w:hAnsiTheme="majorEastAsia"/>
                </w:rPr>
                <w:delText>AVB</w:delText>
              </w:r>
            </w:del>
          </w:p>
        </w:tc>
        <w:tc>
          <w:tcPr>
            <w:tcW w:w="6254" w:type="dxa"/>
            <w:vAlign w:val="center"/>
          </w:tcPr>
          <w:p w14:paraId="6BC6F325" w14:textId="030F7A5D" w:rsidR="008B3AA2" w:rsidRDefault="008B3AA2" w:rsidP="008B3AA2">
            <w:pPr>
              <w:spacing w:after="0" w:line="240" w:lineRule="auto"/>
              <w:ind w:firstLineChars="0" w:firstLine="0"/>
              <w:jc w:val="left"/>
              <w:rPr>
                <w:rFonts w:asciiTheme="majorEastAsia" w:eastAsiaTheme="majorEastAsia" w:hAnsiTheme="majorEastAsia" w:hint="eastAsia"/>
              </w:rPr>
            </w:pPr>
            <w:ins w:id="459" w:author="天赐 余" w:date="2025-12-04T09:17:00Z" w16du:dateUtc="2025-12-04T01:17:00Z">
              <w:r>
                <w:rPr>
                  <w:rFonts w:asciiTheme="majorEastAsia" w:eastAsiaTheme="majorEastAsia" w:hAnsiTheme="majorEastAsia"/>
                </w:rPr>
                <w:t>Best Master Clock Algorithm</w:t>
              </w:r>
              <w:r>
                <w:rPr>
                  <w:rFonts w:asciiTheme="majorEastAsia" w:eastAsiaTheme="majorEastAsia" w:hAnsiTheme="majorEastAsia" w:hint="eastAsia"/>
                </w:rPr>
                <w:t>，最佳主时钟选取算法</w:t>
              </w:r>
            </w:ins>
            <w:del w:id="460" w:author="天赐 余" w:date="2025-12-04T09:17:00Z" w16du:dateUtc="2025-12-04T01:17:00Z">
              <w:r w:rsidDel="008B3AA2">
                <w:rPr>
                  <w:rFonts w:asciiTheme="majorEastAsia" w:eastAsiaTheme="majorEastAsia" w:hAnsiTheme="majorEastAsia"/>
                </w:rPr>
                <w:delText>Audio Video Bridging Traffic</w:delText>
              </w:r>
              <w:r w:rsidDel="008B3AA2">
                <w:rPr>
                  <w:rFonts w:asciiTheme="majorEastAsia" w:eastAsiaTheme="majorEastAsia" w:hAnsiTheme="majorEastAsia" w:hint="eastAsia"/>
                </w:rPr>
                <w:delText>，带宽保证流</w:delText>
              </w:r>
            </w:del>
          </w:p>
        </w:tc>
      </w:tr>
      <w:tr w:rsidR="008B3AA2" w14:paraId="20F94664" w14:textId="77777777">
        <w:trPr>
          <w:trHeight w:val="688"/>
          <w:jc w:val="center"/>
        </w:trPr>
        <w:tc>
          <w:tcPr>
            <w:tcW w:w="846" w:type="dxa"/>
            <w:vAlign w:val="center"/>
          </w:tcPr>
          <w:p w14:paraId="7BEC9A9E"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15</w:t>
            </w:r>
          </w:p>
        </w:tc>
        <w:tc>
          <w:tcPr>
            <w:tcW w:w="1196" w:type="dxa"/>
            <w:vAlign w:val="center"/>
          </w:tcPr>
          <w:p w14:paraId="3EF49E54" w14:textId="03D5F7BD" w:rsidR="008B3AA2" w:rsidRDefault="008B3AA2" w:rsidP="008B3AA2">
            <w:pPr>
              <w:spacing w:after="0" w:line="240" w:lineRule="auto"/>
              <w:ind w:firstLineChars="0" w:firstLine="0"/>
              <w:jc w:val="center"/>
              <w:rPr>
                <w:rFonts w:asciiTheme="majorEastAsia" w:eastAsiaTheme="majorEastAsia" w:hAnsiTheme="majorEastAsia" w:hint="eastAsia"/>
              </w:rPr>
            </w:pPr>
            <w:ins w:id="461" w:author="天赐 余" w:date="2025-12-04T09:17:00Z" w16du:dateUtc="2025-12-04T01:17:00Z">
              <w:r>
                <w:rPr>
                  <w:rFonts w:asciiTheme="majorEastAsia" w:eastAsiaTheme="majorEastAsia" w:hAnsiTheme="majorEastAsia"/>
                </w:rPr>
                <w:t>RSTP</w:t>
              </w:r>
            </w:ins>
            <w:del w:id="462" w:author="天赐 余" w:date="2025-12-04T09:17:00Z" w16du:dateUtc="2025-12-04T01:17:00Z">
              <w:r w:rsidDel="008B3AA2">
                <w:rPr>
                  <w:rFonts w:asciiTheme="majorEastAsia" w:eastAsiaTheme="majorEastAsia" w:hAnsiTheme="majorEastAsia"/>
                </w:rPr>
                <w:delText>BE</w:delText>
              </w:r>
            </w:del>
          </w:p>
        </w:tc>
        <w:tc>
          <w:tcPr>
            <w:tcW w:w="6254" w:type="dxa"/>
            <w:vAlign w:val="center"/>
          </w:tcPr>
          <w:p w14:paraId="496ACAF7" w14:textId="428DB8BF" w:rsidR="008B3AA2" w:rsidRDefault="008B3AA2" w:rsidP="008B3AA2">
            <w:pPr>
              <w:spacing w:after="0" w:line="240" w:lineRule="auto"/>
              <w:ind w:firstLineChars="0" w:firstLine="0"/>
              <w:jc w:val="left"/>
              <w:rPr>
                <w:rFonts w:asciiTheme="majorEastAsia" w:eastAsiaTheme="majorEastAsia" w:hAnsiTheme="majorEastAsia" w:hint="eastAsia"/>
              </w:rPr>
            </w:pPr>
            <w:ins w:id="463" w:author="天赐 余" w:date="2025-12-04T09:17:00Z" w16du:dateUtc="2025-12-04T01:17:00Z">
              <w:r>
                <w:rPr>
                  <w:rFonts w:asciiTheme="majorEastAsia" w:eastAsiaTheme="majorEastAsia" w:hAnsiTheme="majorEastAsia"/>
                </w:rPr>
                <w:t>Rapid Spanning Tree Protocol</w:t>
              </w:r>
              <w:r>
                <w:rPr>
                  <w:rFonts w:asciiTheme="majorEastAsia" w:eastAsiaTheme="majorEastAsia" w:hAnsiTheme="majorEastAsia" w:hint="eastAsia"/>
                </w:rPr>
                <w:t>，快速生成树协议</w:t>
              </w:r>
            </w:ins>
            <w:del w:id="464" w:author="天赐 余" w:date="2025-12-04T09:17:00Z" w16du:dateUtc="2025-12-04T01:17:00Z">
              <w:r w:rsidDel="008B3AA2">
                <w:rPr>
                  <w:rFonts w:asciiTheme="majorEastAsia" w:eastAsiaTheme="majorEastAsia" w:hAnsiTheme="majorEastAsia"/>
                </w:rPr>
                <w:delText>Best effort Traffic</w:delText>
              </w:r>
              <w:r w:rsidDel="008B3AA2">
                <w:rPr>
                  <w:rFonts w:asciiTheme="majorEastAsia" w:eastAsiaTheme="majorEastAsia" w:hAnsiTheme="majorEastAsia" w:hint="eastAsia"/>
                </w:rPr>
                <w:delText>，尽力而为流</w:delText>
              </w:r>
            </w:del>
          </w:p>
        </w:tc>
      </w:tr>
      <w:tr w:rsidR="008B3AA2" w14:paraId="1AD18179" w14:textId="77777777">
        <w:trPr>
          <w:trHeight w:val="1114"/>
          <w:jc w:val="center"/>
        </w:trPr>
        <w:tc>
          <w:tcPr>
            <w:tcW w:w="846" w:type="dxa"/>
            <w:vAlign w:val="center"/>
          </w:tcPr>
          <w:p w14:paraId="160E29F2"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16</w:t>
            </w:r>
          </w:p>
        </w:tc>
        <w:tc>
          <w:tcPr>
            <w:tcW w:w="1196" w:type="dxa"/>
            <w:vAlign w:val="center"/>
          </w:tcPr>
          <w:p w14:paraId="386BE48F" w14:textId="51F552DD" w:rsidR="008B3AA2" w:rsidRDefault="008B3AA2" w:rsidP="008B3AA2">
            <w:pPr>
              <w:spacing w:after="0" w:line="240" w:lineRule="auto"/>
              <w:ind w:firstLineChars="0" w:firstLine="0"/>
              <w:jc w:val="center"/>
              <w:rPr>
                <w:rFonts w:asciiTheme="majorEastAsia" w:eastAsiaTheme="majorEastAsia" w:hAnsiTheme="majorEastAsia" w:hint="eastAsia"/>
              </w:rPr>
            </w:pPr>
            <w:ins w:id="465" w:author="天赐 余" w:date="2025-12-04T09:17:00Z" w16du:dateUtc="2025-12-04T01:17:00Z">
              <w:r>
                <w:rPr>
                  <w:rFonts w:asciiTheme="majorEastAsia" w:eastAsiaTheme="majorEastAsia" w:hAnsiTheme="majorEastAsia"/>
                </w:rPr>
                <w:t>FDB</w:t>
              </w:r>
            </w:ins>
            <w:del w:id="466" w:author="天赐 余" w:date="2025-12-04T09:17:00Z" w16du:dateUtc="2025-12-04T01:17:00Z">
              <w:r w:rsidDel="008B3AA2">
                <w:rPr>
                  <w:rFonts w:asciiTheme="majorEastAsia" w:eastAsiaTheme="majorEastAsia" w:hAnsiTheme="majorEastAsia"/>
                </w:rPr>
                <w:delText>BMCA</w:delText>
              </w:r>
            </w:del>
          </w:p>
        </w:tc>
        <w:tc>
          <w:tcPr>
            <w:tcW w:w="6254" w:type="dxa"/>
            <w:vAlign w:val="center"/>
          </w:tcPr>
          <w:p w14:paraId="1E2C0BE8" w14:textId="4B78D0E2" w:rsidR="008B3AA2" w:rsidRDefault="008B3AA2" w:rsidP="008B3AA2">
            <w:pPr>
              <w:spacing w:after="0" w:line="240" w:lineRule="auto"/>
              <w:ind w:firstLineChars="0" w:firstLine="0"/>
              <w:jc w:val="left"/>
              <w:rPr>
                <w:rFonts w:asciiTheme="majorEastAsia" w:eastAsiaTheme="majorEastAsia" w:hAnsiTheme="majorEastAsia" w:hint="eastAsia"/>
              </w:rPr>
            </w:pPr>
            <w:ins w:id="467" w:author="天赐 余" w:date="2025-12-04T09:17:00Z" w16du:dateUtc="2025-12-04T01:17:00Z">
              <w:r>
                <w:rPr>
                  <w:rFonts w:asciiTheme="majorEastAsia" w:eastAsiaTheme="majorEastAsia" w:hAnsiTheme="majorEastAsia"/>
                </w:rPr>
                <w:t>Filter Data Base</w:t>
              </w:r>
              <w:r>
                <w:rPr>
                  <w:rFonts w:asciiTheme="majorEastAsia" w:eastAsiaTheme="majorEastAsia" w:hAnsiTheme="majorEastAsia" w:hint="eastAsia"/>
                </w:rPr>
                <w:t>，过滤数据库</w:t>
              </w:r>
            </w:ins>
            <w:del w:id="468" w:author="天赐 余" w:date="2025-12-04T09:17:00Z" w16du:dateUtc="2025-12-04T01:17:00Z">
              <w:r w:rsidDel="008B3AA2">
                <w:rPr>
                  <w:rFonts w:asciiTheme="majorEastAsia" w:eastAsiaTheme="majorEastAsia" w:hAnsiTheme="majorEastAsia"/>
                </w:rPr>
                <w:delText>Best Master Clock Algorithm</w:delText>
              </w:r>
              <w:r w:rsidDel="008B3AA2">
                <w:rPr>
                  <w:rFonts w:asciiTheme="majorEastAsia" w:eastAsiaTheme="majorEastAsia" w:hAnsiTheme="majorEastAsia" w:hint="eastAsia"/>
                </w:rPr>
                <w:delText>，最佳主时钟选取算法</w:delText>
              </w:r>
            </w:del>
          </w:p>
        </w:tc>
      </w:tr>
      <w:tr w:rsidR="008B3AA2" w14:paraId="69369ED8" w14:textId="77777777">
        <w:trPr>
          <w:trHeight w:val="988"/>
          <w:jc w:val="center"/>
        </w:trPr>
        <w:tc>
          <w:tcPr>
            <w:tcW w:w="846" w:type="dxa"/>
            <w:vAlign w:val="center"/>
          </w:tcPr>
          <w:p w14:paraId="7260CFA7" w14:textId="77777777" w:rsidR="008B3AA2" w:rsidRDefault="008B3AA2" w:rsidP="008B3AA2">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17</w:t>
            </w:r>
          </w:p>
        </w:tc>
        <w:tc>
          <w:tcPr>
            <w:tcW w:w="1196" w:type="dxa"/>
            <w:vAlign w:val="center"/>
          </w:tcPr>
          <w:p w14:paraId="070B2B90" w14:textId="6C9E1843" w:rsidR="008B3AA2" w:rsidRDefault="008B3AA2" w:rsidP="008B3AA2">
            <w:pPr>
              <w:spacing w:after="0" w:line="240" w:lineRule="auto"/>
              <w:ind w:firstLineChars="0" w:firstLine="0"/>
              <w:jc w:val="center"/>
              <w:rPr>
                <w:rFonts w:asciiTheme="majorEastAsia" w:eastAsiaTheme="majorEastAsia" w:hAnsiTheme="majorEastAsia" w:hint="eastAsia"/>
              </w:rPr>
            </w:pPr>
            <w:ins w:id="469" w:author="天赐 余" w:date="2025-12-04T09:17:00Z" w16du:dateUtc="2025-12-04T01:17:00Z">
              <w:r w:rsidRPr="00457DB3">
                <w:rPr>
                  <w:rFonts w:asciiTheme="majorEastAsia" w:eastAsiaTheme="majorEastAsia" w:hAnsiTheme="majorEastAsia" w:hint="eastAsia"/>
                  <w:rPrChange w:id="470" w:author="天赐 余" w:date="2025-12-04T09:18:00Z" w16du:dateUtc="2025-12-04T01:18:00Z">
                    <w:rPr>
                      <w:rFonts w:asciiTheme="majorEastAsia" w:eastAsiaTheme="majorEastAsia" w:hAnsiTheme="majorEastAsia" w:hint="eastAsia"/>
                      <w:highlight w:val="yellow"/>
                    </w:rPr>
                  </w:rPrChange>
                </w:rPr>
                <w:t>PSFP</w:t>
              </w:r>
              <w:r w:rsidDel="008B3AA2">
                <w:rPr>
                  <w:rFonts w:asciiTheme="majorEastAsia" w:eastAsiaTheme="majorEastAsia" w:hAnsiTheme="majorEastAsia"/>
                </w:rPr>
                <w:t xml:space="preserve"> </w:t>
              </w:r>
            </w:ins>
            <w:del w:id="471" w:author="天赐 余" w:date="2025-12-04T09:17:00Z" w16du:dateUtc="2025-12-04T01:17:00Z">
              <w:r w:rsidDel="008B3AA2">
                <w:rPr>
                  <w:rFonts w:asciiTheme="majorEastAsia" w:eastAsiaTheme="majorEastAsia" w:hAnsiTheme="majorEastAsia"/>
                </w:rPr>
                <w:delText>RSTP</w:delText>
              </w:r>
            </w:del>
          </w:p>
        </w:tc>
        <w:tc>
          <w:tcPr>
            <w:tcW w:w="6254" w:type="dxa"/>
            <w:vAlign w:val="center"/>
          </w:tcPr>
          <w:p w14:paraId="5292EA62" w14:textId="570995FF" w:rsidR="008B3AA2" w:rsidRDefault="008B3AA2" w:rsidP="008B3AA2">
            <w:pPr>
              <w:spacing w:after="0" w:line="240" w:lineRule="auto"/>
              <w:ind w:firstLineChars="0" w:firstLine="0"/>
              <w:jc w:val="left"/>
              <w:rPr>
                <w:rFonts w:asciiTheme="majorEastAsia" w:eastAsiaTheme="majorEastAsia" w:hAnsiTheme="majorEastAsia" w:hint="eastAsia"/>
              </w:rPr>
            </w:pPr>
            <w:ins w:id="472" w:author="天赐 余" w:date="2025-12-04T09:17:00Z" w16du:dateUtc="2025-12-04T01:17:00Z">
              <w:r w:rsidRPr="00A504F3">
                <w:rPr>
                  <w:rFonts w:asciiTheme="majorEastAsia" w:eastAsiaTheme="majorEastAsia" w:hAnsiTheme="majorEastAsia"/>
                </w:rPr>
                <w:t>Per-Stream Filtering and Policing</w:t>
              </w:r>
              <w:r>
                <w:rPr>
                  <w:rFonts w:asciiTheme="majorEastAsia" w:eastAsiaTheme="majorEastAsia" w:hAnsiTheme="majorEastAsia" w:hint="eastAsia"/>
                </w:rPr>
                <w:t>，每流过滤与监管</w:t>
              </w:r>
            </w:ins>
            <w:del w:id="473" w:author="天赐 余" w:date="2025-12-04T09:17:00Z" w16du:dateUtc="2025-12-04T01:17:00Z">
              <w:r w:rsidDel="008B3AA2">
                <w:rPr>
                  <w:rFonts w:asciiTheme="majorEastAsia" w:eastAsiaTheme="majorEastAsia" w:hAnsiTheme="majorEastAsia"/>
                </w:rPr>
                <w:delText>Rapid Spanning Tree Protocol</w:delText>
              </w:r>
              <w:r w:rsidDel="008B3AA2">
                <w:rPr>
                  <w:rFonts w:asciiTheme="majorEastAsia" w:eastAsiaTheme="majorEastAsia" w:hAnsiTheme="majorEastAsia" w:hint="eastAsia"/>
                </w:rPr>
                <w:delText>，快速生成树协议</w:delText>
              </w:r>
            </w:del>
          </w:p>
        </w:tc>
      </w:tr>
      <w:tr w:rsidR="00BE5748" w14:paraId="632FCB2A" w14:textId="77777777" w:rsidTr="00F36CB4">
        <w:tblPrEx>
          <w:tblW w:w="8296" w:type="dxa"/>
          <w:jc w:val="center"/>
          <w:tblLayout w:type="fixed"/>
          <w:tblPrExChange w:id="474" w:author="天赐 余" w:date="2025-12-04T10:34:00Z" w16du:dateUtc="2025-12-04T02:34:00Z">
            <w:tblPrEx>
              <w:tblW w:w="8296" w:type="dxa"/>
              <w:jc w:val="center"/>
              <w:tblLayout w:type="fixed"/>
            </w:tblPrEx>
          </w:tblPrExChange>
        </w:tblPrEx>
        <w:trPr>
          <w:trHeight w:val="35"/>
          <w:jc w:val="center"/>
          <w:ins w:id="475" w:author="天赐 余" w:date="2025-12-04T10:33:00Z"/>
          <w:trPrChange w:id="476" w:author="天赐 余" w:date="2025-12-04T10:34:00Z" w16du:dateUtc="2025-12-04T02:34:00Z">
            <w:trPr>
              <w:trHeight w:val="988"/>
              <w:jc w:val="center"/>
            </w:trPr>
          </w:trPrChange>
        </w:trPr>
        <w:tc>
          <w:tcPr>
            <w:tcW w:w="846" w:type="dxa"/>
            <w:vAlign w:val="center"/>
            <w:tcPrChange w:id="477" w:author="天赐 余" w:date="2025-12-04T10:34:00Z" w16du:dateUtc="2025-12-04T02:34:00Z">
              <w:tcPr>
                <w:tcW w:w="846" w:type="dxa"/>
                <w:vAlign w:val="center"/>
              </w:tcPr>
            </w:tcPrChange>
          </w:tcPr>
          <w:p w14:paraId="6813CD60" w14:textId="51F3D417" w:rsidR="00BE5748" w:rsidRDefault="00BE5748" w:rsidP="008B3AA2">
            <w:pPr>
              <w:spacing w:after="0" w:line="240" w:lineRule="auto"/>
              <w:ind w:firstLineChars="0" w:firstLine="0"/>
              <w:jc w:val="center"/>
              <w:rPr>
                <w:ins w:id="478" w:author="天赐 余" w:date="2025-12-04T10:33:00Z" w16du:dateUtc="2025-12-04T02:33:00Z"/>
                <w:rFonts w:asciiTheme="majorEastAsia" w:eastAsiaTheme="majorEastAsia" w:hAnsiTheme="majorEastAsia" w:hint="eastAsia"/>
              </w:rPr>
            </w:pPr>
            <w:ins w:id="479" w:author="天赐 余" w:date="2025-12-04T10:34:00Z" w16du:dateUtc="2025-12-04T02:34:00Z">
              <w:r>
                <w:rPr>
                  <w:rFonts w:asciiTheme="majorEastAsia" w:eastAsiaTheme="majorEastAsia" w:hAnsiTheme="majorEastAsia" w:hint="eastAsia"/>
                </w:rPr>
                <w:t>18</w:t>
              </w:r>
            </w:ins>
          </w:p>
        </w:tc>
        <w:tc>
          <w:tcPr>
            <w:tcW w:w="1196" w:type="dxa"/>
            <w:vAlign w:val="center"/>
            <w:tcPrChange w:id="480" w:author="天赐 余" w:date="2025-12-04T10:34:00Z" w16du:dateUtc="2025-12-04T02:34:00Z">
              <w:tcPr>
                <w:tcW w:w="1196" w:type="dxa"/>
                <w:vAlign w:val="center"/>
              </w:tcPr>
            </w:tcPrChange>
          </w:tcPr>
          <w:p w14:paraId="5ABACF57" w14:textId="0068FA77" w:rsidR="00BE5748" w:rsidRPr="00BE5748" w:rsidRDefault="00BE5748" w:rsidP="00BE5748">
            <w:pPr>
              <w:spacing w:after="0" w:line="240" w:lineRule="auto"/>
              <w:ind w:firstLineChars="0" w:firstLine="0"/>
              <w:jc w:val="center"/>
              <w:rPr>
                <w:ins w:id="481" w:author="天赐 余" w:date="2025-12-04T10:33:00Z" w16du:dateUtc="2025-12-04T02:33:00Z"/>
                <w:rFonts w:asciiTheme="majorEastAsia" w:eastAsiaTheme="majorEastAsia" w:hAnsiTheme="majorEastAsia" w:hint="eastAsia"/>
              </w:rPr>
            </w:pPr>
            <w:ins w:id="482" w:author="天赐 余" w:date="2025-12-04T10:34:00Z" w16du:dateUtc="2025-12-04T02:34:00Z">
              <w:r>
                <w:rPr>
                  <w:rFonts w:asciiTheme="majorEastAsia" w:eastAsiaTheme="majorEastAsia" w:hAnsiTheme="majorEastAsia" w:hint="eastAsia"/>
                </w:rPr>
                <w:t>SN</w:t>
              </w:r>
            </w:ins>
          </w:p>
        </w:tc>
        <w:tc>
          <w:tcPr>
            <w:tcW w:w="6254" w:type="dxa"/>
            <w:vAlign w:val="center"/>
            <w:tcPrChange w:id="483" w:author="天赐 余" w:date="2025-12-04T10:34:00Z" w16du:dateUtc="2025-12-04T02:34:00Z">
              <w:tcPr>
                <w:tcW w:w="6254" w:type="dxa"/>
                <w:vAlign w:val="center"/>
              </w:tcPr>
            </w:tcPrChange>
          </w:tcPr>
          <w:p w14:paraId="4BB112EC" w14:textId="10C16F64" w:rsidR="00BE5748" w:rsidRPr="00A504F3" w:rsidRDefault="00BE5748" w:rsidP="008B3AA2">
            <w:pPr>
              <w:spacing w:after="0" w:line="240" w:lineRule="auto"/>
              <w:ind w:firstLineChars="0" w:firstLine="0"/>
              <w:jc w:val="left"/>
              <w:rPr>
                <w:ins w:id="484" w:author="天赐 余" w:date="2025-12-04T10:33:00Z" w16du:dateUtc="2025-12-04T02:33:00Z"/>
                <w:rFonts w:asciiTheme="majorEastAsia" w:eastAsiaTheme="majorEastAsia" w:hAnsiTheme="majorEastAsia" w:hint="eastAsia"/>
              </w:rPr>
            </w:pPr>
            <w:ins w:id="485" w:author="天赐 余" w:date="2025-12-04T10:34:00Z" w16du:dateUtc="2025-12-04T02:34:00Z">
              <w:r>
                <w:rPr>
                  <w:rFonts w:asciiTheme="majorEastAsia" w:eastAsiaTheme="majorEastAsia" w:hAnsiTheme="majorEastAsia" w:hint="eastAsia"/>
                </w:rPr>
                <w:t>S</w:t>
              </w:r>
              <w:r w:rsidRPr="00BE5748">
                <w:rPr>
                  <w:rFonts w:asciiTheme="majorEastAsia" w:eastAsiaTheme="majorEastAsia" w:hAnsiTheme="majorEastAsia"/>
                </w:rPr>
                <w:t xml:space="preserve">equence </w:t>
              </w:r>
              <w:r>
                <w:rPr>
                  <w:rFonts w:asciiTheme="majorEastAsia" w:eastAsiaTheme="majorEastAsia" w:hAnsiTheme="majorEastAsia" w:hint="eastAsia"/>
                </w:rPr>
                <w:t>N</w:t>
              </w:r>
              <w:r w:rsidRPr="00BE5748">
                <w:rPr>
                  <w:rFonts w:asciiTheme="majorEastAsia" w:eastAsiaTheme="majorEastAsia" w:hAnsiTheme="majorEastAsia"/>
                </w:rPr>
                <w:t>umber</w:t>
              </w:r>
              <w:r>
                <w:rPr>
                  <w:rFonts w:asciiTheme="majorEastAsia" w:eastAsiaTheme="majorEastAsia" w:hAnsiTheme="majorEastAsia" w:hint="eastAsia"/>
                </w:rPr>
                <w:t>，序列号</w:t>
              </w:r>
            </w:ins>
          </w:p>
        </w:tc>
      </w:tr>
      <w:tr w:rsidR="008B3AA2" w:rsidDel="00EE6B8D" w14:paraId="6B508185" w14:textId="19D6FE21">
        <w:trPr>
          <w:trHeight w:val="983"/>
          <w:jc w:val="center"/>
          <w:del w:id="486" w:author="天赐 余" w:date="2025-11-29T15:54:00Z"/>
        </w:trPr>
        <w:tc>
          <w:tcPr>
            <w:tcW w:w="846" w:type="dxa"/>
            <w:vAlign w:val="center"/>
          </w:tcPr>
          <w:p w14:paraId="6F78BE3A" w14:textId="05D2C37F" w:rsidR="008B3AA2" w:rsidDel="00EE6B8D" w:rsidRDefault="008B3AA2" w:rsidP="008B3AA2">
            <w:pPr>
              <w:spacing w:after="0" w:line="240" w:lineRule="auto"/>
              <w:ind w:firstLineChars="0" w:firstLine="0"/>
              <w:jc w:val="center"/>
              <w:rPr>
                <w:del w:id="487" w:author="天赐 余" w:date="2025-11-29T15:54:00Z" w16du:dateUtc="2025-11-29T07:54:00Z"/>
                <w:rFonts w:asciiTheme="majorEastAsia" w:eastAsiaTheme="majorEastAsia" w:hAnsiTheme="majorEastAsia" w:hint="eastAsia"/>
                <w:strike/>
                <w:highlight w:val="yellow"/>
              </w:rPr>
            </w:pPr>
            <w:del w:id="488" w:author="天赐 余" w:date="2025-11-29T15:54:00Z" w16du:dateUtc="2025-11-29T07:54:00Z">
              <w:r w:rsidDel="00EE6B8D">
                <w:rPr>
                  <w:rFonts w:asciiTheme="majorEastAsia" w:eastAsiaTheme="majorEastAsia" w:hAnsiTheme="majorEastAsia"/>
                  <w:strike/>
                  <w:highlight w:val="yellow"/>
                </w:rPr>
                <w:delText>18</w:delText>
              </w:r>
            </w:del>
          </w:p>
        </w:tc>
        <w:tc>
          <w:tcPr>
            <w:tcW w:w="1196" w:type="dxa"/>
            <w:vAlign w:val="center"/>
          </w:tcPr>
          <w:p w14:paraId="06269748" w14:textId="54D1035A" w:rsidR="008B3AA2" w:rsidDel="00EE6B8D" w:rsidRDefault="008B3AA2" w:rsidP="008B3AA2">
            <w:pPr>
              <w:spacing w:after="0" w:line="240" w:lineRule="auto"/>
              <w:ind w:firstLineChars="0" w:firstLine="0"/>
              <w:jc w:val="center"/>
              <w:rPr>
                <w:del w:id="489" w:author="天赐 余" w:date="2025-11-29T15:54:00Z" w16du:dateUtc="2025-11-29T07:54:00Z"/>
                <w:rFonts w:asciiTheme="majorEastAsia" w:eastAsiaTheme="majorEastAsia" w:hAnsiTheme="majorEastAsia" w:hint="eastAsia"/>
                <w:strike/>
                <w:highlight w:val="yellow"/>
              </w:rPr>
            </w:pPr>
            <w:del w:id="490" w:author="天赐 余" w:date="2025-11-29T15:54:00Z" w16du:dateUtc="2025-11-29T07:54:00Z">
              <w:r w:rsidDel="00EE6B8D">
                <w:rPr>
                  <w:rFonts w:asciiTheme="majorEastAsia" w:eastAsiaTheme="majorEastAsia" w:hAnsiTheme="majorEastAsia"/>
                  <w:strike/>
                  <w:highlight w:val="yellow"/>
                </w:rPr>
                <w:delText>MVRP</w:delText>
              </w:r>
            </w:del>
          </w:p>
        </w:tc>
        <w:tc>
          <w:tcPr>
            <w:tcW w:w="6254" w:type="dxa"/>
            <w:vAlign w:val="center"/>
          </w:tcPr>
          <w:p w14:paraId="11866154" w14:textId="449817D4" w:rsidR="008B3AA2" w:rsidDel="00EE6B8D" w:rsidRDefault="008B3AA2" w:rsidP="008B3AA2">
            <w:pPr>
              <w:spacing w:after="0" w:line="240" w:lineRule="auto"/>
              <w:ind w:firstLineChars="0" w:firstLine="0"/>
              <w:jc w:val="left"/>
              <w:rPr>
                <w:del w:id="491" w:author="天赐 余" w:date="2025-11-29T15:54:00Z" w16du:dateUtc="2025-11-29T07:54:00Z"/>
                <w:rFonts w:asciiTheme="majorEastAsia" w:eastAsiaTheme="majorEastAsia" w:hAnsiTheme="majorEastAsia" w:hint="eastAsia"/>
                <w:strike/>
                <w:highlight w:val="yellow"/>
              </w:rPr>
            </w:pPr>
            <w:del w:id="492" w:author="天赐 余" w:date="2025-11-29T15:54:00Z" w16du:dateUtc="2025-11-29T07:54:00Z">
              <w:r w:rsidDel="00EE6B8D">
                <w:rPr>
                  <w:rFonts w:asciiTheme="majorEastAsia" w:eastAsiaTheme="majorEastAsia" w:hAnsiTheme="majorEastAsia"/>
                  <w:strike/>
                  <w:highlight w:val="yellow"/>
                </w:rPr>
                <w:delText>Multiple VLAN Registration Protocol</w:delText>
              </w:r>
              <w:r w:rsidDel="00EE6B8D">
                <w:rPr>
                  <w:rFonts w:asciiTheme="majorEastAsia" w:eastAsiaTheme="majorEastAsia" w:hAnsiTheme="majorEastAsia" w:hint="eastAsia"/>
                  <w:strike/>
                  <w:highlight w:val="yellow"/>
                </w:rPr>
                <w:delText>，多</w:delText>
              </w:r>
              <w:r w:rsidDel="00EE6B8D">
                <w:rPr>
                  <w:rFonts w:asciiTheme="majorEastAsia" w:eastAsiaTheme="majorEastAsia" w:hAnsiTheme="majorEastAsia"/>
                  <w:strike/>
                  <w:highlight w:val="yellow"/>
                </w:rPr>
                <w:delText>VLAN</w:delText>
              </w:r>
              <w:r w:rsidDel="00EE6B8D">
                <w:rPr>
                  <w:rFonts w:asciiTheme="majorEastAsia" w:eastAsiaTheme="majorEastAsia" w:hAnsiTheme="majorEastAsia" w:hint="eastAsia"/>
                  <w:strike/>
                  <w:highlight w:val="yellow"/>
                </w:rPr>
                <w:delText>注册协议</w:delText>
              </w:r>
            </w:del>
          </w:p>
        </w:tc>
      </w:tr>
      <w:tr w:rsidR="008B3AA2" w:rsidDel="00EE6B8D" w14:paraId="5C8BB604" w14:textId="5FE0D9A1">
        <w:trPr>
          <w:trHeight w:val="700"/>
          <w:jc w:val="center"/>
          <w:del w:id="493" w:author="天赐 余" w:date="2025-11-29T15:54:00Z"/>
        </w:trPr>
        <w:tc>
          <w:tcPr>
            <w:tcW w:w="846" w:type="dxa"/>
            <w:vAlign w:val="center"/>
          </w:tcPr>
          <w:p w14:paraId="0A85B964" w14:textId="1527FC98" w:rsidR="008B3AA2" w:rsidDel="00EE6B8D" w:rsidRDefault="008B3AA2" w:rsidP="008B3AA2">
            <w:pPr>
              <w:spacing w:after="0" w:line="240" w:lineRule="auto"/>
              <w:ind w:firstLineChars="0" w:firstLine="0"/>
              <w:jc w:val="center"/>
              <w:rPr>
                <w:del w:id="494" w:author="天赐 余" w:date="2025-11-29T15:54:00Z" w16du:dateUtc="2025-11-29T07:54:00Z"/>
                <w:rFonts w:asciiTheme="majorEastAsia" w:eastAsiaTheme="majorEastAsia" w:hAnsiTheme="majorEastAsia" w:hint="eastAsia"/>
                <w:strike/>
                <w:highlight w:val="yellow"/>
              </w:rPr>
            </w:pPr>
            <w:del w:id="495" w:author="天赐 余" w:date="2025-11-29T15:54:00Z" w16du:dateUtc="2025-11-29T07:54:00Z">
              <w:r w:rsidDel="00EE6B8D">
                <w:rPr>
                  <w:rFonts w:asciiTheme="majorEastAsia" w:eastAsiaTheme="majorEastAsia" w:hAnsiTheme="majorEastAsia"/>
                  <w:strike/>
                  <w:highlight w:val="yellow"/>
                </w:rPr>
                <w:delText>19</w:delText>
              </w:r>
            </w:del>
          </w:p>
        </w:tc>
        <w:tc>
          <w:tcPr>
            <w:tcW w:w="1196" w:type="dxa"/>
            <w:vAlign w:val="center"/>
          </w:tcPr>
          <w:p w14:paraId="4725DE5C" w14:textId="620D5B86" w:rsidR="008B3AA2" w:rsidDel="00EE6B8D" w:rsidRDefault="008B3AA2" w:rsidP="008B3AA2">
            <w:pPr>
              <w:spacing w:after="0" w:line="240" w:lineRule="auto"/>
              <w:ind w:firstLineChars="0" w:firstLine="0"/>
              <w:jc w:val="center"/>
              <w:rPr>
                <w:del w:id="496" w:author="天赐 余" w:date="2025-11-29T15:54:00Z" w16du:dateUtc="2025-11-29T07:54:00Z"/>
                <w:rFonts w:asciiTheme="majorEastAsia" w:eastAsiaTheme="majorEastAsia" w:hAnsiTheme="majorEastAsia" w:hint="eastAsia"/>
                <w:strike/>
                <w:highlight w:val="yellow"/>
              </w:rPr>
            </w:pPr>
            <w:del w:id="497" w:author="天赐 余" w:date="2025-11-29T15:54:00Z" w16du:dateUtc="2025-11-29T07:54:00Z">
              <w:r w:rsidDel="00EE6B8D">
                <w:rPr>
                  <w:rFonts w:asciiTheme="majorEastAsia" w:eastAsiaTheme="majorEastAsia" w:hAnsiTheme="majorEastAsia"/>
                  <w:strike/>
                  <w:highlight w:val="yellow"/>
                </w:rPr>
                <w:delText>COM/MON</w:delText>
              </w:r>
            </w:del>
          </w:p>
        </w:tc>
        <w:tc>
          <w:tcPr>
            <w:tcW w:w="6254" w:type="dxa"/>
            <w:vAlign w:val="center"/>
          </w:tcPr>
          <w:p w14:paraId="12D04FA2" w14:textId="06AAC1FE" w:rsidR="008B3AA2" w:rsidDel="00EE6B8D" w:rsidRDefault="008B3AA2" w:rsidP="008B3AA2">
            <w:pPr>
              <w:spacing w:after="0" w:line="240" w:lineRule="auto"/>
              <w:ind w:firstLineChars="0" w:firstLine="0"/>
              <w:jc w:val="left"/>
              <w:rPr>
                <w:del w:id="498" w:author="天赐 余" w:date="2025-11-29T15:54:00Z" w16du:dateUtc="2025-11-29T07:54:00Z"/>
                <w:rFonts w:asciiTheme="majorEastAsia" w:eastAsiaTheme="majorEastAsia" w:hAnsiTheme="majorEastAsia" w:hint="eastAsia"/>
                <w:strike/>
                <w:highlight w:val="yellow"/>
              </w:rPr>
            </w:pPr>
            <w:del w:id="499" w:author="天赐 余" w:date="2025-11-29T15:54:00Z" w16du:dateUtc="2025-11-29T07:54:00Z">
              <w:r w:rsidDel="00EE6B8D">
                <w:rPr>
                  <w:rFonts w:asciiTheme="majorEastAsia" w:eastAsiaTheme="majorEastAsia" w:hAnsiTheme="majorEastAsia"/>
                  <w:strike/>
                  <w:highlight w:val="yellow"/>
                </w:rPr>
                <w:delText>Command and Monitoring</w:delText>
              </w:r>
              <w:r w:rsidDel="00EE6B8D">
                <w:rPr>
                  <w:rFonts w:asciiTheme="majorEastAsia" w:eastAsiaTheme="majorEastAsia" w:hAnsiTheme="majorEastAsia" w:hint="eastAsia"/>
                  <w:strike/>
                  <w:highlight w:val="yellow"/>
                </w:rPr>
                <w:delText>，命令监控机制</w:delText>
              </w:r>
            </w:del>
          </w:p>
        </w:tc>
      </w:tr>
      <w:tr w:rsidR="008B3AA2" w:rsidDel="00457DB3" w14:paraId="167E12F4" w14:textId="10A5A34C">
        <w:trPr>
          <w:trHeight w:val="697"/>
          <w:jc w:val="center"/>
          <w:del w:id="500" w:author="天赐 余" w:date="2025-12-04T09:18:00Z"/>
        </w:trPr>
        <w:tc>
          <w:tcPr>
            <w:tcW w:w="846" w:type="dxa"/>
            <w:vAlign w:val="center"/>
          </w:tcPr>
          <w:p w14:paraId="76D2B22F" w14:textId="6C0360BA" w:rsidR="008B3AA2" w:rsidDel="00457DB3" w:rsidRDefault="008B3AA2" w:rsidP="008B3AA2">
            <w:pPr>
              <w:spacing w:after="0" w:line="240" w:lineRule="auto"/>
              <w:ind w:firstLineChars="0" w:firstLine="0"/>
              <w:jc w:val="center"/>
              <w:rPr>
                <w:del w:id="501" w:author="天赐 余" w:date="2025-12-04T09:18:00Z" w16du:dateUtc="2025-12-04T01:18:00Z"/>
                <w:rFonts w:asciiTheme="majorEastAsia" w:eastAsiaTheme="majorEastAsia" w:hAnsiTheme="majorEastAsia" w:hint="eastAsia"/>
              </w:rPr>
            </w:pPr>
            <w:del w:id="502" w:author="天赐 余" w:date="2025-11-29T15:54:00Z" w16du:dateUtc="2025-11-29T07:54:00Z">
              <w:r w:rsidDel="00EE6B8D">
                <w:rPr>
                  <w:rFonts w:asciiTheme="majorEastAsia" w:eastAsiaTheme="majorEastAsia" w:hAnsiTheme="majorEastAsia"/>
                </w:rPr>
                <w:delText>20</w:delText>
              </w:r>
            </w:del>
          </w:p>
        </w:tc>
        <w:tc>
          <w:tcPr>
            <w:tcW w:w="1196" w:type="dxa"/>
            <w:vAlign w:val="center"/>
          </w:tcPr>
          <w:p w14:paraId="0C0AA326" w14:textId="58A29EBA" w:rsidR="008B3AA2" w:rsidDel="00457DB3" w:rsidRDefault="008B3AA2" w:rsidP="008B3AA2">
            <w:pPr>
              <w:spacing w:after="0" w:line="240" w:lineRule="auto"/>
              <w:ind w:firstLineChars="0" w:firstLine="0"/>
              <w:jc w:val="center"/>
              <w:rPr>
                <w:del w:id="503" w:author="天赐 余" w:date="2025-12-04T09:18:00Z" w16du:dateUtc="2025-12-04T01:18:00Z"/>
                <w:rFonts w:asciiTheme="majorEastAsia" w:eastAsiaTheme="majorEastAsia" w:hAnsiTheme="majorEastAsia" w:hint="eastAsia"/>
              </w:rPr>
            </w:pPr>
            <w:del w:id="504" w:author="天赐 余" w:date="2025-12-04T09:17:00Z" w16du:dateUtc="2025-12-04T01:17:00Z">
              <w:r w:rsidDel="008B3AA2">
                <w:rPr>
                  <w:rFonts w:asciiTheme="majorEastAsia" w:eastAsiaTheme="majorEastAsia" w:hAnsiTheme="majorEastAsia"/>
                </w:rPr>
                <w:delText>FDB</w:delText>
              </w:r>
            </w:del>
          </w:p>
        </w:tc>
        <w:tc>
          <w:tcPr>
            <w:tcW w:w="6254" w:type="dxa"/>
            <w:vAlign w:val="center"/>
          </w:tcPr>
          <w:p w14:paraId="0F2195D7" w14:textId="71B039C8" w:rsidR="008B3AA2" w:rsidDel="00457DB3" w:rsidRDefault="008B3AA2" w:rsidP="008B3AA2">
            <w:pPr>
              <w:spacing w:after="0" w:line="240" w:lineRule="auto"/>
              <w:ind w:firstLineChars="0" w:firstLine="0"/>
              <w:jc w:val="left"/>
              <w:rPr>
                <w:del w:id="505" w:author="天赐 余" w:date="2025-12-04T09:18:00Z" w16du:dateUtc="2025-12-04T01:18:00Z"/>
                <w:rFonts w:asciiTheme="majorEastAsia" w:eastAsiaTheme="majorEastAsia" w:hAnsiTheme="majorEastAsia" w:hint="eastAsia"/>
              </w:rPr>
            </w:pPr>
            <w:del w:id="506" w:author="天赐 余" w:date="2025-12-04T09:17:00Z" w16du:dateUtc="2025-12-04T01:17:00Z">
              <w:r w:rsidDel="008B3AA2">
                <w:rPr>
                  <w:rFonts w:asciiTheme="majorEastAsia" w:eastAsiaTheme="majorEastAsia" w:hAnsiTheme="majorEastAsia"/>
                </w:rPr>
                <w:delText>Filter Data Base</w:delText>
              </w:r>
              <w:r w:rsidDel="008B3AA2">
                <w:rPr>
                  <w:rFonts w:asciiTheme="majorEastAsia" w:eastAsiaTheme="majorEastAsia" w:hAnsiTheme="majorEastAsia" w:hint="eastAsia"/>
                </w:rPr>
                <w:delText>，过滤数据库</w:delText>
              </w:r>
            </w:del>
          </w:p>
        </w:tc>
      </w:tr>
    </w:tbl>
    <w:p w14:paraId="7DA9D6CE" w14:textId="77777777" w:rsidR="00717322" w:rsidRDefault="00717322">
      <w:pPr>
        <w:adjustRightInd/>
        <w:snapToGrid/>
        <w:spacing w:line="240" w:lineRule="auto"/>
        <w:ind w:firstLineChars="0" w:firstLine="0"/>
        <w:jc w:val="left"/>
      </w:pPr>
    </w:p>
    <w:p w14:paraId="77A29791" w14:textId="77777777" w:rsidR="00717322" w:rsidRPr="007523D7" w:rsidRDefault="00000000" w:rsidP="007523D7">
      <w:pPr>
        <w:pStyle w:val="11"/>
      </w:pPr>
      <w:r w:rsidRPr="007523D7">
        <w:rPr>
          <w:rFonts w:hint="eastAsia"/>
        </w:rPr>
        <w:t>箭载</w:t>
      </w:r>
      <w:r w:rsidRPr="007523D7">
        <w:rPr>
          <w:rFonts w:hint="eastAsia"/>
        </w:rPr>
        <w:t>TSN</w:t>
      </w:r>
      <w:r w:rsidRPr="007523D7">
        <w:rPr>
          <w:rFonts w:hint="eastAsia"/>
        </w:rPr>
        <w:t>一致性要求</w:t>
      </w:r>
    </w:p>
    <w:p w14:paraId="339D83E5" w14:textId="3AAB8F3D" w:rsidR="00717322" w:rsidRDefault="00000000">
      <w:pPr>
        <w:ind w:firstLine="560"/>
      </w:pPr>
      <w:r>
        <w:rPr>
          <w:rFonts w:hint="eastAsia"/>
        </w:rPr>
        <w:t>为了</w:t>
      </w:r>
      <w:ins w:id="507" w:author="天赐 余" w:date="2025-12-03T10:20:00Z" w16du:dateUtc="2025-12-03T02:20:00Z">
        <w:r w:rsidR="00055B27">
          <w:rPr>
            <w:rFonts w:hint="eastAsia"/>
          </w:rPr>
          <w:t>给</w:t>
        </w:r>
      </w:ins>
      <w:del w:id="508" w:author="天赐 余" w:date="2025-12-03T10:20:00Z" w16du:dateUtc="2025-12-03T02:20:00Z">
        <w:r w:rsidDel="00055B27">
          <w:rPr>
            <w:rFonts w:hint="eastAsia"/>
          </w:rPr>
          <w:delText>向</w:delText>
        </w:r>
      </w:del>
      <w:r>
        <w:rPr>
          <w:rFonts w:hint="eastAsia"/>
        </w:rPr>
        <w:t>不同</w:t>
      </w:r>
      <w:ins w:id="509" w:author="天赐 余" w:date="2025-12-03T19:15:00Z" w16du:dateUtc="2025-12-03T11:15:00Z">
        <w:r w:rsidR="00980189">
          <w:rPr>
            <w:rFonts w:hint="eastAsia"/>
          </w:rPr>
          <w:t>厂</w:t>
        </w:r>
      </w:ins>
      <w:del w:id="510" w:author="天赐 余" w:date="2025-12-03T19:15:00Z" w16du:dateUtc="2025-12-03T11:15:00Z">
        <w:r w:rsidDel="00980189">
          <w:rPr>
            <w:rFonts w:hint="eastAsia"/>
          </w:rPr>
          <w:delText>生产</w:delText>
        </w:r>
      </w:del>
      <w:r>
        <w:rPr>
          <w:rFonts w:hint="eastAsia"/>
        </w:rPr>
        <w:t>商设计实现箭载网络设备提供参考，本</w:t>
      </w:r>
      <w:ins w:id="511" w:author="天赐 余" w:date="2025-12-03T10:19:00Z" w16du:dateUtc="2025-12-03T02:19:00Z">
        <w:r w:rsidR="00104CE3">
          <w:rPr>
            <w:rFonts w:hint="eastAsia"/>
          </w:rPr>
          <w:t>章</w:t>
        </w:r>
      </w:ins>
      <w:r>
        <w:rPr>
          <w:rFonts w:hint="eastAsia"/>
        </w:rPr>
        <w:t>节首先给出箭载</w:t>
      </w:r>
      <w:r>
        <w:rPr>
          <w:rFonts w:hint="eastAsia"/>
        </w:rPr>
        <w:t>TSN</w:t>
      </w:r>
      <w:ins w:id="512" w:author="liubing" w:date="2025-11-28T14:09:00Z">
        <w:r>
          <w:rPr>
            <w:rFonts w:hint="eastAsia"/>
          </w:rPr>
          <w:t>系统</w:t>
        </w:r>
      </w:ins>
      <w:r>
        <w:rPr>
          <w:rFonts w:hint="eastAsia"/>
        </w:rPr>
        <w:t>中交换和网卡应当具备</w:t>
      </w:r>
      <w:ins w:id="513" w:author="天赐 余" w:date="2025-12-03T10:20:00Z" w16du:dateUtc="2025-12-03T02:20:00Z">
        <w:r w:rsidR="00055B27">
          <w:rPr>
            <w:rFonts w:hint="eastAsia"/>
          </w:rPr>
          <w:t>的</w:t>
        </w:r>
      </w:ins>
      <w:r>
        <w:rPr>
          <w:rFonts w:hint="eastAsia"/>
        </w:rPr>
        <w:t>功能。</w:t>
      </w:r>
    </w:p>
    <w:p w14:paraId="3CD9C986" w14:textId="77777777" w:rsidR="00717322" w:rsidRDefault="00000000" w:rsidP="004C183B">
      <w:pPr>
        <w:pStyle w:val="21"/>
      </w:pPr>
      <w:r>
        <w:rPr>
          <w:rFonts w:hint="eastAsia"/>
        </w:rPr>
        <w:t>可靠性划分</w:t>
      </w:r>
    </w:p>
    <w:p w14:paraId="0A14F1A6" w14:textId="77777777" w:rsidR="00717322" w:rsidRDefault="00000000">
      <w:pPr>
        <w:ind w:firstLine="560"/>
      </w:pPr>
      <w:r>
        <w:rPr>
          <w:rFonts w:hint="eastAsia"/>
        </w:rPr>
        <w:t>箭载</w:t>
      </w:r>
      <w:r>
        <w:rPr>
          <w:rFonts w:hint="eastAsia"/>
        </w:rPr>
        <w:t>TSN</w:t>
      </w:r>
      <w:r>
        <w:rPr>
          <w:rFonts w:hint="eastAsia"/>
        </w:rPr>
        <w:t>中网卡和交换的可靠性可分以下两种：</w:t>
      </w:r>
    </w:p>
    <w:p w14:paraId="60872A38" w14:textId="77777777" w:rsidR="00717322" w:rsidRDefault="00000000">
      <w:pPr>
        <w:numPr>
          <w:ilvl w:val="0"/>
          <w:numId w:val="12"/>
        </w:numPr>
        <w:ind w:firstLine="560"/>
      </w:pPr>
      <w:r>
        <w:rPr>
          <w:rFonts w:hint="eastAsia"/>
        </w:rPr>
        <w:t>一般可靠性：节点（网卡或交换）能够容忍单故障假设；</w:t>
      </w:r>
    </w:p>
    <w:p w14:paraId="3C6B9A09" w14:textId="77777777" w:rsidR="00717322" w:rsidRDefault="00000000">
      <w:pPr>
        <w:numPr>
          <w:ilvl w:val="0"/>
          <w:numId w:val="12"/>
        </w:numPr>
        <w:ind w:firstLine="560"/>
      </w:pPr>
      <w:r>
        <w:rPr>
          <w:rFonts w:hint="eastAsia"/>
        </w:rPr>
        <w:t>高可靠性：节点（网卡或交换）能够容忍双故障假设。</w:t>
      </w:r>
    </w:p>
    <w:p w14:paraId="07011022" w14:textId="391313FC" w:rsidR="00717322" w:rsidRDefault="00000000">
      <w:pPr>
        <w:ind w:firstLine="560"/>
      </w:pPr>
      <w:r>
        <w:rPr>
          <w:rFonts w:hint="eastAsia"/>
        </w:rPr>
        <w:lastRenderedPageBreak/>
        <w:t>根据可靠性的要求可将箭载</w:t>
      </w:r>
      <w:r>
        <w:rPr>
          <w:rFonts w:hint="eastAsia"/>
        </w:rPr>
        <w:t>TSN</w:t>
      </w:r>
      <w:r>
        <w:rPr>
          <w:rFonts w:hint="eastAsia"/>
        </w:rPr>
        <w:t>中的</w:t>
      </w:r>
      <w:ins w:id="514" w:author="天赐 余" w:date="2025-12-03T10:21:00Z" w16du:dateUtc="2025-12-03T02:21:00Z">
        <w:r w:rsidR="00067EFB">
          <w:rPr>
            <w:rFonts w:hint="eastAsia"/>
          </w:rPr>
          <w:t>网卡和</w:t>
        </w:r>
      </w:ins>
      <w:r>
        <w:rPr>
          <w:rFonts w:hint="eastAsia"/>
        </w:rPr>
        <w:t>交换</w:t>
      </w:r>
      <w:del w:id="515" w:author="天赐 余" w:date="2025-12-03T10:21:00Z" w16du:dateUtc="2025-12-03T02:21:00Z">
        <w:r w:rsidDel="00067EFB">
          <w:rPr>
            <w:rFonts w:hint="eastAsia"/>
          </w:rPr>
          <w:delText>和网卡</w:delText>
        </w:r>
      </w:del>
      <w:r>
        <w:rPr>
          <w:rFonts w:hint="eastAsia"/>
        </w:rPr>
        <w:t>划分为一般可靠性网卡、交换</w:t>
      </w:r>
      <w:ins w:id="516" w:author="天赐 余" w:date="2025-12-03T10:21:00Z" w16du:dateUtc="2025-12-03T02:21:00Z">
        <w:r w:rsidR="00055B27">
          <w:rPr>
            <w:rFonts w:hint="eastAsia"/>
          </w:rPr>
          <w:t>，</w:t>
        </w:r>
      </w:ins>
      <w:del w:id="517" w:author="天赐 余" w:date="2025-12-03T10:21:00Z" w16du:dateUtc="2025-12-03T02:21:00Z">
        <w:r w:rsidDel="00055B27">
          <w:rPr>
            <w:rFonts w:hint="eastAsia"/>
          </w:rPr>
          <w:delText>；</w:delText>
        </w:r>
      </w:del>
      <w:r>
        <w:rPr>
          <w:rFonts w:hint="eastAsia"/>
        </w:rPr>
        <w:t>高可靠性网卡、交换。具体的功能要求如下：</w:t>
      </w:r>
    </w:p>
    <w:p w14:paraId="4ED4990E" w14:textId="77777777" w:rsidR="00717322" w:rsidRDefault="00000000" w:rsidP="004C183B">
      <w:pPr>
        <w:pStyle w:val="21"/>
      </w:pPr>
      <w:r>
        <w:rPr>
          <w:rFonts w:hint="eastAsia"/>
        </w:rPr>
        <w:t>网卡要求</w:t>
      </w:r>
    </w:p>
    <w:p w14:paraId="4D008A79" w14:textId="5EC554B3" w:rsidR="00717322" w:rsidRDefault="00000000">
      <w:pPr>
        <w:ind w:firstLine="560"/>
        <w:rPr>
          <w:ins w:id="518" w:author="liubing" w:date="2025-11-28T15:24:00Z"/>
        </w:rPr>
      </w:pPr>
      <w:r>
        <w:rPr>
          <w:rFonts w:hint="eastAsia"/>
        </w:rPr>
        <w:t>下表中√表示应支持相应功能，具体数值表示应支持相应功能且</w:t>
      </w:r>
      <w:del w:id="519" w:author="天赐 余" w:date="2025-12-03T10:23:00Z" w16du:dateUtc="2025-12-03T02:23:00Z">
        <w:r w:rsidDel="00067EFB">
          <w:rPr>
            <w:rFonts w:hint="eastAsia"/>
          </w:rPr>
          <w:delText>功能</w:delText>
        </w:r>
      </w:del>
      <w:r>
        <w:rPr>
          <w:rFonts w:hint="eastAsia"/>
        </w:rPr>
        <w:t>需要达到</w:t>
      </w:r>
      <w:del w:id="520" w:author="天赐 余" w:date="2025-12-03T10:22:00Z" w16du:dateUtc="2025-12-03T02:22:00Z">
        <w:r w:rsidDel="00067EFB">
          <w:rPr>
            <w:rFonts w:hint="eastAsia"/>
          </w:rPr>
          <w:delText>一定</w:delText>
        </w:r>
      </w:del>
      <w:r>
        <w:rPr>
          <w:rFonts w:hint="eastAsia"/>
        </w:rPr>
        <w:t>的指标</w:t>
      </w:r>
      <w:ins w:id="521" w:author="天赐 余" w:date="2025-12-03T10:22:00Z" w16du:dateUtc="2025-12-03T02:22:00Z">
        <w:r w:rsidR="00067EFB">
          <w:rPr>
            <w:rFonts w:hint="eastAsia"/>
          </w:rPr>
          <w:t>要求</w:t>
        </w:r>
      </w:ins>
      <w:r>
        <w:rPr>
          <w:rFonts w:hint="eastAsia"/>
        </w:rPr>
        <w:t>。</w:t>
      </w:r>
    </w:p>
    <w:p w14:paraId="28CD1C60" w14:textId="615B304E" w:rsidR="00717322" w:rsidRDefault="00000000">
      <w:pPr>
        <w:ind w:firstLineChars="0" w:firstLine="0"/>
        <w:jc w:val="center"/>
      </w:pPr>
      <w:ins w:id="522" w:author="liubing" w:date="2025-11-28T15:24: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ins>
      <w:ins w:id="523" w:author="天赐 余" w:date="2025-12-04T11:12:00Z" w16du:dateUtc="2025-12-04T03:12:00Z">
        <w:r w:rsidR="008A3990">
          <w:rPr>
            <w:noProof/>
          </w:rPr>
          <w:t>1</w:t>
        </w:r>
      </w:ins>
      <w:ins w:id="524" w:author="liubing" w:date="2025-11-28T15:24:00Z">
        <w:r>
          <w:fldChar w:fldCharType="end"/>
        </w:r>
        <w:r>
          <w:rPr>
            <w:rFonts w:hint="eastAsia"/>
          </w:rPr>
          <w:t xml:space="preserve"> </w:t>
        </w:r>
        <w:r>
          <w:rPr>
            <w:rFonts w:hint="eastAsia"/>
          </w:rPr>
          <w:t>不同可靠性网卡应支持功能</w:t>
        </w:r>
      </w:ins>
    </w:p>
    <w:tbl>
      <w:tblPr>
        <w:tblStyle w:val="aff1"/>
        <w:tblW w:w="10595" w:type="dxa"/>
        <w:tblInd w:w="-1150" w:type="dxa"/>
        <w:tblLayout w:type="fixed"/>
        <w:tblLook w:val="04A0" w:firstRow="1" w:lastRow="0" w:firstColumn="1" w:lastColumn="0" w:noHBand="0" w:noVBand="1"/>
      </w:tblPr>
      <w:tblGrid>
        <w:gridCol w:w="3713"/>
        <w:gridCol w:w="2409"/>
        <w:gridCol w:w="1701"/>
        <w:gridCol w:w="1386"/>
        <w:gridCol w:w="1386"/>
      </w:tblGrid>
      <w:tr w:rsidR="00717322" w14:paraId="38826E3C" w14:textId="77777777">
        <w:tc>
          <w:tcPr>
            <w:tcW w:w="3713" w:type="dxa"/>
            <w:vAlign w:val="center"/>
          </w:tcPr>
          <w:p w14:paraId="5FC64F3D"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功能</w:t>
            </w:r>
          </w:p>
        </w:tc>
        <w:tc>
          <w:tcPr>
            <w:tcW w:w="2409" w:type="dxa"/>
            <w:vAlign w:val="center"/>
          </w:tcPr>
          <w:p w14:paraId="55DAB21F" w14:textId="77777777" w:rsidR="00717322" w:rsidRDefault="00000000">
            <w:pPr>
              <w:spacing w:after="0" w:line="240" w:lineRule="auto"/>
              <w:ind w:firstLineChars="0" w:firstLine="0"/>
              <w:jc w:val="center"/>
              <w:rPr>
                <w:rFonts w:asciiTheme="majorEastAsia" w:hAnsiTheme="majorEastAsia" w:hint="eastAsia"/>
                <w:b/>
                <w:bCs/>
              </w:rPr>
            </w:pPr>
            <w:r w:rsidRPr="00865EA3">
              <w:rPr>
                <w:rFonts w:asciiTheme="majorEastAsia" w:eastAsiaTheme="majorEastAsia" w:hAnsiTheme="majorEastAsia" w:hint="eastAsia"/>
                <w:b/>
                <w:bCs/>
              </w:rPr>
              <w:t>参考标准</w:t>
            </w:r>
          </w:p>
        </w:tc>
        <w:tc>
          <w:tcPr>
            <w:tcW w:w="1701" w:type="dxa"/>
            <w:vAlign w:val="center"/>
          </w:tcPr>
          <w:p w14:paraId="41F03CBB"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一般可靠性网卡</w:t>
            </w:r>
          </w:p>
        </w:tc>
        <w:tc>
          <w:tcPr>
            <w:tcW w:w="1386" w:type="dxa"/>
            <w:vAlign w:val="center"/>
          </w:tcPr>
          <w:p w14:paraId="3856BA3C"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高可靠性网卡</w:t>
            </w:r>
          </w:p>
        </w:tc>
        <w:tc>
          <w:tcPr>
            <w:tcW w:w="1386" w:type="dxa"/>
            <w:vAlign w:val="center"/>
          </w:tcPr>
          <w:p w14:paraId="723363A4" w14:textId="77777777" w:rsidR="00717322" w:rsidRDefault="00000000">
            <w:pPr>
              <w:spacing w:after="0" w:line="240" w:lineRule="auto"/>
              <w:ind w:firstLineChars="0" w:firstLine="0"/>
              <w:jc w:val="center"/>
              <w:rPr>
                <w:rFonts w:asciiTheme="majorEastAsia" w:eastAsiaTheme="majorEastAsia" w:hAnsiTheme="majorEastAsia" w:hint="eastAsia"/>
                <w:b/>
                <w:bCs/>
              </w:rPr>
            </w:pPr>
            <w:r w:rsidRPr="00865EA3">
              <w:rPr>
                <w:rFonts w:asciiTheme="majorEastAsia" w:eastAsiaTheme="majorEastAsia" w:hAnsiTheme="majorEastAsia" w:hint="eastAsia"/>
                <w:b/>
                <w:bCs/>
              </w:rPr>
              <w:t>对应章节</w:t>
            </w:r>
          </w:p>
        </w:tc>
      </w:tr>
      <w:tr w:rsidR="00666F10" w14:paraId="264F95BC" w14:textId="77777777">
        <w:trPr>
          <w:ins w:id="525" w:author="天赐 余" w:date="2025-12-03T10:33:00Z"/>
        </w:trPr>
        <w:tc>
          <w:tcPr>
            <w:tcW w:w="3713" w:type="dxa"/>
            <w:vAlign w:val="center"/>
          </w:tcPr>
          <w:p w14:paraId="32E4FEBD" w14:textId="52CE06F9" w:rsidR="00666F10" w:rsidRDefault="00666F10" w:rsidP="00666F10">
            <w:pPr>
              <w:spacing w:after="0" w:line="240" w:lineRule="auto"/>
              <w:ind w:firstLineChars="0" w:firstLine="0"/>
              <w:jc w:val="left"/>
              <w:rPr>
                <w:ins w:id="526" w:author="天赐 余" w:date="2025-12-03T10:33:00Z" w16du:dateUtc="2025-12-03T02:33:00Z"/>
                <w:rFonts w:asciiTheme="majorEastAsia" w:eastAsiaTheme="majorEastAsia" w:hAnsiTheme="majorEastAsia" w:hint="eastAsia"/>
              </w:rPr>
            </w:pPr>
            <w:ins w:id="527" w:author="天赐 余" w:date="2025-12-03T10:33:00Z" w16du:dateUtc="2025-12-03T02:33:00Z">
              <w:r>
                <w:rPr>
                  <w:rFonts w:asciiTheme="majorEastAsia" w:eastAsiaTheme="majorEastAsia" w:hAnsiTheme="majorEastAsia" w:hint="eastAsia"/>
                </w:rPr>
                <w:t>支持VLAN</w:t>
              </w:r>
            </w:ins>
          </w:p>
        </w:tc>
        <w:tc>
          <w:tcPr>
            <w:tcW w:w="2409" w:type="dxa"/>
            <w:vAlign w:val="center"/>
          </w:tcPr>
          <w:p w14:paraId="160D659D" w14:textId="44EE675B" w:rsidR="00666F10" w:rsidRDefault="00666F10" w:rsidP="00666F10">
            <w:pPr>
              <w:spacing w:after="0" w:line="240" w:lineRule="auto"/>
              <w:ind w:firstLineChars="0" w:firstLine="0"/>
              <w:rPr>
                <w:ins w:id="528" w:author="天赐 余" w:date="2025-12-03T10:33:00Z" w16du:dateUtc="2025-12-03T02:33:00Z"/>
                <w:rFonts w:asciiTheme="majorEastAsia" w:eastAsiaTheme="majorEastAsia" w:hAnsiTheme="majorEastAsia" w:hint="eastAsia"/>
              </w:rPr>
            </w:pPr>
            <w:ins w:id="529" w:author="天赐 余" w:date="2025-12-03T10:33:00Z" w16du:dateUtc="2025-12-03T02:33:00Z">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802.1Q-2022</w:t>
              </w:r>
              <w:r>
                <w:rPr>
                  <w:rFonts w:asciiTheme="majorEastAsia" w:eastAsiaTheme="majorEastAsia" w:hAnsiTheme="majorEastAsia" w:hint="eastAsia"/>
                </w:rPr>
                <w:t xml:space="preserve"> 5.4 g) h ) o)</w:t>
              </w:r>
            </w:ins>
          </w:p>
        </w:tc>
        <w:tc>
          <w:tcPr>
            <w:tcW w:w="1701" w:type="dxa"/>
            <w:vAlign w:val="center"/>
          </w:tcPr>
          <w:p w14:paraId="1B00006B" w14:textId="08FFF34A" w:rsidR="00666F10" w:rsidRDefault="00666F10" w:rsidP="00666F10">
            <w:pPr>
              <w:spacing w:after="0" w:line="240" w:lineRule="auto"/>
              <w:ind w:firstLineChars="0" w:firstLine="0"/>
              <w:jc w:val="center"/>
              <w:rPr>
                <w:ins w:id="530" w:author="天赐 余" w:date="2025-12-03T10:33:00Z" w16du:dateUtc="2025-12-03T02:33:00Z"/>
                <w:rFonts w:asciiTheme="majorEastAsia" w:eastAsiaTheme="majorEastAsia" w:hAnsiTheme="majorEastAsia" w:hint="eastAsia"/>
              </w:rPr>
            </w:pPr>
            <w:ins w:id="531" w:author="天赐 余" w:date="2025-12-03T10:33:00Z" w16du:dateUtc="2025-12-03T02:33:00Z">
              <w:r>
                <w:rPr>
                  <w:rFonts w:asciiTheme="majorEastAsia" w:eastAsiaTheme="majorEastAsia" w:hAnsiTheme="majorEastAsia" w:hint="eastAsia"/>
                </w:rPr>
                <w:t>√</w:t>
              </w:r>
            </w:ins>
          </w:p>
        </w:tc>
        <w:tc>
          <w:tcPr>
            <w:tcW w:w="1386" w:type="dxa"/>
            <w:vAlign w:val="center"/>
          </w:tcPr>
          <w:p w14:paraId="6A1CCE2D" w14:textId="5E252091" w:rsidR="00666F10" w:rsidRDefault="00666F10" w:rsidP="00666F10">
            <w:pPr>
              <w:spacing w:after="0" w:line="240" w:lineRule="auto"/>
              <w:ind w:firstLineChars="0" w:firstLine="0"/>
              <w:jc w:val="center"/>
              <w:rPr>
                <w:ins w:id="532" w:author="天赐 余" w:date="2025-12-03T10:33:00Z" w16du:dateUtc="2025-12-03T02:33:00Z"/>
                <w:rFonts w:asciiTheme="majorEastAsia" w:eastAsiaTheme="majorEastAsia" w:hAnsiTheme="majorEastAsia" w:hint="eastAsia"/>
              </w:rPr>
            </w:pPr>
            <w:ins w:id="533" w:author="天赐 余" w:date="2025-12-03T10:33:00Z" w16du:dateUtc="2025-12-03T02:33:00Z">
              <w:r>
                <w:rPr>
                  <w:rFonts w:asciiTheme="majorEastAsia" w:eastAsiaTheme="majorEastAsia" w:hAnsiTheme="majorEastAsia" w:hint="eastAsia"/>
                </w:rPr>
                <w:t>√</w:t>
              </w:r>
            </w:ins>
          </w:p>
        </w:tc>
        <w:tc>
          <w:tcPr>
            <w:tcW w:w="1386" w:type="dxa"/>
            <w:vAlign w:val="center"/>
          </w:tcPr>
          <w:p w14:paraId="6E1E9539" w14:textId="515F4DD7" w:rsidR="00666F10" w:rsidRPr="00666F10" w:rsidRDefault="00666F10" w:rsidP="00666F10">
            <w:pPr>
              <w:spacing w:after="0" w:line="240" w:lineRule="auto"/>
              <w:ind w:firstLineChars="0" w:firstLine="0"/>
              <w:jc w:val="center"/>
              <w:rPr>
                <w:ins w:id="534" w:author="天赐 余" w:date="2025-12-03T10:33:00Z" w16du:dateUtc="2025-12-03T02:33:00Z"/>
                <w:rFonts w:asciiTheme="majorEastAsia" w:eastAsiaTheme="majorEastAsia" w:hAnsiTheme="majorEastAsia" w:hint="eastAsia"/>
                <w:highlight w:val="yellow"/>
              </w:rPr>
            </w:pPr>
            <w:ins w:id="535" w:author="天赐 余" w:date="2025-12-03T10:33:00Z" w16du:dateUtc="2025-12-03T02:33:00Z">
              <w:r>
                <w:rPr>
                  <w:rFonts w:asciiTheme="majorEastAsia" w:eastAsiaTheme="majorEastAsia" w:hAnsiTheme="majorEastAsia" w:hint="eastAsia"/>
                </w:rPr>
                <w:t>8.1</w:t>
              </w:r>
            </w:ins>
          </w:p>
        </w:tc>
      </w:tr>
      <w:tr w:rsidR="00666F10" w14:paraId="24C04139" w14:textId="77777777">
        <w:tc>
          <w:tcPr>
            <w:tcW w:w="3713" w:type="dxa"/>
            <w:vAlign w:val="center"/>
          </w:tcPr>
          <w:p w14:paraId="7ECBBDBF" w14:textId="52ECD095" w:rsidR="00666F10" w:rsidRDefault="00666F10" w:rsidP="00666F1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支持所有</w:t>
            </w:r>
            <w:ins w:id="536" w:author="天赐 余" w:date="2025-12-03T10:23:00Z" w16du:dateUtc="2025-12-03T02:23:00Z">
              <w:r>
                <w:rPr>
                  <w:rFonts w:asciiTheme="majorEastAsia" w:eastAsiaTheme="majorEastAsia" w:hAnsiTheme="majorEastAsia" w:hint="eastAsia"/>
                </w:rPr>
                <w:t>端口</w:t>
              </w:r>
            </w:ins>
            <w:del w:id="537" w:author="天赐 余" w:date="2025-12-03T10:23:00Z" w16du:dateUtc="2025-12-03T02:23:00Z">
              <w:r w:rsidDel="003E7B24">
                <w:rPr>
                  <w:rFonts w:asciiTheme="majorEastAsia" w:eastAsiaTheme="majorEastAsia" w:hAnsiTheme="majorEastAsia" w:hint="eastAsia"/>
                </w:rPr>
                <w:delText>接口</w:delText>
              </w:r>
            </w:del>
            <w:r>
              <w:rPr>
                <w:rFonts w:asciiTheme="majorEastAsia" w:eastAsiaTheme="majorEastAsia" w:hAnsiTheme="majorEastAsia" w:hint="eastAsia"/>
              </w:rPr>
              <w:t>所有流量类别的严格优先级传输选择</w:t>
            </w:r>
          </w:p>
        </w:tc>
        <w:tc>
          <w:tcPr>
            <w:tcW w:w="2409" w:type="dxa"/>
            <w:vAlign w:val="center"/>
          </w:tcPr>
          <w:p w14:paraId="693B534D" w14:textId="77777777" w:rsidR="00666F10" w:rsidRDefault="00666F10" w:rsidP="00666F1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802.1Q-2022</w:t>
            </w:r>
            <w:r>
              <w:rPr>
                <w:rFonts w:asciiTheme="majorEastAsia" w:eastAsiaTheme="majorEastAsia" w:hAnsiTheme="majorEastAsia" w:hint="eastAsia"/>
              </w:rPr>
              <w:t xml:space="preserve"> 8.6.8.1</w:t>
            </w:r>
          </w:p>
        </w:tc>
        <w:tc>
          <w:tcPr>
            <w:tcW w:w="1701" w:type="dxa"/>
            <w:vAlign w:val="center"/>
          </w:tcPr>
          <w:p w14:paraId="23F7A830" w14:textId="77777777" w:rsidR="00666F10" w:rsidRDefault="00666F10" w:rsidP="00666F1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386" w:type="dxa"/>
            <w:vAlign w:val="center"/>
          </w:tcPr>
          <w:p w14:paraId="6EFBEC89" w14:textId="77777777" w:rsidR="00666F10" w:rsidRDefault="00666F10" w:rsidP="00666F1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386" w:type="dxa"/>
            <w:vAlign w:val="center"/>
          </w:tcPr>
          <w:p w14:paraId="51AE3F53" w14:textId="4F9B1088" w:rsidR="00666F10" w:rsidRDefault="00BA61A6" w:rsidP="00666F10">
            <w:pPr>
              <w:spacing w:after="0" w:line="240" w:lineRule="auto"/>
              <w:ind w:firstLineChars="0" w:firstLine="0"/>
              <w:jc w:val="center"/>
              <w:rPr>
                <w:rFonts w:asciiTheme="majorEastAsia" w:eastAsiaTheme="majorEastAsia" w:hAnsiTheme="majorEastAsia" w:hint="eastAsia"/>
              </w:rPr>
            </w:pPr>
            <w:ins w:id="538" w:author="天赐 余" w:date="2025-12-04T09:41:00Z" w16du:dateUtc="2025-12-04T01:41:00Z">
              <w:r>
                <w:rPr>
                  <w:rFonts w:asciiTheme="majorEastAsia" w:eastAsiaTheme="majorEastAsia" w:hAnsiTheme="majorEastAsia" w:hint="eastAsia"/>
                </w:rPr>
                <w:t>/</w:t>
              </w:r>
            </w:ins>
            <w:del w:id="539" w:author="天赐 余" w:date="2025-12-03T10:28:00Z" w16du:dateUtc="2025-12-03T02:28:00Z">
              <w:r w:rsidR="00666F10" w:rsidDel="003E7B24">
                <w:rPr>
                  <w:rFonts w:asciiTheme="majorEastAsia" w:eastAsiaTheme="majorEastAsia" w:hAnsiTheme="majorEastAsia" w:hint="eastAsia"/>
                </w:rPr>
                <w:delText>A.1</w:delText>
              </w:r>
            </w:del>
          </w:p>
        </w:tc>
      </w:tr>
      <w:tr w:rsidR="00666F10" w14:paraId="024AC6F6" w14:textId="77777777">
        <w:tc>
          <w:tcPr>
            <w:tcW w:w="3713" w:type="dxa"/>
            <w:vAlign w:val="center"/>
          </w:tcPr>
          <w:p w14:paraId="7E92FB06" w14:textId="37E8AB12" w:rsidR="00666F10" w:rsidRPr="000821B1" w:rsidRDefault="00666F10" w:rsidP="00666F10">
            <w:pPr>
              <w:spacing w:after="0" w:line="240" w:lineRule="auto"/>
              <w:ind w:firstLineChars="0" w:firstLine="0"/>
              <w:jc w:val="left"/>
              <w:rPr>
                <w:rFonts w:asciiTheme="majorEastAsia" w:eastAsiaTheme="majorEastAsia" w:hAnsiTheme="majorEastAsia" w:hint="eastAsia"/>
                <w:rPrChange w:id="540" w:author="天赐 余" w:date="2025-12-01T08:24:00Z" w16du:dateUtc="2025-12-01T00:24:00Z">
                  <w:rPr>
                    <w:rFonts w:asciiTheme="majorEastAsia" w:eastAsiaTheme="majorEastAsia" w:hAnsiTheme="majorEastAsia" w:hint="eastAsia"/>
                    <w:highlight w:val="yellow"/>
                  </w:rPr>
                </w:rPrChange>
              </w:rPr>
            </w:pPr>
            <w:r w:rsidRPr="00E37E4A">
              <w:rPr>
                <w:rFonts w:asciiTheme="majorEastAsia" w:eastAsiaTheme="majorEastAsia" w:hAnsiTheme="majorEastAsia" w:hint="eastAsia"/>
                <w:rPrChange w:id="541" w:author="天赐 余" w:date="2025-12-04T09:23:00Z" w16du:dateUtc="2025-12-04T01:23:00Z">
                  <w:rPr>
                    <w:rFonts w:asciiTheme="majorEastAsia" w:eastAsiaTheme="majorEastAsia" w:hAnsiTheme="majorEastAsia" w:hint="eastAsia"/>
                    <w:highlight w:val="yellow"/>
                  </w:rPr>
                </w:rPrChange>
              </w:rPr>
              <w:t>支持逐类CBS整形，流量类别数</w:t>
            </w:r>
            <w:ins w:id="542" w:author="天赐 余" w:date="2025-12-04T09:42:00Z" w16du:dateUtc="2025-12-04T01:42:00Z">
              <w:r w:rsidR="00BA61A6">
                <w:rPr>
                  <w:rFonts w:asciiTheme="majorEastAsia" w:eastAsiaTheme="majorEastAsia" w:hAnsiTheme="majorEastAsia" w:hint="eastAsia"/>
                </w:rPr>
                <w:t>（每端口）</w:t>
              </w:r>
            </w:ins>
          </w:p>
        </w:tc>
        <w:tc>
          <w:tcPr>
            <w:tcW w:w="2409" w:type="dxa"/>
            <w:vAlign w:val="center"/>
          </w:tcPr>
          <w:p w14:paraId="67B514C8" w14:textId="77777777" w:rsidR="00666F10" w:rsidRPr="000821B1" w:rsidRDefault="00666F10" w:rsidP="00666F10">
            <w:pPr>
              <w:spacing w:after="0" w:line="240" w:lineRule="auto"/>
              <w:ind w:firstLineChars="0" w:firstLine="0"/>
              <w:rPr>
                <w:rFonts w:asciiTheme="majorEastAsia" w:eastAsiaTheme="majorEastAsia" w:hAnsiTheme="majorEastAsia" w:hint="eastAsia"/>
                <w:rPrChange w:id="543" w:author="天赐 余" w:date="2025-12-01T08:24:00Z" w16du:dateUtc="2025-12-01T00:24:00Z">
                  <w:rPr>
                    <w:rFonts w:asciiTheme="majorEastAsia" w:eastAsiaTheme="majorEastAsia" w:hAnsiTheme="majorEastAsia" w:hint="eastAsia"/>
                    <w:highlight w:val="yellow"/>
                  </w:rPr>
                </w:rPrChange>
              </w:rPr>
            </w:pPr>
            <w:r w:rsidRPr="000821B1">
              <w:rPr>
                <w:rFonts w:asciiTheme="majorEastAsia" w:eastAsiaTheme="majorEastAsia" w:hAnsiTheme="majorEastAsia" w:hint="eastAsia"/>
                <w:rPrChange w:id="544" w:author="天赐 余" w:date="2025-12-01T08:24:00Z" w16du:dateUtc="2025-12-01T00:24:00Z">
                  <w:rPr>
                    <w:rFonts w:asciiTheme="majorEastAsia" w:eastAsiaTheme="majorEastAsia" w:hAnsiTheme="majorEastAsia" w:hint="eastAsia"/>
                    <w:highlight w:val="yellow"/>
                  </w:rPr>
                </w:rPrChange>
              </w:rPr>
              <w:t>IEEE Std 802.1Q-2022 8.6.8.2</w:t>
            </w:r>
          </w:p>
        </w:tc>
        <w:tc>
          <w:tcPr>
            <w:tcW w:w="1701" w:type="dxa"/>
            <w:vAlign w:val="center"/>
          </w:tcPr>
          <w:p w14:paraId="28EB2362" w14:textId="77777777" w:rsidR="00666F10" w:rsidRPr="000821B1" w:rsidRDefault="00666F10" w:rsidP="00666F10">
            <w:pPr>
              <w:spacing w:after="0" w:line="240" w:lineRule="auto"/>
              <w:ind w:firstLineChars="0" w:firstLine="0"/>
              <w:jc w:val="center"/>
              <w:rPr>
                <w:rFonts w:asciiTheme="majorEastAsia" w:eastAsiaTheme="majorEastAsia" w:hAnsiTheme="majorEastAsia" w:hint="eastAsia"/>
                <w:rPrChange w:id="545" w:author="天赐 余" w:date="2025-12-01T08:24:00Z" w16du:dateUtc="2025-12-01T00:24:00Z">
                  <w:rPr>
                    <w:rFonts w:asciiTheme="majorEastAsia" w:eastAsiaTheme="majorEastAsia" w:hAnsiTheme="majorEastAsia" w:hint="eastAsia"/>
                    <w:highlight w:val="yellow"/>
                  </w:rPr>
                </w:rPrChange>
              </w:rPr>
            </w:pPr>
            <w:r w:rsidRPr="000821B1">
              <w:rPr>
                <w:rFonts w:asciiTheme="majorEastAsia" w:eastAsiaTheme="majorEastAsia" w:hAnsiTheme="majorEastAsia" w:hint="eastAsia"/>
                <w:rPrChange w:id="546" w:author="天赐 余" w:date="2025-12-01T08:24:00Z" w16du:dateUtc="2025-12-01T00:24:00Z">
                  <w:rPr>
                    <w:rFonts w:asciiTheme="majorEastAsia" w:eastAsiaTheme="majorEastAsia" w:hAnsiTheme="majorEastAsia" w:hint="eastAsia"/>
                    <w:highlight w:val="yellow"/>
                  </w:rPr>
                </w:rPrChange>
              </w:rPr>
              <w:t>2</w:t>
            </w:r>
          </w:p>
        </w:tc>
        <w:tc>
          <w:tcPr>
            <w:tcW w:w="1386" w:type="dxa"/>
            <w:vAlign w:val="center"/>
          </w:tcPr>
          <w:p w14:paraId="5FB94190" w14:textId="77777777" w:rsidR="00666F10" w:rsidRPr="000821B1" w:rsidRDefault="00666F10" w:rsidP="00666F10">
            <w:pPr>
              <w:spacing w:after="0" w:line="240" w:lineRule="auto"/>
              <w:ind w:firstLineChars="0" w:firstLine="0"/>
              <w:jc w:val="center"/>
              <w:rPr>
                <w:rFonts w:asciiTheme="majorEastAsia" w:eastAsiaTheme="majorEastAsia" w:hAnsiTheme="majorEastAsia" w:hint="eastAsia"/>
                <w:rPrChange w:id="547" w:author="天赐 余" w:date="2025-12-01T08:24:00Z" w16du:dateUtc="2025-12-01T00:24:00Z">
                  <w:rPr>
                    <w:rFonts w:asciiTheme="majorEastAsia" w:eastAsiaTheme="majorEastAsia" w:hAnsiTheme="majorEastAsia" w:hint="eastAsia"/>
                    <w:highlight w:val="yellow"/>
                  </w:rPr>
                </w:rPrChange>
              </w:rPr>
            </w:pPr>
            <w:r w:rsidRPr="000821B1">
              <w:rPr>
                <w:rFonts w:asciiTheme="majorEastAsia" w:eastAsiaTheme="majorEastAsia" w:hAnsiTheme="majorEastAsia" w:hint="eastAsia"/>
                <w:rPrChange w:id="548" w:author="天赐 余" w:date="2025-12-01T08:24:00Z" w16du:dateUtc="2025-12-01T00:24:00Z">
                  <w:rPr>
                    <w:rFonts w:asciiTheme="majorEastAsia" w:eastAsiaTheme="majorEastAsia" w:hAnsiTheme="majorEastAsia" w:hint="eastAsia"/>
                    <w:highlight w:val="yellow"/>
                  </w:rPr>
                </w:rPrChange>
              </w:rPr>
              <w:t>2</w:t>
            </w:r>
          </w:p>
        </w:tc>
        <w:tc>
          <w:tcPr>
            <w:tcW w:w="1386" w:type="dxa"/>
            <w:vAlign w:val="center"/>
          </w:tcPr>
          <w:p w14:paraId="61151EC8" w14:textId="77777777" w:rsidR="00666F10" w:rsidRPr="000821B1" w:rsidRDefault="00666F10" w:rsidP="00666F10">
            <w:pPr>
              <w:spacing w:after="0" w:line="240" w:lineRule="auto"/>
              <w:ind w:firstLineChars="0" w:firstLine="0"/>
              <w:jc w:val="center"/>
              <w:rPr>
                <w:rFonts w:asciiTheme="majorEastAsia" w:eastAsiaTheme="majorEastAsia" w:hAnsiTheme="majorEastAsia" w:hint="eastAsia"/>
                <w:rPrChange w:id="549" w:author="天赐 余" w:date="2025-12-01T08:24:00Z" w16du:dateUtc="2025-12-01T00:24:00Z">
                  <w:rPr>
                    <w:rFonts w:asciiTheme="majorEastAsia" w:eastAsiaTheme="majorEastAsia" w:hAnsiTheme="majorEastAsia" w:hint="eastAsia"/>
                    <w:highlight w:val="yellow"/>
                  </w:rPr>
                </w:rPrChange>
              </w:rPr>
            </w:pPr>
            <w:r w:rsidRPr="000821B1">
              <w:rPr>
                <w:rFonts w:asciiTheme="majorEastAsia" w:eastAsiaTheme="majorEastAsia" w:hAnsiTheme="majorEastAsia" w:hint="eastAsia"/>
                <w:rPrChange w:id="550" w:author="天赐 余" w:date="2025-12-01T08:24:00Z" w16du:dateUtc="2025-12-01T00:24:00Z">
                  <w:rPr>
                    <w:rFonts w:asciiTheme="majorEastAsia" w:eastAsiaTheme="majorEastAsia" w:hAnsiTheme="majorEastAsia" w:hint="eastAsia"/>
                    <w:highlight w:val="yellow"/>
                  </w:rPr>
                </w:rPrChange>
              </w:rPr>
              <w:t>8.4.2.2</w:t>
            </w:r>
          </w:p>
        </w:tc>
      </w:tr>
      <w:tr w:rsidR="00666F10" w14:paraId="25881BFC" w14:textId="77777777">
        <w:tc>
          <w:tcPr>
            <w:tcW w:w="3713" w:type="dxa"/>
            <w:vAlign w:val="center"/>
          </w:tcPr>
          <w:p w14:paraId="09BF78DA" w14:textId="77777777" w:rsidR="00666F10" w:rsidRDefault="00666F10" w:rsidP="00666F1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支持网卡管理配置</w:t>
            </w:r>
          </w:p>
        </w:tc>
        <w:tc>
          <w:tcPr>
            <w:tcW w:w="2409" w:type="dxa"/>
            <w:vAlign w:val="center"/>
          </w:tcPr>
          <w:p w14:paraId="118C007E" w14:textId="69FC3C97" w:rsidR="00666F10" w:rsidRDefault="00BA61A6" w:rsidP="00666F10">
            <w:pPr>
              <w:spacing w:after="0" w:line="240" w:lineRule="auto"/>
              <w:ind w:firstLineChars="0" w:firstLine="0"/>
              <w:jc w:val="center"/>
              <w:rPr>
                <w:rFonts w:asciiTheme="majorEastAsia" w:eastAsiaTheme="majorEastAsia" w:hAnsiTheme="majorEastAsia" w:hint="eastAsia"/>
              </w:rPr>
            </w:pPr>
            <w:bookmarkStart w:id="551" w:name="OLE_LINK5"/>
            <w:ins w:id="552" w:author="天赐 余" w:date="2025-12-04T09:39:00Z" w16du:dateUtc="2025-12-04T01:39:00Z">
              <w:r>
                <w:rPr>
                  <w:rFonts w:asciiTheme="majorEastAsia" w:eastAsiaTheme="majorEastAsia" w:hAnsiTheme="majorEastAsia" w:hint="eastAsia"/>
                </w:rPr>
                <w:t>/</w:t>
              </w:r>
            </w:ins>
            <w:del w:id="553" w:author="天赐 余" w:date="2025-12-04T09:24:00Z" w16du:dateUtc="2025-12-04T01:24:00Z">
              <w:r w:rsidR="00666F10" w:rsidDel="00E37E4A">
                <w:rPr>
                  <w:rFonts w:asciiTheme="majorEastAsia" w:eastAsiaTheme="majorEastAsia" w:hAnsiTheme="majorEastAsia" w:hint="eastAsia"/>
                </w:rPr>
                <w:delText xml:space="preserve">IEEE </w:delText>
              </w:r>
              <w:r w:rsidR="00666F10" w:rsidRPr="003E7B24" w:rsidDel="00E37E4A">
                <w:rPr>
                  <w:rFonts w:asciiTheme="majorEastAsia" w:eastAsiaTheme="majorEastAsia" w:hAnsiTheme="majorEastAsia" w:hint="eastAsia"/>
                  <w:highlight w:val="yellow"/>
                  <w:rPrChange w:id="554" w:author="天赐 余" w:date="2025-12-03T10:25:00Z" w16du:dateUtc="2025-12-03T02:25:00Z">
                    <w:rPr>
                      <w:rFonts w:asciiTheme="majorEastAsia" w:eastAsiaTheme="majorEastAsia" w:hAnsiTheme="majorEastAsia" w:hint="eastAsia"/>
                    </w:rPr>
                  </w:rPrChange>
                </w:rPr>
                <w:delText>P802.1DP</w:delText>
              </w:r>
            </w:del>
            <w:bookmarkEnd w:id="551"/>
            <w:ins w:id="555" w:author="liubing" w:date="2025-11-28T14:55:00Z">
              <w:del w:id="556" w:author="天赐 余" w:date="2025-12-04T09:24:00Z" w16du:dateUtc="2025-12-04T01:24:00Z">
                <w:r w:rsidR="00666F10" w:rsidRPr="003E7B24" w:rsidDel="00E37E4A">
                  <w:rPr>
                    <w:rFonts w:asciiTheme="majorEastAsia" w:eastAsiaTheme="majorEastAsia" w:hAnsiTheme="majorEastAsia" w:hint="eastAsia"/>
                    <w:highlight w:val="yellow"/>
                    <w:rPrChange w:id="557" w:author="天赐 余" w:date="2025-12-03T10:25:00Z" w16du:dateUtc="2025-12-03T02:25:00Z">
                      <w:rPr>
                        <w:rFonts w:asciiTheme="majorEastAsia" w:eastAsiaTheme="majorEastAsia" w:hAnsiTheme="majorEastAsia" w:hint="eastAsia"/>
                      </w:rPr>
                    </w:rPrChange>
                  </w:rPr>
                  <w:delText>-2025</w:delText>
                </w:r>
              </w:del>
            </w:ins>
          </w:p>
        </w:tc>
        <w:tc>
          <w:tcPr>
            <w:tcW w:w="1701" w:type="dxa"/>
            <w:vAlign w:val="center"/>
          </w:tcPr>
          <w:p w14:paraId="42FB9C35" w14:textId="77777777" w:rsidR="00666F10" w:rsidRDefault="00666F10" w:rsidP="00666F1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386" w:type="dxa"/>
            <w:vAlign w:val="center"/>
          </w:tcPr>
          <w:p w14:paraId="49A481EB" w14:textId="77777777" w:rsidR="00666F10" w:rsidRDefault="00666F10" w:rsidP="00666F1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386" w:type="dxa"/>
            <w:vAlign w:val="center"/>
          </w:tcPr>
          <w:p w14:paraId="471902AA" w14:textId="77777777" w:rsidR="00666F10" w:rsidRDefault="00666F10" w:rsidP="00666F1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9.4.1</w:t>
            </w:r>
          </w:p>
        </w:tc>
      </w:tr>
      <w:tr w:rsidR="00666F10" w14:paraId="0A2E0A91" w14:textId="77777777">
        <w:tc>
          <w:tcPr>
            <w:tcW w:w="3713" w:type="dxa"/>
            <w:vAlign w:val="center"/>
          </w:tcPr>
          <w:p w14:paraId="71A65F6C" w14:textId="77777777" w:rsidR="00666F10" w:rsidRDefault="00666F10" w:rsidP="00666F1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支持主动流标识</w:t>
            </w:r>
          </w:p>
        </w:tc>
        <w:tc>
          <w:tcPr>
            <w:tcW w:w="2409" w:type="dxa"/>
            <w:vAlign w:val="center"/>
          </w:tcPr>
          <w:p w14:paraId="16A79A03" w14:textId="77777777" w:rsidR="00666F10" w:rsidRDefault="00666F10" w:rsidP="00666F1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802.1CB</w:t>
            </w:r>
          </w:p>
          <w:p w14:paraId="36CC2E98" w14:textId="77777777" w:rsidR="00666F10" w:rsidRDefault="00666F10" w:rsidP="00666F1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-2017</w:t>
            </w:r>
            <w:r>
              <w:rPr>
                <w:rFonts w:asciiTheme="majorEastAsia" w:eastAsiaTheme="majorEastAsia" w:hAnsiTheme="majorEastAsia" w:hint="eastAsia"/>
              </w:rPr>
              <w:t xml:space="preserve"> 6.6</w:t>
            </w:r>
          </w:p>
        </w:tc>
        <w:tc>
          <w:tcPr>
            <w:tcW w:w="1701" w:type="dxa"/>
            <w:vAlign w:val="center"/>
          </w:tcPr>
          <w:p w14:paraId="52245E53" w14:textId="77777777" w:rsidR="00666F10" w:rsidRDefault="00666F10" w:rsidP="00666F1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386" w:type="dxa"/>
            <w:vAlign w:val="center"/>
          </w:tcPr>
          <w:p w14:paraId="58437F93" w14:textId="77777777" w:rsidR="00666F10" w:rsidRDefault="00666F10" w:rsidP="00666F1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386" w:type="dxa"/>
            <w:vAlign w:val="center"/>
          </w:tcPr>
          <w:p w14:paraId="30821A0C" w14:textId="77777777" w:rsidR="00666F10" w:rsidRDefault="00666F10" w:rsidP="00666F1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8.2.2</w:t>
            </w:r>
          </w:p>
        </w:tc>
      </w:tr>
      <w:tr w:rsidR="00666F10" w14:paraId="572D5570" w14:textId="77777777">
        <w:tc>
          <w:tcPr>
            <w:tcW w:w="3713" w:type="dxa"/>
            <w:vAlign w:val="center"/>
          </w:tcPr>
          <w:p w14:paraId="235805BD" w14:textId="40545495" w:rsidR="00666F10" w:rsidRPr="000821B1" w:rsidRDefault="00666F10" w:rsidP="00666F10">
            <w:pPr>
              <w:spacing w:after="0" w:line="240" w:lineRule="auto"/>
              <w:ind w:firstLineChars="0" w:firstLine="0"/>
              <w:jc w:val="left"/>
              <w:rPr>
                <w:rFonts w:asciiTheme="majorEastAsia" w:eastAsiaTheme="majorEastAsia" w:hAnsiTheme="majorEastAsia" w:hint="eastAsia"/>
                <w:rPrChange w:id="558" w:author="天赐 余" w:date="2025-12-01T08:24:00Z" w16du:dateUtc="2025-12-01T00:24:00Z">
                  <w:rPr>
                    <w:rFonts w:asciiTheme="majorEastAsia" w:eastAsiaTheme="majorEastAsia" w:hAnsiTheme="majorEastAsia" w:hint="eastAsia"/>
                    <w:highlight w:val="yellow"/>
                  </w:rPr>
                </w:rPrChange>
              </w:rPr>
            </w:pPr>
            <w:ins w:id="559" w:author="天赐 余" w:date="2025-12-02T18:14:00Z" w16du:dateUtc="2025-12-02T10:14:00Z">
              <w:r>
                <w:rPr>
                  <w:rFonts w:asciiTheme="majorEastAsia" w:eastAsiaTheme="majorEastAsia" w:hAnsiTheme="majorEastAsia" w:hint="eastAsia"/>
                </w:rPr>
                <w:t>支持多个PTP实例，PTP实例数</w:t>
              </w:r>
            </w:ins>
            <w:ins w:id="560" w:author="天赐 余" w:date="2025-12-04T09:51:00Z" w16du:dateUtc="2025-12-04T01:51:00Z">
              <w:r w:rsidR="001C0FDB">
                <w:rPr>
                  <w:rFonts w:asciiTheme="majorEastAsia" w:eastAsiaTheme="majorEastAsia" w:hAnsiTheme="majorEastAsia" w:hint="eastAsia"/>
                </w:rPr>
                <w:t>（每端口）</w:t>
              </w:r>
            </w:ins>
            <w:commentRangeStart w:id="561"/>
            <w:del w:id="562" w:author="天赐 余" w:date="2025-12-02T18:11:00Z" w16du:dateUtc="2025-12-02T10:11:00Z">
              <w:r w:rsidRPr="000821B1" w:rsidDel="00296AD6">
                <w:rPr>
                  <w:rFonts w:asciiTheme="majorEastAsia" w:eastAsiaTheme="majorEastAsia" w:hAnsiTheme="majorEastAsia" w:hint="eastAsia"/>
                  <w:rPrChange w:id="563" w:author="天赐 余" w:date="2025-12-01T08:24:00Z" w16du:dateUtc="2025-12-01T00:24:00Z">
                    <w:rPr>
                      <w:rFonts w:asciiTheme="majorEastAsia" w:eastAsiaTheme="majorEastAsia" w:hAnsiTheme="majorEastAsia" w:hint="eastAsia"/>
                      <w:highlight w:val="yellow"/>
                    </w:rPr>
                  </w:rPrChange>
                </w:rPr>
                <w:delText>支持逐流CBS整形，流量数</w:delText>
              </w:r>
            </w:del>
          </w:p>
        </w:tc>
        <w:tc>
          <w:tcPr>
            <w:tcW w:w="2409" w:type="dxa"/>
            <w:vAlign w:val="center"/>
          </w:tcPr>
          <w:p w14:paraId="02E0EBD2" w14:textId="281DFADE" w:rsidR="00666F10" w:rsidRPr="000821B1" w:rsidRDefault="00666F10" w:rsidP="00666F10">
            <w:pPr>
              <w:spacing w:after="0" w:line="240" w:lineRule="auto"/>
              <w:ind w:firstLineChars="0" w:firstLine="0"/>
              <w:rPr>
                <w:rFonts w:asciiTheme="majorEastAsia" w:eastAsiaTheme="majorEastAsia" w:hAnsiTheme="majorEastAsia" w:hint="eastAsia"/>
                <w:rPrChange w:id="564" w:author="天赐 余" w:date="2025-12-01T08:24:00Z" w16du:dateUtc="2025-12-01T00:24:00Z">
                  <w:rPr>
                    <w:rFonts w:asciiTheme="majorEastAsia" w:eastAsiaTheme="majorEastAsia" w:hAnsiTheme="majorEastAsia" w:hint="eastAsia"/>
                    <w:highlight w:val="yellow"/>
                  </w:rPr>
                </w:rPrChange>
              </w:rPr>
            </w:pPr>
            <w:ins w:id="565" w:author="天赐 余" w:date="2025-12-02T18:14:00Z" w16du:dateUtc="2025-12-02T10:14:00Z">
              <w:r>
                <w:rPr>
                  <w:rFonts w:asciiTheme="majorEastAsia" w:eastAsiaTheme="majorEastAsia" w:hAnsiTheme="majorEastAsia"/>
                </w:rPr>
                <w:t>IEEE</w:t>
              </w:r>
              <w:r>
                <w:rPr>
                  <w:rFonts w:asciiTheme="majorEastAsia" w:eastAsiaTheme="majorEastAsia" w:hAnsiTheme="majorEastAsia" w:hint="eastAsia"/>
                </w:rPr>
                <w:t xml:space="preserve"> </w:t>
              </w:r>
              <w:r>
                <w:rPr>
                  <w:rFonts w:asciiTheme="majorEastAsia" w:eastAsiaTheme="majorEastAsia" w:hAnsiTheme="majorEastAsia"/>
                </w:rPr>
                <w:t>Std 802.1</w:t>
              </w:r>
              <w:r>
                <w:rPr>
                  <w:rFonts w:asciiTheme="majorEastAsia" w:eastAsiaTheme="majorEastAsia" w:hAnsiTheme="majorEastAsia" w:hint="eastAsia"/>
                </w:rPr>
                <w:t xml:space="preserve"> </w:t>
              </w:r>
              <w:r>
                <w:rPr>
                  <w:rFonts w:asciiTheme="majorEastAsia" w:eastAsiaTheme="majorEastAsia" w:hAnsiTheme="majorEastAsia"/>
                </w:rPr>
                <w:t>ASdm-2024</w:t>
              </w:r>
              <w:r>
                <w:rPr>
                  <w:rFonts w:asciiTheme="majorEastAsia" w:eastAsiaTheme="majorEastAsia" w:hAnsiTheme="majorEastAsia" w:hint="eastAsia"/>
                </w:rPr>
                <w:t xml:space="preserve"> </w:t>
              </w:r>
              <w:r>
                <w:rPr>
                  <w:rFonts w:asciiTheme="majorEastAsia" w:eastAsiaTheme="majorEastAsia" w:hAnsiTheme="majorEastAsia"/>
                </w:rPr>
                <w:t>5.4.1</w:t>
              </w:r>
              <w:r>
                <w:rPr>
                  <w:rFonts w:asciiTheme="majorEastAsia" w:eastAsiaTheme="majorEastAsia" w:hAnsiTheme="majorEastAsia" w:hint="eastAsia"/>
                </w:rPr>
                <w:t xml:space="preserve"> a) f) h)</w:t>
              </w:r>
            </w:ins>
            <w:del w:id="566" w:author="天赐 余" w:date="2025-12-02T18:11:00Z" w16du:dateUtc="2025-12-02T10:11:00Z">
              <w:r w:rsidRPr="000821B1" w:rsidDel="00296AD6">
                <w:rPr>
                  <w:rFonts w:asciiTheme="majorEastAsia" w:eastAsiaTheme="majorEastAsia" w:hAnsiTheme="majorEastAsia" w:hint="eastAsia"/>
                  <w:rPrChange w:id="567" w:author="天赐 余" w:date="2025-12-01T08:24:00Z" w16du:dateUtc="2025-12-01T00:24:00Z">
                    <w:rPr>
                      <w:rFonts w:asciiTheme="majorEastAsia" w:eastAsiaTheme="majorEastAsia" w:hAnsiTheme="majorEastAsia" w:hint="eastAsia"/>
                      <w:highlight w:val="yellow"/>
                    </w:rPr>
                  </w:rPrChange>
                </w:rPr>
                <w:delText>IEEE Std 802.1Q-2022 8.6.8.2</w:delText>
              </w:r>
            </w:del>
          </w:p>
        </w:tc>
        <w:tc>
          <w:tcPr>
            <w:tcW w:w="1701" w:type="dxa"/>
            <w:vAlign w:val="center"/>
          </w:tcPr>
          <w:p w14:paraId="09C387B2" w14:textId="212DE2DA" w:rsidR="00666F10" w:rsidRPr="000821B1" w:rsidRDefault="00666F10" w:rsidP="00666F10">
            <w:pPr>
              <w:spacing w:after="0" w:line="240" w:lineRule="auto"/>
              <w:ind w:firstLineChars="0" w:firstLine="0"/>
              <w:jc w:val="center"/>
              <w:rPr>
                <w:rFonts w:asciiTheme="majorEastAsia" w:eastAsiaTheme="majorEastAsia" w:hAnsiTheme="majorEastAsia" w:hint="eastAsia"/>
                <w:rPrChange w:id="568" w:author="天赐 余" w:date="2025-12-01T08:24:00Z" w16du:dateUtc="2025-12-01T00:24:00Z">
                  <w:rPr>
                    <w:rFonts w:asciiTheme="majorEastAsia" w:eastAsiaTheme="majorEastAsia" w:hAnsiTheme="majorEastAsia" w:hint="eastAsia"/>
                    <w:highlight w:val="yellow"/>
                  </w:rPr>
                </w:rPrChange>
              </w:rPr>
            </w:pPr>
            <w:ins w:id="569" w:author="天赐 余" w:date="2025-12-02T18:14:00Z" w16du:dateUtc="2025-12-02T10:14:00Z">
              <w:r>
                <w:rPr>
                  <w:rFonts w:asciiTheme="majorEastAsia" w:eastAsiaTheme="majorEastAsia" w:hAnsiTheme="majorEastAsia" w:hint="eastAsia"/>
                </w:rPr>
                <w:t>2</w:t>
              </w:r>
            </w:ins>
            <w:del w:id="570" w:author="天赐 余" w:date="2025-12-02T18:11:00Z" w16du:dateUtc="2025-12-02T10:11:00Z">
              <w:r w:rsidRPr="000821B1" w:rsidDel="00296AD6">
                <w:rPr>
                  <w:rFonts w:asciiTheme="majorEastAsia" w:eastAsiaTheme="majorEastAsia" w:hAnsiTheme="majorEastAsia" w:hint="eastAsia"/>
                  <w:rPrChange w:id="571" w:author="天赐 余" w:date="2025-12-01T08:24:00Z" w16du:dateUtc="2025-12-01T00:24:00Z">
                    <w:rPr>
                      <w:rFonts w:asciiTheme="majorEastAsia" w:eastAsiaTheme="majorEastAsia" w:hAnsiTheme="majorEastAsia" w:hint="eastAsia"/>
                      <w:highlight w:val="yellow"/>
                    </w:rPr>
                  </w:rPrChange>
                </w:rPr>
                <w:delText>8</w:delText>
              </w:r>
            </w:del>
          </w:p>
        </w:tc>
        <w:tc>
          <w:tcPr>
            <w:tcW w:w="1386" w:type="dxa"/>
            <w:vAlign w:val="center"/>
          </w:tcPr>
          <w:p w14:paraId="2D39782E" w14:textId="7864949E" w:rsidR="00666F10" w:rsidRPr="000821B1" w:rsidRDefault="00666F10" w:rsidP="00666F10">
            <w:pPr>
              <w:spacing w:after="0" w:line="240" w:lineRule="auto"/>
              <w:ind w:firstLineChars="0" w:firstLine="0"/>
              <w:jc w:val="center"/>
              <w:rPr>
                <w:rFonts w:asciiTheme="majorEastAsia" w:eastAsiaTheme="majorEastAsia" w:hAnsiTheme="majorEastAsia" w:hint="eastAsia"/>
                <w:rPrChange w:id="572" w:author="天赐 余" w:date="2025-12-01T08:24:00Z" w16du:dateUtc="2025-12-01T00:24:00Z">
                  <w:rPr>
                    <w:rFonts w:asciiTheme="majorEastAsia" w:eastAsiaTheme="majorEastAsia" w:hAnsiTheme="majorEastAsia" w:hint="eastAsia"/>
                    <w:highlight w:val="yellow"/>
                  </w:rPr>
                </w:rPrChange>
              </w:rPr>
            </w:pPr>
            <w:ins w:id="573" w:author="天赐 余" w:date="2025-12-02T18:14:00Z" w16du:dateUtc="2025-12-02T10:14:00Z">
              <w:r>
                <w:rPr>
                  <w:rFonts w:asciiTheme="majorEastAsia" w:eastAsiaTheme="majorEastAsia" w:hAnsiTheme="majorEastAsia" w:hint="eastAsia"/>
                </w:rPr>
                <w:t>3</w:t>
              </w:r>
            </w:ins>
            <w:del w:id="574" w:author="天赐 余" w:date="2025-12-02T18:11:00Z" w16du:dateUtc="2025-12-02T10:11:00Z">
              <w:r w:rsidRPr="000821B1" w:rsidDel="00296AD6">
                <w:rPr>
                  <w:rFonts w:asciiTheme="majorEastAsia" w:eastAsiaTheme="majorEastAsia" w:hAnsiTheme="majorEastAsia" w:hint="eastAsia"/>
                  <w:rPrChange w:id="575" w:author="天赐 余" w:date="2025-12-01T08:24:00Z" w16du:dateUtc="2025-12-01T00:24:00Z">
                    <w:rPr>
                      <w:rFonts w:asciiTheme="majorEastAsia" w:eastAsiaTheme="majorEastAsia" w:hAnsiTheme="majorEastAsia" w:hint="eastAsia"/>
                      <w:highlight w:val="yellow"/>
                    </w:rPr>
                  </w:rPrChange>
                </w:rPr>
                <w:delText>16</w:delText>
              </w:r>
            </w:del>
          </w:p>
        </w:tc>
        <w:tc>
          <w:tcPr>
            <w:tcW w:w="1386" w:type="dxa"/>
            <w:vAlign w:val="center"/>
          </w:tcPr>
          <w:p w14:paraId="10C4563E" w14:textId="45A65FEB" w:rsidR="00666F10" w:rsidRPr="000821B1" w:rsidRDefault="00666F10" w:rsidP="00666F10">
            <w:pPr>
              <w:spacing w:after="0" w:line="240" w:lineRule="auto"/>
              <w:ind w:firstLineChars="0" w:firstLine="0"/>
              <w:jc w:val="center"/>
              <w:rPr>
                <w:rFonts w:asciiTheme="majorEastAsia" w:eastAsiaTheme="majorEastAsia" w:hAnsiTheme="majorEastAsia" w:hint="eastAsia"/>
                <w:rPrChange w:id="576" w:author="天赐 余" w:date="2025-12-01T08:24:00Z" w16du:dateUtc="2025-12-01T00:24:00Z">
                  <w:rPr>
                    <w:rFonts w:asciiTheme="majorEastAsia" w:eastAsiaTheme="majorEastAsia" w:hAnsiTheme="majorEastAsia" w:hint="eastAsia"/>
                    <w:highlight w:val="yellow"/>
                  </w:rPr>
                </w:rPrChange>
              </w:rPr>
            </w:pPr>
            <w:ins w:id="577" w:author="天赐 余" w:date="2025-12-02T18:14:00Z" w16du:dateUtc="2025-12-02T10:14:00Z">
              <w:r>
                <w:rPr>
                  <w:rFonts w:asciiTheme="majorEastAsia" w:eastAsiaTheme="majorEastAsia" w:hAnsiTheme="majorEastAsia" w:hint="eastAsia"/>
                </w:rPr>
                <w:t>8.7.2.1</w:t>
              </w:r>
            </w:ins>
            <w:del w:id="578" w:author="天赐 余" w:date="2025-12-02T18:11:00Z" w16du:dateUtc="2025-12-02T10:11:00Z">
              <w:r w:rsidRPr="000821B1" w:rsidDel="00296AD6">
                <w:rPr>
                  <w:rFonts w:asciiTheme="majorEastAsia" w:eastAsiaTheme="majorEastAsia" w:hAnsiTheme="majorEastAsia" w:hint="eastAsia"/>
                  <w:rPrChange w:id="579" w:author="天赐 余" w:date="2025-12-01T08:24:00Z" w16du:dateUtc="2025-12-01T00:24:00Z">
                    <w:rPr>
                      <w:rFonts w:asciiTheme="majorEastAsia" w:eastAsiaTheme="majorEastAsia" w:hAnsiTheme="majorEastAsia" w:hint="eastAsia"/>
                      <w:highlight w:val="yellow"/>
                    </w:rPr>
                  </w:rPrChange>
                </w:rPr>
                <w:delText>8.4.2.1</w:delText>
              </w:r>
              <w:commentRangeEnd w:id="561"/>
              <w:r w:rsidRPr="000821B1" w:rsidDel="00296AD6">
                <w:rPr>
                  <w:rStyle w:val="aff5"/>
                </w:rPr>
                <w:commentReference w:id="561"/>
              </w:r>
            </w:del>
          </w:p>
        </w:tc>
      </w:tr>
      <w:tr w:rsidR="00666F10" w14:paraId="71EC3B26" w14:textId="77777777">
        <w:tc>
          <w:tcPr>
            <w:tcW w:w="3713" w:type="dxa"/>
            <w:vAlign w:val="center"/>
          </w:tcPr>
          <w:p w14:paraId="013381C5" w14:textId="1ABA9137" w:rsidR="00666F10" w:rsidRDefault="00666F10" w:rsidP="00666F10">
            <w:pPr>
              <w:spacing w:after="0" w:line="240" w:lineRule="auto"/>
              <w:ind w:firstLineChars="0" w:firstLine="0"/>
              <w:jc w:val="left"/>
              <w:rPr>
                <w:rFonts w:asciiTheme="majorEastAsia" w:eastAsiaTheme="majorEastAsia" w:hAnsiTheme="majorEastAsia" w:hint="eastAsia"/>
              </w:rPr>
            </w:pPr>
            <w:ins w:id="580" w:author="天赐 余" w:date="2025-12-02T18:14:00Z" w16du:dateUtc="2025-12-02T10:14:00Z">
              <w:r>
                <w:rPr>
                  <w:rFonts w:asciiTheme="majorEastAsia" w:eastAsiaTheme="majorEastAsia" w:hAnsiTheme="majorEastAsia" w:hint="eastAsia"/>
                </w:rPr>
                <w:t>支持时间同步树外部配置</w:t>
              </w:r>
            </w:ins>
            <w:del w:id="581" w:author="天赐 余" w:date="2025-12-02T18:14:00Z" w16du:dateUtc="2025-12-02T10:14:00Z">
              <w:r w:rsidDel="00296AD6">
                <w:rPr>
                  <w:rFonts w:asciiTheme="majorEastAsia" w:eastAsiaTheme="majorEastAsia" w:hAnsiTheme="majorEastAsia" w:hint="eastAsia"/>
                </w:rPr>
                <w:delText>支持每个物理接口上多个PTP实例，PTP实例数</w:delText>
              </w:r>
            </w:del>
          </w:p>
        </w:tc>
        <w:tc>
          <w:tcPr>
            <w:tcW w:w="2409" w:type="dxa"/>
            <w:vAlign w:val="center"/>
          </w:tcPr>
          <w:p w14:paraId="3745C7A8" w14:textId="77777777" w:rsidR="00FF0A9B" w:rsidRDefault="00FF0A9B" w:rsidP="00FF0A9B">
            <w:pPr>
              <w:spacing w:after="0" w:line="240" w:lineRule="auto"/>
              <w:ind w:firstLineChars="0" w:firstLine="0"/>
              <w:rPr>
                <w:ins w:id="582" w:author="天赐 余" w:date="2025-12-04T09:31:00Z" w16du:dateUtc="2025-12-04T01:31:00Z"/>
                <w:rFonts w:asciiTheme="majorEastAsia" w:eastAsiaTheme="majorEastAsia" w:hAnsiTheme="majorEastAsia" w:hint="eastAsia"/>
              </w:rPr>
            </w:pPr>
            <w:ins w:id="583" w:author="天赐 余" w:date="2025-12-04T09:31:00Z" w16du:dateUtc="2025-12-04T01:31:00Z">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w:t>
              </w:r>
            </w:ins>
          </w:p>
          <w:p w14:paraId="300616B8" w14:textId="304C2216" w:rsidR="00666F10" w:rsidRDefault="00FF0A9B" w:rsidP="00FF0A9B">
            <w:pPr>
              <w:spacing w:after="0" w:line="240" w:lineRule="auto"/>
              <w:ind w:firstLineChars="0" w:firstLine="0"/>
              <w:rPr>
                <w:rFonts w:asciiTheme="majorEastAsia" w:eastAsiaTheme="majorEastAsia" w:hAnsiTheme="majorEastAsia" w:hint="eastAsia"/>
              </w:rPr>
            </w:pPr>
            <w:ins w:id="584" w:author="天赐 余" w:date="2025-12-04T09:31:00Z" w16du:dateUtc="2025-12-04T01:31:00Z">
              <w:r>
                <w:rPr>
                  <w:rFonts w:asciiTheme="majorEastAsia" w:eastAsiaTheme="majorEastAsia" w:hAnsiTheme="majorEastAsia"/>
                </w:rPr>
                <w:t>ASdm-2024</w:t>
              </w:r>
              <w:r>
                <w:rPr>
                  <w:rFonts w:asciiTheme="majorEastAsia" w:eastAsiaTheme="majorEastAsia" w:hAnsiTheme="majorEastAsia" w:hint="eastAsia"/>
                </w:rPr>
                <w:t xml:space="preserve"> 10.3.1</w:t>
              </w:r>
            </w:ins>
            <w:del w:id="585" w:author="天赐 余" w:date="2025-12-02T18:14:00Z" w16du:dateUtc="2025-12-02T10:14:00Z">
              <w:r w:rsidR="00666F10" w:rsidDel="00296AD6">
                <w:rPr>
                  <w:rFonts w:asciiTheme="majorEastAsia" w:eastAsiaTheme="majorEastAsia" w:hAnsiTheme="majorEastAsia"/>
                </w:rPr>
                <w:delText>IEEE</w:delText>
              </w:r>
              <w:r w:rsidR="00666F10" w:rsidDel="00296AD6">
                <w:rPr>
                  <w:rFonts w:asciiTheme="majorEastAsia" w:eastAsiaTheme="majorEastAsia" w:hAnsiTheme="majorEastAsia" w:hint="eastAsia"/>
                </w:rPr>
                <w:delText xml:space="preserve"> </w:delText>
              </w:r>
              <w:r w:rsidR="00666F10" w:rsidDel="00296AD6">
                <w:rPr>
                  <w:rFonts w:asciiTheme="majorEastAsia" w:eastAsiaTheme="majorEastAsia" w:hAnsiTheme="majorEastAsia"/>
                </w:rPr>
                <w:delText>Std 802.1</w:delText>
              </w:r>
              <w:r w:rsidR="00666F10" w:rsidDel="00296AD6">
                <w:rPr>
                  <w:rFonts w:asciiTheme="majorEastAsia" w:eastAsiaTheme="majorEastAsia" w:hAnsiTheme="majorEastAsia" w:hint="eastAsia"/>
                </w:rPr>
                <w:delText xml:space="preserve"> </w:delText>
              </w:r>
              <w:r w:rsidR="00666F10" w:rsidDel="00296AD6">
                <w:rPr>
                  <w:rFonts w:asciiTheme="majorEastAsia" w:eastAsiaTheme="majorEastAsia" w:hAnsiTheme="majorEastAsia"/>
                </w:rPr>
                <w:delText>ASdm-2024</w:delText>
              </w:r>
              <w:r w:rsidR="00666F10" w:rsidDel="00296AD6">
                <w:rPr>
                  <w:rFonts w:asciiTheme="majorEastAsia" w:eastAsiaTheme="majorEastAsia" w:hAnsiTheme="majorEastAsia" w:hint="eastAsia"/>
                </w:rPr>
                <w:delText xml:space="preserve"> </w:delText>
              </w:r>
              <w:r w:rsidR="00666F10" w:rsidDel="00296AD6">
                <w:rPr>
                  <w:rFonts w:asciiTheme="majorEastAsia" w:eastAsiaTheme="majorEastAsia" w:hAnsiTheme="majorEastAsia"/>
                </w:rPr>
                <w:delText>5.4.1</w:delText>
              </w:r>
              <w:r w:rsidR="00666F10" w:rsidDel="00296AD6">
                <w:rPr>
                  <w:rFonts w:asciiTheme="majorEastAsia" w:eastAsiaTheme="majorEastAsia" w:hAnsiTheme="majorEastAsia" w:hint="eastAsia"/>
                </w:rPr>
                <w:delText xml:space="preserve"> a) f) h)</w:delText>
              </w:r>
            </w:del>
          </w:p>
        </w:tc>
        <w:tc>
          <w:tcPr>
            <w:tcW w:w="1701" w:type="dxa"/>
            <w:vAlign w:val="center"/>
          </w:tcPr>
          <w:p w14:paraId="74A25481" w14:textId="79083DA5" w:rsidR="00666F10" w:rsidRDefault="00666F10" w:rsidP="00666F10">
            <w:pPr>
              <w:spacing w:after="0" w:line="240" w:lineRule="auto"/>
              <w:ind w:firstLineChars="0" w:firstLine="0"/>
              <w:jc w:val="center"/>
              <w:rPr>
                <w:rFonts w:asciiTheme="majorEastAsia" w:eastAsiaTheme="majorEastAsia" w:hAnsiTheme="majorEastAsia" w:hint="eastAsia"/>
              </w:rPr>
            </w:pPr>
            <w:ins w:id="586" w:author="天赐 余" w:date="2025-12-02T18:14:00Z" w16du:dateUtc="2025-12-02T10:14:00Z">
              <w:r>
                <w:rPr>
                  <w:rFonts w:asciiTheme="majorEastAsia" w:eastAsiaTheme="majorEastAsia" w:hAnsiTheme="majorEastAsia" w:hint="eastAsia"/>
                </w:rPr>
                <w:t>√</w:t>
              </w:r>
            </w:ins>
            <w:del w:id="587" w:author="天赐 余" w:date="2025-12-02T18:14:00Z" w16du:dateUtc="2025-12-02T10:14:00Z">
              <w:r w:rsidDel="00296AD6">
                <w:rPr>
                  <w:rFonts w:asciiTheme="majorEastAsia" w:eastAsiaTheme="majorEastAsia" w:hAnsiTheme="majorEastAsia" w:hint="eastAsia"/>
                </w:rPr>
                <w:delText>2</w:delText>
              </w:r>
            </w:del>
          </w:p>
        </w:tc>
        <w:tc>
          <w:tcPr>
            <w:tcW w:w="1386" w:type="dxa"/>
            <w:vAlign w:val="center"/>
          </w:tcPr>
          <w:p w14:paraId="1290BF08" w14:textId="4C31C88C" w:rsidR="00666F10" w:rsidRDefault="00666F10" w:rsidP="00666F10">
            <w:pPr>
              <w:spacing w:after="0" w:line="240" w:lineRule="auto"/>
              <w:ind w:firstLineChars="0" w:firstLine="0"/>
              <w:jc w:val="center"/>
              <w:rPr>
                <w:rFonts w:asciiTheme="majorEastAsia" w:eastAsiaTheme="majorEastAsia" w:hAnsiTheme="majorEastAsia" w:hint="eastAsia"/>
              </w:rPr>
            </w:pPr>
            <w:ins w:id="588" w:author="天赐 余" w:date="2025-12-02T18:14:00Z" w16du:dateUtc="2025-12-02T10:14:00Z">
              <w:r>
                <w:rPr>
                  <w:rFonts w:asciiTheme="majorEastAsia" w:eastAsiaTheme="majorEastAsia" w:hAnsiTheme="majorEastAsia" w:hint="eastAsia"/>
                </w:rPr>
                <w:t>√</w:t>
              </w:r>
            </w:ins>
            <w:del w:id="589" w:author="天赐 余" w:date="2025-12-02T18:14:00Z" w16du:dateUtc="2025-12-02T10:14:00Z">
              <w:r w:rsidDel="00296AD6">
                <w:rPr>
                  <w:rFonts w:asciiTheme="majorEastAsia" w:eastAsiaTheme="majorEastAsia" w:hAnsiTheme="majorEastAsia" w:hint="eastAsia"/>
                </w:rPr>
                <w:delText>3</w:delText>
              </w:r>
            </w:del>
          </w:p>
        </w:tc>
        <w:tc>
          <w:tcPr>
            <w:tcW w:w="1386" w:type="dxa"/>
            <w:vAlign w:val="center"/>
          </w:tcPr>
          <w:p w14:paraId="55FD4FD3" w14:textId="71D45C15" w:rsidR="00666F10" w:rsidRDefault="00666F10" w:rsidP="00666F10">
            <w:pPr>
              <w:spacing w:after="0" w:line="240" w:lineRule="auto"/>
              <w:ind w:firstLineChars="0" w:firstLine="0"/>
              <w:jc w:val="center"/>
              <w:rPr>
                <w:rFonts w:asciiTheme="majorEastAsia" w:eastAsiaTheme="majorEastAsia" w:hAnsiTheme="majorEastAsia" w:hint="eastAsia"/>
              </w:rPr>
            </w:pPr>
            <w:ins w:id="590" w:author="天赐 余" w:date="2025-12-02T18:14:00Z" w16du:dateUtc="2025-12-02T10:14:00Z">
              <w:r>
                <w:rPr>
                  <w:rFonts w:asciiTheme="majorEastAsia" w:eastAsiaTheme="majorEastAsia" w:hAnsiTheme="majorEastAsia" w:hint="eastAsia"/>
                </w:rPr>
                <w:t>8.</w:t>
              </w:r>
            </w:ins>
            <w:ins w:id="591" w:author="天赐 余" w:date="2025-12-04T10:01:00Z" w16du:dateUtc="2025-12-04T02:01:00Z">
              <w:r w:rsidR="00450972">
                <w:rPr>
                  <w:rFonts w:asciiTheme="majorEastAsia" w:eastAsiaTheme="majorEastAsia" w:hAnsiTheme="majorEastAsia" w:hint="eastAsia"/>
                </w:rPr>
                <w:t>3</w:t>
              </w:r>
            </w:ins>
            <w:del w:id="592" w:author="天赐 余" w:date="2025-12-02T18:14:00Z" w16du:dateUtc="2025-12-02T10:14:00Z">
              <w:r w:rsidDel="00296AD6">
                <w:rPr>
                  <w:rFonts w:asciiTheme="majorEastAsia" w:eastAsiaTheme="majorEastAsia" w:hAnsiTheme="majorEastAsia" w:hint="eastAsia"/>
                </w:rPr>
                <w:delText>8.7.2.1</w:delText>
              </w:r>
            </w:del>
          </w:p>
        </w:tc>
      </w:tr>
      <w:tr w:rsidR="00666F10" w14:paraId="32415F34" w14:textId="77777777">
        <w:tc>
          <w:tcPr>
            <w:tcW w:w="3713" w:type="dxa"/>
            <w:vAlign w:val="center"/>
          </w:tcPr>
          <w:p w14:paraId="0EA6176B" w14:textId="471DB6E8" w:rsidR="00666F10" w:rsidRDefault="00666F10" w:rsidP="00666F10">
            <w:pPr>
              <w:spacing w:after="0" w:line="240" w:lineRule="auto"/>
              <w:ind w:firstLineChars="0" w:firstLine="0"/>
              <w:jc w:val="left"/>
              <w:rPr>
                <w:rFonts w:asciiTheme="majorEastAsia" w:eastAsiaTheme="majorEastAsia" w:hAnsiTheme="majorEastAsia" w:hint="eastAsia"/>
              </w:rPr>
            </w:pPr>
            <w:ins w:id="593" w:author="天赐 余" w:date="2025-12-02T18:14:00Z" w16du:dateUtc="2025-12-02T10:14:00Z">
              <w:r>
                <w:rPr>
                  <w:rFonts w:asciiTheme="majorEastAsia" w:eastAsiaTheme="majorEastAsia" w:hAnsiTheme="majorEastAsia" w:hint="eastAsia"/>
                </w:rPr>
                <w:t>支持所有队列</w:t>
              </w:r>
              <w:r>
                <w:rPr>
                  <w:rFonts w:asciiTheme="majorEastAsia" w:eastAsiaTheme="majorEastAsia" w:hAnsiTheme="majorEastAsia"/>
                </w:rPr>
                <w:t>TAS</w:t>
              </w:r>
              <w:r>
                <w:rPr>
                  <w:rFonts w:asciiTheme="majorEastAsia" w:eastAsiaTheme="majorEastAsia" w:hAnsiTheme="majorEastAsia" w:hint="eastAsia"/>
                </w:rPr>
                <w:t>整形</w:t>
              </w:r>
            </w:ins>
            <w:del w:id="594" w:author="天赐 余" w:date="2025-12-02T18:14:00Z" w16du:dateUtc="2025-12-02T10:14:00Z">
              <w:r w:rsidDel="00296AD6">
                <w:rPr>
                  <w:rFonts w:asciiTheme="majorEastAsia" w:eastAsiaTheme="majorEastAsia" w:hAnsiTheme="majorEastAsia" w:hint="eastAsia"/>
                </w:rPr>
                <w:delText>支持时间同步树外部配置</w:delText>
              </w:r>
            </w:del>
          </w:p>
        </w:tc>
        <w:tc>
          <w:tcPr>
            <w:tcW w:w="2409" w:type="dxa"/>
            <w:vAlign w:val="center"/>
          </w:tcPr>
          <w:p w14:paraId="14DD2C08" w14:textId="4C4D78C3" w:rsidR="00666F10" w:rsidRDefault="00666F10" w:rsidP="00666F10">
            <w:pPr>
              <w:spacing w:after="0" w:line="240" w:lineRule="auto"/>
              <w:ind w:firstLineChars="0" w:firstLine="0"/>
              <w:jc w:val="center"/>
              <w:rPr>
                <w:rFonts w:asciiTheme="majorEastAsia" w:eastAsiaTheme="majorEastAsia" w:hAnsiTheme="majorEastAsia" w:hint="eastAsia"/>
              </w:rPr>
            </w:pPr>
            <w:ins w:id="595" w:author="天赐 余" w:date="2025-12-02T18:14:00Z" w16du:dateUtc="2025-12-02T10:14:00Z">
              <w:r>
                <w:rPr>
                  <w:rFonts w:asciiTheme="majorEastAsia" w:eastAsiaTheme="majorEastAsia" w:hAnsiTheme="majorEastAsia"/>
                </w:rPr>
                <w:t>IEEE</w:t>
              </w:r>
              <w:r>
                <w:rPr>
                  <w:rFonts w:asciiTheme="majorEastAsia" w:eastAsiaTheme="majorEastAsia" w:hAnsiTheme="majorEastAsia" w:hint="eastAsia"/>
                </w:rPr>
                <w:t xml:space="preserve"> </w:t>
              </w:r>
              <w:r>
                <w:rPr>
                  <w:rFonts w:asciiTheme="majorEastAsia" w:eastAsiaTheme="majorEastAsia" w:hAnsiTheme="majorEastAsia"/>
                </w:rPr>
                <w:t>Std 802.1Q-2022</w:t>
              </w:r>
              <w:r>
                <w:rPr>
                  <w:rFonts w:asciiTheme="majorEastAsia" w:eastAsiaTheme="majorEastAsia" w:hAnsiTheme="majorEastAsia" w:hint="eastAsia"/>
                </w:rPr>
                <w:t xml:space="preserve"> </w:t>
              </w:r>
            </w:ins>
            <w:ins w:id="596" w:author="天赐 余" w:date="2025-12-04T09:32:00Z" w16du:dateUtc="2025-12-04T01:32:00Z">
              <w:r w:rsidR="00FF0A9B">
                <w:rPr>
                  <w:rFonts w:asciiTheme="majorEastAsia" w:eastAsiaTheme="majorEastAsia" w:hAnsiTheme="majorEastAsia" w:hint="eastAsia"/>
                </w:rPr>
                <w:lastRenderedPageBreak/>
                <w:t>8.6.8.4</w:t>
              </w:r>
            </w:ins>
            <w:del w:id="597" w:author="天赐 余" w:date="2025-12-02T18:14:00Z" w16du:dateUtc="2025-12-02T10:14:00Z">
              <w:r w:rsidDel="00296AD6">
                <w:rPr>
                  <w:rFonts w:asciiTheme="majorEastAsia" w:eastAsiaTheme="majorEastAsia" w:hAnsiTheme="majorEastAsia" w:hint="eastAsia"/>
                </w:rPr>
                <w:delText>IEEE P802.1DP</w:delText>
              </w:r>
            </w:del>
          </w:p>
        </w:tc>
        <w:tc>
          <w:tcPr>
            <w:tcW w:w="1701" w:type="dxa"/>
            <w:vAlign w:val="center"/>
          </w:tcPr>
          <w:p w14:paraId="03EEDF50" w14:textId="1D58795E" w:rsidR="00666F10" w:rsidRDefault="00666F10" w:rsidP="00666F10">
            <w:pPr>
              <w:spacing w:after="0" w:line="240" w:lineRule="auto"/>
              <w:ind w:firstLineChars="0" w:firstLine="0"/>
              <w:jc w:val="center"/>
              <w:rPr>
                <w:rFonts w:asciiTheme="majorEastAsia" w:eastAsiaTheme="majorEastAsia" w:hAnsiTheme="majorEastAsia" w:hint="eastAsia"/>
              </w:rPr>
            </w:pPr>
            <w:ins w:id="598" w:author="天赐 余" w:date="2025-12-02T18:14:00Z" w16du:dateUtc="2025-12-02T10:14:00Z">
              <w:r>
                <w:rPr>
                  <w:rFonts w:asciiTheme="majorEastAsia" w:eastAsiaTheme="majorEastAsia" w:hAnsiTheme="majorEastAsia" w:hint="eastAsia"/>
                </w:rPr>
                <w:lastRenderedPageBreak/>
                <w:t>√</w:t>
              </w:r>
            </w:ins>
            <w:del w:id="599"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7DF9C093" w14:textId="6634C01F" w:rsidR="00666F10" w:rsidRDefault="00666F10" w:rsidP="00666F10">
            <w:pPr>
              <w:spacing w:after="0" w:line="240" w:lineRule="auto"/>
              <w:ind w:firstLineChars="0" w:firstLine="0"/>
              <w:jc w:val="center"/>
              <w:rPr>
                <w:rFonts w:asciiTheme="majorEastAsia" w:eastAsiaTheme="majorEastAsia" w:hAnsiTheme="majorEastAsia" w:hint="eastAsia"/>
              </w:rPr>
            </w:pPr>
            <w:ins w:id="600" w:author="天赐 余" w:date="2025-12-02T18:14:00Z" w16du:dateUtc="2025-12-02T10:14:00Z">
              <w:r>
                <w:rPr>
                  <w:rFonts w:asciiTheme="majorEastAsia" w:eastAsiaTheme="majorEastAsia" w:hAnsiTheme="majorEastAsia" w:hint="eastAsia"/>
                </w:rPr>
                <w:t>√</w:t>
              </w:r>
            </w:ins>
            <w:del w:id="601"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715DB04D" w14:textId="10BB4F37" w:rsidR="00666F10" w:rsidRDefault="00666F10" w:rsidP="00666F10">
            <w:pPr>
              <w:spacing w:after="0" w:line="240" w:lineRule="auto"/>
              <w:ind w:firstLineChars="0" w:firstLine="0"/>
              <w:jc w:val="center"/>
              <w:rPr>
                <w:rFonts w:asciiTheme="majorEastAsia" w:eastAsiaTheme="majorEastAsia" w:hAnsiTheme="majorEastAsia" w:hint="eastAsia"/>
              </w:rPr>
            </w:pPr>
            <w:ins w:id="602" w:author="天赐 余" w:date="2025-12-02T18:14:00Z" w16du:dateUtc="2025-12-02T10:14:00Z">
              <w:r>
                <w:rPr>
                  <w:rFonts w:asciiTheme="majorEastAsia" w:eastAsiaTheme="majorEastAsia" w:hAnsiTheme="majorEastAsia" w:hint="eastAsia"/>
                </w:rPr>
                <w:t>8.4.1</w:t>
              </w:r>
            </w:ins>
            <w:del w:id="603" w:author="天赐 余" w:date="2025-12-02T18:14:00Z" w16du:dateUtc="2025-12-02T10:14:00Z">
              <w:r w:rsidDel="00296AD6">
                <w:rPr>
                  <w:rFonts w:asciiTheme="majorEastAsia" w:eastAsiaTheme="majorEastAsia" w:hAnsiTheme="majorEastAsia" w:hint="eastAsia"/>
                </w:rPr>
                <w:delText>8.6</w:delText>
              </w:r>
            </w:del>
          </w:p>
        </w:tc>
      </w:tr>
      <w:tr w:rsidR="00666F10" w14:paraId="501591F1" w14:textId="77777777">
        <w:tc>
          <w:tcPr>
            <w:tcW w:w="3713" w:type="dxa"/>
            <w:vAlign w:val="center"/>
          </w:tcPr>
          <w:p w14:paraId="10EE10A8" w14:textId="7CDA9E4F" w:rsidR="00666F10" w:rsidRDefault="00666F10" w:rsidP="00666F10">
            <w:pPr>
              <w:spacing w:after="0" w:line="240" w:lineRule="auto"/>
              <w:ind w:firstLineChars="0" w:firstLine="0"/>
              <w:jc w:val="left"/>
              <w:rPr>
                <w:rFonts w:asciiTheme="majorEastAsia" w:eastAsiaTheme="majorEastAsia" w:hAnsiTheme="majorEastAsia" w:hint="eastAsia"/>
              </w:rPr>
            </w:pPr>
            <w:ins w:id="604" w:author="天赐 余" w:date="2025-12-02T18:14:00Z" w16du:dateUtc="2025-12-02T10:14:00Z">
              <w:r>
                <w:rPr>
                  <w:rFonts w:asciiTheme="majorEastAsia" w:eastAsiaTheme="majorEastAsia" w:hAnsiTheme="majorEastAsia" w:hint="eastAsia"/>
                </w:rPr>
                <w:t>支持</w:t>
              </w:r>
              <w:r>
                <w:rPr>
                  <w:rFonts w:asciiTheme="majorEastAsia" w:eastAsiaTheme="majorEastAsia" w:hAnsiTheme="majorEastAsia"/>
                </w:rPr>
                <w:t>TAS</w:t>
              </w:r>
              <w:r>
                <w:rPr>
                  <w:rFonts w:asciiTheme="majorEastAsia" w:eastAsiaTheme="majorEastAsia" w:hAnsiTheme="majorEastAsia" w:hint="eastAsia"/>
                </w:rPr>
                <w:t>整形监控</w:t>
              </w:r>
            </w:ins>
            <w:del w:id="605" w:author="天赐 余" w:date="2025-12-02T18:14:00Z" w16du:dateUtc="2025-12-02T10:14:00Z">
              <w:r w:rsidDel="00296AD6">
                <w:rPr>
                  <w:rFonts w:asciiTheme="majorEastAsia" w:eastAsiaTheme="majorEastAsia" w:hAnsiTheme="majorEastAsia" w:hint="eastAsia"/>
                </w:rPr>
                <w:delText>支持所有队列</w:delText>
              </w:r>
              <w:r w:rsidDel="00296AD6">
                <w:rPr>
                  <w:rFonts w:asciiTheme="majorEastAsia" w:eastAsiaTheme="majorEastAsia" w:hAnsiTheme="majorEastAsia"/>
                </w:rPr>
                <w:delText>TAS</w:delText>
              </w:r>
              <w:r w:rsidDel="00296AD6">
                <w:rPr>
                  <w:rFonts w:asciiTheme="majorEastAsia" w:eastAsiaTheme="majorEastAsia" w:hAnsiTheme="majorEastAsia" w:hint="eastAsia"/>
                </w:rPr>
                <w:delText>整形</w:delText>
              </w:r>
            </w:del>
          </w:p>
        </w:tc>
        <w:tc>
          <w:tcPr>
            <w:tcW w:w="2409" w:type="dxa"/>
            <w:vAlign w:val="center"/>
          </w:tcPr>
          <w:p w14:paraId="1801AA71" w14:textId="4EB1F72B" w:rsidR="00666F10" w:rsidRDefault="00BA61A6" w:rsidP="00666F10">
            <w:pPr>
              <w:spacing w:after="0" w:line="240" w:lineRule="auto"/>
              <w:ind w:firstLineChars="0" w:firstLine="0"/>
              <w:rPr>
                <w:rFonts w:asciiTheme="majorEastAsia" w:eastAsiaTheme="majorEastAsia" w:hAnsiTheme="majorEastAsia" w:hint="eastAsia"/>
              </w:rPr>
            </w:pPr>
            <w:ins w:id="606" w:author="天赐 余" w:date="2025-12-04T09:33:00Z" w16du:dateUtc="2025-12-04T01:33:00Z">
              <w:r>
                <w:rPr>
                  <w:rFonts w:asciiTheme="majorEastAsia" w:eastAsiaTheme="majorEastAsia" w:hAnsiTheme="majorEastAsia" w:hint="eastAsia"/>
                </w:rPr>
                <w:t>IEEE P802.1DP</w:t>
              </w:r>
            </w:ins>
            <w:del w:id="607" w:author="天赐 余" w:date="2025-12-02T18:14:00Z" w16du:dateUtc="2025-12-02T10:14:00Z">
              <w:r w:rsidR="00666F10" w:rsidDel="00296AD6">
                <w:rPr>
                  <w:rFonts w:asciiTheme="majorEastAsia" w:eastAsiaTheme="majorEastAsia" w:hAnsiTheme="majorEastAsia"/>
                </w:rPr>
                <w:delText>IEEE</w:delText>
              </w:r>
              <w:r w:rsidR="00666F10" w:rsidDel="00296AD6">
                <w:rPr>
                  <w:rFonts w:asciiTheme="majorEastAsia" w:eastAsiaTheme="majorEastAsia" w:hAnsiTheme="majorEastAsia" w:hint="eastAsia"/>
                </w:rPr>
                <w:delText xml:space="preserve"> </w:delText>
              </w:r>
              <w:r w:rsidR="00666F10" w:rsidDel="00296AD6">
                <w:rPr>
                  <w:rFonts w:asciiTheme="majorEastAsia" w:eastAsiaTheme="majorEastAsia" w:hAnsiTheme="majorEastAsia"/>
                </w:rPr>
                <w:delText>Std 802.1Q-2022</w:delText>
              </w:r>
              <w:r w:rsidR="00666F10" w:rsidDel="00296AD6">
                <w:rPr>
                  <w:rFonts w:asciiTheme="majorEastAsia" w:eastAsiaTheme="majorEastAsia" w:hAnsiTheme="majorEastAsia" w:hint="eastAsia"/>
                </w:rPr>
                <w:delText xml:space="preserve"> 5.25</w:delText>
              </w:r>
            </w:del>
          </w:p>
        </w:tc>
        <w:tc>
          <w:tcPr>
            <w:tcW w:w="1701" w:type="dxa"/>
            <w:vAlign w:val="center"/>
          </w:tcPr>
          <w:p w14:paraId="12F46760" w14:textId="72A722B3" w:rsidR="00666F10" w:rsidRDefault="00666F10" w:rsidP="00666F10">
            <w:pPr>
              <w:spacing w:after="0" w:line="240" w:lineRule="auto"/>
              <w:ind w:firstLineChars="0" w:firstLine="0"/>
              <w:jc w:val="center"/>
              <w:rPr>
                <w:rFonts w:asciiTheme="majorEastAsia" w:eastAsiaTheme="majorEastAsia" w:hAnsiTheme="majorEastAsia" w:hint="eastAsia"/>
              </w:rPr>
            </w:pPr>
            <w:ins w:id="608" w:author="天赐 余" w:date="2025-12-02T18:14:00Z" w16du:dateUtc="2025-12-02T10:14:00Z">
              <w:r>
                <w:rPr>
                  <w:rFonts w:asciiTheme="majorEastAsia" w:eastAsiaTheme="majorEastAsia" w:hAnsiTheme="majorEastAsia" w:hint="eastAsia"/>
                </w:rPr>
                <w:t>√</w:t>
              </w:r>
            </w:ins>
            <w:del w:id="609"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452E9BCD" w14:textId="10EB2943" w:rsidR="00666F10" w:rsidRDefault="00666F10" w:rsidP="00666F10">
            <w:pPr>
              <w:spacing w:after="0" w:line="240" w:lineRule="auto"/>
              <w:ind w:firstLineChars="0" w:firstLine="0"/>
              <w:jc w:val="center"/>
              <w:rPr>
                <w:rFonts w:asciiTheme="majorEastAsia" w:eastAsiaTheme="majorEastAsia" w:hAnsiTheme="majorEastAsia" w:hint="eastAsia"/>
              </w:rPr>
            </w:pPr>
            <w:ins w:id="610" w:author="天赐 余" w:date="2025-12-02T18:14:00Z" w16du:dateUtc="2025-12-02T10:14:00Z">
              <w:r>
                <w:rPr>
                  <w:rFonts w:asciiTheme="majorEastAsia" w:eastAsiaTheme="majorEastAsia" w:hAnsiTheme="majorEastAsia" w:hint="eastAsia"/>
                </w:rPr>
                <w:t>√</w:t>
              </w:r>
            </w:ins>
            <w:del w:id="611"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281BDDB8" w14:textId="289AA91C" w:rsidR="00666F10" w:rsidRDefault="00666F10" w:rsidP="00666F10">
            <w:pPr>
              <w:spacing w:after="0" w:line="240" w:lineRule="auto"/>
              <w:ind w:firstLineChars="0" w:firstLine="0"/>
              <w:jc w:val="center"/>
              <w:rPr>
                <w:rFonts w:asciiTheme="majorEastAsia" w:eastAsiaTheme="majorEastAsia" w:hAnsiTheme="majorEastAsia" w:hint="eastAsia"/>
              </w:rPr>
            </w:pPr>
            <w:ins w:id="612" w:author="天赐 余" w:date="2025-12-02T18:14:00Z" w16du:dateUtc="2025-12-02T10:14:00Z">
              <w:r>
                <w:rPr>
                  <w:rFonts w:asciiTheme="majorEastAsia" w:eastAsiaTheme="majorEastAsia" w:hAnsiTheme="majorEastAsia" w:hint="eastAsia"/>
                </w:rPr>
                <w:t>9.5.2</w:t>
              </w:r>
            </w:ins>
            <w:del w:id="613" w:author="天赐 余" w:date="2025-12-02T18:14:00Z" w16du:dateUtc="2025-12-02T10:14:00Z">
              <w:r w:rsidDel="00296AD6">
                <w:rPr>
                  <w:rFonts w:asciiTheme="majorEastAsia" w:eastAsiaTheme="majorEastAsia" w:hAnsiTheme="majorEastAsia" w:hint="eastAsia"/>
                </w:rPr>
                <w:delText>8.4.1</w:delText>
              </w:r>
            </w:del>
          </w:p>
        </w:tc>
      </w:tr>
      <w:tr w:rsidR="00666F10" w14:paraId="23D0ECA9" w14:textId="77777777">
        <w:tc>
          <w:tcPr>
            <w:tcW w:w="3713" w:type="dxa"/>
            <w:vAlign w:val="center"/>
          </w:tcPr>
          <w:p w14:paraId="668CA9EF" w14:textId="505672BC" w:rsidR="00666F10" w:rsidRDefault="00666F10" w:rsidP="00666F10">
            <w:pPr>
              <w:spacing w:after="0" w:line="240" w:lineRule="auto"/>
              <w:ind w:firstLineChars="0" w:firstLine="0"/>
              <w:jc w:val="left"/>
              <w:rPr>
                <w:rFonts w:asciiTheme="majorEastAsia" w:eastAsiaTheme="majorEastAsia" w:hAnsiTheme="majorEastAsia" w:hint="eastAsia"/>
              </w:rPr>
            </w:pPr>
            <w:ins w:id="614" w:author="天赐 余" w:date="2025-12-02T18:14:00Z" w16du:dateUtc="2025-12-02T10:14:00Z">
              <w:r>
                <w:rPr>
                  <w:rFonts w:asciiTheme="majorEastAsia" w:eastAsiaTheme="majorEastAsia" w:hAnsiTheme="majorEastAsia" w:hint="eastAsia"/>
                </w:rPr>
                <w:t>支持全双工链路上介质无关的计时和两步法时间同步</w:t>
              </w:r>
            </w:ins>
            <w:del w:id="615" w:author="天赐 余" w:date="2025-12-02T18:14:00Z" w16du:dateUtc="2025-12-02T10:14:00Z">
              <w:r w:rsidDel="00296AD6">
                <w:rPr>
                  <w:rFonts w:asciiTheme="majorEastAsia" w:eastAsiaTheme="majorEastAsia" w:hAnsiTheme="majorEastAsia" w:hint="eastAsia"/>
                </w:rPr>
                <w:delText>支持</w:delText>
              </w:r>
              <w:r w:rsidDel="00296AD6">
                <w:rPr>
                  <w:rFonts w:asciiTheme="majorEastAsia" w:eastAsiaTheme="majorEastAsia" w:hAnsiTheme="majorEastAsia"/>
                </w:rPr>
                <w:delText>TAS</w:delText>
              </w:r>
              <w:r w:rsidDel="00296AD6">
                <w:rPr>
                  <w:rFonts w:asciiTheme="majorEastAsia" w:eastAsiaTheme="majorEastAsia" w:hAnsiTheme="majorEastAsia" w:hint="eastAsia"/>
                </w:rPr>
                <w:delText>整形监控</w:delText>
              </w:r>
            </w:del>
          </w:p>
        </w:tc>
        <w:tc>
          <w:tcPr>
            <w:tcW w:w="2409" w:type="dxa"/>
            <w:vAlign w:val="center"/>
          </w:tcPr>
          <w:p w14:paraId="1F7C6ECA" w14:textId="77777777" w:rsidR="00666F10" w:rsidRDefault="00666F10" w:rsidP="00666F10">
            <w:pPr>
              <w:spacing w:after="0" w:line="240" w:lineRule="auto"/>
              <w:ind w:firstLineChars="0" w:firstLine="0"/>
              <w:rPr>
                <w:ins w:id="616" w:author="天赐 余" w:date="2025-12-02T18:14:00Z" w16du:dateUtc="2025-12-02T10:14:00Z"/>
                <w:rFonts w:asciiTheme="majorEastAsia" w:eastAsiaTheme="majorEastAsia" w:hAnsiTheme="majorEastAsia" w:hint="eastAsia"/>
              </w:rPr>
            </w:pPr>
            <w:ins w:id="617" w:author="天赐 余" w:date="2025-12-02T18:14:00Z" w16du:dateUtc="2025-12-02T10:14:00Z">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w:t>
              </w:r>
            </w:ins>
          </w:p>
          <w:p w14:paraId="3D60186E" w14:textId="03B302B8" w:rsidR="00666F10" w:rsidRDefault="00666F10" w:rsidP="00666F10">
            <w:pPr>
              <w:spacing w:after="0" w:line="240" w:lineRule="auto"/>
              <w:ind w:firstLineChars="0" w:firstLine="0"/>
              <w:jc w:val="center"/>
              <w:rPr>
                <w:rFonts w:asciiTheme="majorEastAsia" w:eastAsiaTheme="majorEastAsia" w:hAnsiTheme="majorEastAsia" w:hint="eastAsia"/>
              </w:rPr>
            </w:pPr>
            <w:ins w:id="618" w:author="天赐 余" w:date="2025-12-02T18:14:00Z" w16du:dateUtc="2025-12-02T10:14:00Z">
              <w:r>
                <w:rPr>
                  <w:rFonts w:asciiTheme="majorEastAsia" w:eastAsiaTheme="majorEastAsia" w:hAnsiTheme="majorEastAsia"/>
                </w:rPr>
                <w:t>ASdm-2024</w:t>
              </w:r>
              <w:r>
                <w:rPr>
                  <w:rFonts w:asciiTheme="majorEastAsia" w:eastAsiaTheme="majorEastAsia" w:hAnsiTheme="majorEastAsia" w:hint="eastAsia"/>
                </w:rPr>
                <w:t xml:space="preserve"> 5.5 a) b) e)</w:t>
              </w:r>
            </w:ins>
            <w:del w:id="619" w:author="天赐 余" w:date="2025-12-02T18:14:00Z" w16du:dateUtc="2025-12-02T10:14:00Z">
              <w:r w:rsidDel="00296AD6">
                <w:rPr>
                  <w:rFonts w:asciiTheme="majorEastAsia" w:eastAsiaTheme="majorEastAsia" w:hAnsiTheme="majorEastAsia" w:hint="eastAsia"/>
                </w:rPr>
                <w:delText>IEEE P802.1DP</w:delText>
              </w:r>
            </w:del>
          </w:p>
        </w:tc>
        <w:tc>
          <w:tcPr>
            <w:tcW w:w="1701" w:type="dxa"/>
            <w:vAlign w:val="center"/>
          </w:tcPr>
          <w:p w14:paraId="2A960F4D" w14:textId="057BFD54" w:rsidR="00666F10" w:rsidRDefault="00666F10" w:rsidP="00666F10">
            <w:pPr>
              <w:spacing w:after="0" w:line="240" w:lineRule="auto"/>
              <w:ind w:firstLineChars="0" w:firstLine="0"/>
              <w:jc w:val="center"/>
              <w:rPr>
                <w:rFonts w:asciiTheme="majorEastAsia" w:eastAsiaTheme="majorEastAsia" w:hAnsiTheme="majorEastAsia" w:hint="eastAsia"/>
              </w:rPr>
            </w:pPr>
            <w:ins w:id="620" w:author="天赐 余" w:date="2025-12-02T18:14:00Z" w16du:dateUtc="2025-12-02T10:14:00Z">
              <w:r>
                <w:rPr>
                  <w:rFonts w:asciiTheme="majorEastAsia" w:eastAsiaTheme="majorEastAsia" w:hAnsiTheme="majorEastAsia" w:hint="eastAsia"/>
                </w:rPr>
                <w:t>√</w:t>
              </w:r>
            </w:ins>
            <w:del w:id="621"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59D5C08F" w14:textId="00B220A3" w:rsidR="00666F10" w:rsidRDefault="00666F10" w:rsidP="00666F10">
            <w:pPr>
              <w:spacing w:after="0" w:line="240" w:lineRule="auto"/>
              <w:ind w:firstLineChars="0" w:firstLine="0"/>
              <w:jc w:val="center"/>
              <w:rPr>
                <w:rFonts w:asciiTheme="majorEastAsia" w:eastAsiaTheme="majorEastAsia" w:hAnsiTheme="majorEastAsia" w:hint="eastAsia"/>
              </w:rPr>
            </w:pPr>
            <w:ins w:id="622" w:author="天赐 余" w:date="2025-12-02T18:14:00Z" w16du:dateUtc="2025-12-02T10:14:00Z">
              <w:r>
                <w:rPr>
                  <w:rFonts w:asciiTheme="majorEastAsia" w:eastAsiaTheme="majorEastAsia" w:hAnsiTheme="majorEastAsia" w:hint="eastAsia"/>
                </w:rPr>
                <w:t>√</w:t>
              </w:r>
            </w:ins>
            <w:del w:id="623"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784901A4" w14:textId="4C9ACBA1" w:rsidR="00666F10" w:rsidRDefault="00666F10" w:rsidP="00666F10">
            <w:pPr>
              <w:spacing w:after="0" w:line="240" w:lineRule="auto"/>
              <w:ind w:firstLineChars="0" w:firstLine="0"/>
              <w:jc w:val="center"/>
              <w:rPr>
                <w:rFonts w:asciiTheme="majorEastAsia" w:eastAsiaTheme="majorEastAsia" w:hAnsiTheme="majorEastAsia" w:hint="eastAsia"/>
              </w:rPr>
            </w:pPr>
            <w:ins w:id="624" w:author="天赐 余" w:date="2025-12-02T18:14:00Z" w16du:dateUtc="2025-12-02T10:14:00Z">
              <w:r>
                <w:rPr>
                  <w:rFonts w:asciiTheme="majorEastAsia" w:eastAsiaTheme="majorEastAsia" w:hAnsiTheme="majorEastAsia" w:hint="eastAsia"/>
                </w:rPr>
                <w:t>8.3</w:t>
              </w:r>
            </w:ins>
            <w:del w:id="625" w:author="天赐 余" w:date="2025-12-02T18:14:00Z" w16du:dateUtc="2025-12-02T10:14:00Z">
              <w:r w:rsidDel="00296AD6">
                <w:rPr>
                  <w:rFonts w:asciiTheme="majorEastAsia" w:eastAsiaTheme="majorEastAsia" w:hAnsiTheme="majorEastAsia" w:hint="eastAsia"/>
                </w:rPr>
                <w:delText>9.5.2</w:delText>
              </w:r>
            </w:del>
          </w:p>
        </w:tc>
      </w:tr>
      <w:tr w:rsidR="00666F10" w14:paraId="10037F0B" w14:textId="77777777">
        <w:tc>
          <w:tcPr>
            <w:tcW w:w="3713" w:type="dxa"/>
            <w:vAlign w:val="center"/>
          </w:tcPr>
          <w:p w14:paraId="2113E171" w14:textId="6982C517" w:rsidR="00666F10" w:rsidRDefault="00666F10" w:rsidP="00666F10">
            <w:pPr>
              <w:spacing w:after="0" w:line="240" w:lineRule="auto"/>
              <w:ind w:firstLineChars="0" w:firstLine="0"/>
              <w:jc w:val="left"/>
              <w:rPr>
                <w:rFonts w:asciiTheme="majorEastAsia" w:eastAsiaTheme="majorEastAsia" w:hAnsiTheme="majorEastAsia" w:hint="eastAsia"/>
              </w:rPr>
            </w:pPr>
            <w:ins w:id="626" w:author="天赐 余" w:date="2025-12-02T18:14:00Z" w16du:dateUtc="2025-12-02T10:14:00Z">
              <w:r>
                <w:rPr>
                  <w:rFonts w:asciiTheme="majorEastAsia" w:eastAsiaTheme="majorEastAsia" w:hAnsiTheme="majorEastAsia" w:hint="eastAsia"/>
                </w:rPr>
                <w:t>支持时间同步的监控</w:t>
              </w:r>
            </w:ins>
            <w:del w:id="627" w:author="天赐 余" w:date="2025-12-02T18:14:00Z" w16du:dateUtc="2025-12-02T10:14:00Z">
              <w:r w:rsidDel="00296AD6">
                <w:rPr>
                  <w:rFonts w:asciiTheme="majorEastAsia" w:eastAsiaTheme="majorEastAsia" w:hAnsiTheme="majorEastAsia" w:hint="eastAsia"/>
                </w:rPr>
                <w:delText>支持全双工链路上介质无关的计时和时间同步</w:delText>
              </w:r>
            </w:del>
          </w:p>
        </w:tc>
        <w:tc>
          <w:tcPr>
            <w:tcW w:w="2409" w:type="dxa"/>
            <w:vAlign w:val="center"/>
          </w:tcPr>
          <w:p w14:paraId="12BC81EC" w14:textId="58CFF459" w:rsidR="00666F10" w:rsidDel="00296AD6" w:rsidRDefault="00666F10" w:rsidP="00666F10">
            <w:pPr>
              <w:spacing w:after="0" w:line="240" w:lineRule="auto"/>
              <w:ind w:firstLineChars="0" w:firstLine="0"/>
              <w:rPr>
                <w:del w:id="628" w:author="天赐 余" w:date="2025-12-02T18:14:00Z" w16du:dateUtc="2025-12-02T10:14:00Z"/>
                <w:rFonts w:asciiTheme="majorEastAsia" w:eastAsiaTheme="majorEastAsia" w:hAnsiTheme="majorEastAsia" w:hint="eastAsia"/>
              </w:rPr>
            </w:pPr>
            <w:ins w:id="629" w:author="天赐 余" w:date="2025-12-02T18:14:00Z" w16du:dateUtc="2025-12-02T10:14:00Z">
              <w:r>
                <w:rPr>
                  <w:rFonts w:asciiTheme="majorEastAsia" w:eastAsiaTheme="majorEastAsia" w:hAnsiTheme="majorEastAsia" w:hint="eastAsia"/>
                </w:rPr>
                <w:t>IEEE P802.1DP</w:t>
              </w:r>
            </w:ins>
            <w:del w:id="630" w:author="天赐 余" w:date="2025-12-02T18:14:00Z" w16du:dateUtc="2025-12-02T10:14:00Z">
              <w:r w:rsidDel="00296AD6">
                <w:rPr>
                  <w:rFonts w:asciiTheme="majorEastAsia" w:eastAsiaTheme="majorEastAsia" w:hAnsiTheme="majorEastAsia"/>
                </w:rPr>
                <w:delText>IEEE Std</w:delText>
              </w:r>
              <w:r w:rsidDel="00296AD6">
                <w:rPr>
                  <w:rFonts w:asciiTheme="majorEastAsia" w:eastAsiaTheme="majorEastAsia" w:hAnsiTheme="majorEastAsia" w:hint="eastAsia"/>
                </w:rPr>
                <w:delText xml:space="preserve"> </w:delText>
              </w:r>
              <w:r w:rsidDel="00296AD6">
                <w:rPr>
                  <w:rFonts w:asciiTheme="majorEastAsia" w:eastAsiaTheme="majorEastAsia" w:hAnsiTheme="majorEastAsia"/>
                </w:rPr>
                <w:delText>802.1</w:delText>
              </w:r>
            </w:del>
          </w:p>
          <w:p w14:paraId="64D0F45A" w14:textId="49933CFA" w:rsidR="00666F10" w:rsidRDefault="00666F10" w:rsidP="00666F10">
            <w:pPr>
              <w:spacing w:after="0" w:line="240" w:lineRule="auto"/>
              <w:ind w:firstLineChars="0" w:firstLine="0"/>
              <w:rPr>
                <w:rFonts w:asciiTheme="majorEastAsia" w:eastAsiaTheme="majorEastAsia" w:hAnsiTheme="majorEastAsia" w:hint="eastAsia"/>
              </w:rPr>
            </w:pPr>
            <w:del w:id="631" w:author="天赐 余" w:date="2025-12-02T18:14:00Z" w16du:dateUtc="2025-12-02T10:14:00Z">
              <w:r w:rsidDel="00296AD6">
                <w:rPr>
                  <w:rFonts w:asciiTheme="majorEastAsia" w:eastAsiaTheme="majorEastAsia" w:hAnsiTheme="majorEastAsia"/>
                </w:rPr>
                <w:delText>ASdm-2024</w:delText>
              </w:r>
              <w:r w:rsidDel="00296AD6">
                <w:rPr>
                  <w:rFonts w:asciiTheme="majorEastAsia" w:eastAsiaTheme="majorEastAsia" w:hAnsiTheme="majorEastAsia" w:hint="eastAsia"/>
                </w:rPr>
                <w:delText xml:space="preserve"> 5.5 a) b) e)</w:delText>
              </w:r>
            </w:del>
          </w:p>
        </w:tc>
        <w:tc>
          <w:tcPr>
            <w:tcW w:w="1701" w:type="dxa"/>
            <w:vAlign w:val="center"/>
          </w:tcPr>
          <w:p w14:paraId="3F3B14AF" w14:textId="3CDDD0E0" w:rsidR="00666F10" w:rsidRDefault="00666F10" w:rsidP="00666F10">
            <w:pPr>
              <w:spacing w:after="0" w:line="240" w:lineRule="auto"/>
              <w:ind w:firstLineChars="0" w:firstLine="0"/>
              <w:jc w:val="center"/>
              <w:rPr>
                <w:rFonts w:asciiTheme="majorEastAsia" w:eastAsiaTheme="majorEastAsia" w:hAnsiTheme="majorEastAsia" w:hint="eastAsia"/>
              </w:rPr>
            </w:pPr>
            <w:ins w:id="632" w:author="天赐 余" w:date="2025-12-02T18:14:00Z" w16du:dateUtc="2025-12-02T10:14:00Z">
              <w:r>
                <w:rPr>
                  <w:rFonts w:asciiTheme="majorEastAsia" w:eastAsiaTheme="majorEastAsia" w:hAnsiTheme="majorEastAsia" w:hint="eastAsia"/>
                </w:rPr>
                <w:t>√</w:t>
              </w:r>
            </w:ins>
            <w:del w:id="633"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58955E4E" w14:textId="24A2F359" w:rsidR="00666F10" w:rsidRDefault="00666F10" w:rsidP="00666F10">
            <w:pPr>
              <w:spacing w:after="0" w:line="240" w:lineRule="auto"/>
              <w:ind w:firstLineChars="0" w:firstLine="0"/>
              <w:jc w:val="center"/>
              <w:rPr>
                <w:rFonts w:asciiTheme="majorEastAsia" w:eastAsiaTheme="majorEastAsia" w:hAnsiTheme="majorEastAsia" w:hint="eastAsia"/>
              </w:rPr>
            </w:pPr>
            <w:ins w:id="634" w:author="天赐 余" w:date="2025-12-02T18:14:00Z" w16du:dateUtc="2025-12-02T10:14:00Z">
              <w:r>
                <w:rPr>
                  <w:rFonts w:asciiTheme="majorEastAsia" w:eastAsiaTheme="majorEastAsia" w:hAnsiTheme="majorEastAsia" w:hint="eastAsia"/>
                </w:rPr>
                <w:t>√</w:t>
              </w:r>
            </w:ins>
            <w:del w:id="635"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754FC347" w14:textId="1A5E6C3C" w:rsidR="00666F10" w:rsidRDefault="00666F10" w:rsidP="00666F10">
            <w:pPr>
              <w:spacing w:after="0" w:line="240" w:lineRule="auto"/>
              <w:ind w:firstLineChars="0" w:firstLine="0"/>
              <w:jc w:val="center"/>
              <w:rPr>
                <w:rFonts w:asciiTheme="majorEastAsia" w:eastAsiaTheme="majorEastAsia" w:hAnsiTheme="majorEastAsia" w:hint="eastAsia"/>
              </w:rPr>
            </w:pPr>
            <w:ins w:id="636" w:author="天赐 余" w:date="2025-12-02T18:14:00Z" w16du:dateUtc="2025-12-02T10:14:00Z">
              <w:r>
                <w:rPr>
                  <w:rFonts w:asciiTheme="majorEastAsia" w:eastAsiaTheme="majorEastAsia" w:hAnsiTheme="majorEastAsia" w:hint="eastAsia"/>
                </w:rPr>
                <w:t>9.5.1</w:t>
              </w:r>
            </w:ins>
            <w:del w:id="637" w:author="天赐 余" w:date="2025-12-02T18:14:00Z" w16du:dateUtc="2025-12-02T10:14:00Z">
              <w:r w:rsidDel="00296AD6">
                <w:rPr>
                  <w:rFonts w:asciiTheme="majorEastAsia" w:eastAsiaTheme="majorEastAsia" w:hAnsiTheme="majorEastAsia" w:hint="eastAsia"/>
                </w:rPr>
                <w:delText>8.3</w:delText>
              </w:r>
            </w:del>
          </w:p>
        </w:tc>
      </w:tr>
      <w:tr w:rsidR="00666F10" w14:paraId="57A17049" w14:textId="77777777">
        <w:tc>
          <w:tcPr>
            <w:tcW w:w="3713" w:type="dxa"/>
            <w:vAlign w:val="center"/>
          </w:tcPr>
          <w:p w14:paraId="712D9366" w14:textId="336AF78A" w:rsidR="00666F10" w:rsidRDefault="00666F10" w:rsidP="00666F10">
            <w:pPr>
              <w:spacing w:after="0" w:line="240" w:lineRule="auto"/>
              <w:ind w:firstLineChars="0" w:firstLine="0"/>
              <w:jc w:val="left"/>
              <w:rPr>
                <w:rFonts w:asciiTheme="majorEastAsia" w:eastAsiaTheme="majorEastAsia" w:hAnsiTheme="majorEastAsia" w:hint="eastAsia"/>
              </w:rPr>
            </w:pPr>
            <w:ins w:id="638" w:author="天赐 余" w:date="2025-12-02T18:14:00Z" w16du:dateUtc="2025-12-02T10:14:00Z">
              <w:r>
                <w:rPr>
                  <w:rFonts w:asciiTheme="majorEastAsia" w:eastAsiaTheme="majorEastAsia" w:hAnsiTheme="majorEastAsia" w:hint="eastAsia"/>
                </w:rPr>
                <w:t>支持容错时间同步</w:t>
              </w:r>
            </w:ins>
            <w:del w:id="639" w:author="天赐 余" w:date="2025-12-02T18:14:00Z" w16du:dateUtc="2025-12-02T10:14:00Z">
              <w:r w:rsidDel="00296AD6">
                <w:rPr>
                  <w:rFonts w:asciiTheme="majorEastAsia" w:eastAsiaTheme="majorEastAsia" w:hAnsiTheme="majorEastAsia" w:hint="eastAsia"/>
                </w:rPr>
                <w:delText>支持时间同步的监控</w:delText>
              </w:r>
            </w:del>
          </w:p>
        </w:tc>
        <w:tc>
          <w:tcPr>
            <w:tcW w:w="2409" w:type="dxa"/>
            <w:vAlign w:val="center"/>
          </w:tcPr>
          <w:p w14:paraId="7C7C980D" w14:textId="29A73663" w:rsidR="00666F10" w:rsidRDefault="00666F10" w:rsidP="00666F10">
            <w:pPr>
              <w:spacing w:after="0" w:line="240" w:lineRule="auto"/>
              <w:ind w:firstLineChars="0" w:firstLine="0"/>
              <w:jc w:val="center"/>
              <w:rPr>
                <w:rFonts w:asciiTheme="majorEastAsia" w:eastAsiaTheme="majorEastAsia" w:hAnsiTheme="majorEastAsia" w:hint="eastAsia"/>
              </w:rPr>
            </w:pPr>
            <w:ins w:id="640" w:author="天赐 余" w:date="2025-12-02T18:14:00Z" w16du:dateUtc="2025-12-02T10:14:00Z">
              <w:r>
                <w:rPr>
                  <w:rFonts w:asciiTheme="majorEastAsia" w:eastAsiaTheme="majorEastAsia" w:hAnsiTheme="majorEastAsia"/>
                </w:rPr>
                <w:t>IEEE P802.1ASed</w:t>
              </w:r>
            </w:ins>
            <w:del w:id="641" w:author="天赐 余" w:date="2025-12-02T18:14:00Z" w16du:dateUtc="2025-12-02T10:14:00Z">
              <w:r w:rsidDel="00296AD6">
                <w:rPr>
                  <w:rFonts w:asciiTheme="majorEastAsia" w:eastAsiaTheme="majorEastAsia" w:hAnsiTheme="majorEastAsia" w:hint="eastAsia"/>
                </w:rPr>
                <w:delText>IEEE P802.1DP</w:delText>
              </w:r>
            </w:del>
          </w:p>
        </w:tc>
        <w:tc>
          <w:tcPr>
            <w:tcW w:w="1701" w:type="dxa"/>
            <w:vAlign w:val="center"/>
          </w:tcPr>
          <w:p w14:paraId="52E22F6B" w14:textId="0EDE31DC" w:rsidR="00666F10" w:rsidRDefault="00666F10" w:rsidP="00666F10">
            <w:pPr>
              <w:spacing w:after="0" w:line="240" w:lineRule="auto"/>
              <w:ind w:firstLineChars="0" w:firstLine="0"/>
              <w:jc w:val="center"/>
              <w:rPr>
                <w:rFonts w:asciiTheme="majorEastAsia" w:eastAsiaTheme="majorEastAsia" w:hAnsiTheme="majorEastAsia" w:hint="eastAsia"/>
              </w:rPr>
            </w:pPr>
            <w:ins w:id="642" w:author="天赐 余" w:date="2025-12-02T18:14:00Z" w16du:dateUtc="2025-12-02T10:14:00Z">
              <w:r>
                <w:rPr>
                  <w:rFonts w:asciiTheme="majorEastAsia" w:eastAsiaTheme="majorEastAsia" w:hAnsiTheme="majorEastAsia" w:hint="eastAsia"/>
                </w:rPr>
                <w:t>√</w:t>
              </w:r>
            </w:ins>
            <w:del w:id="643"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4A421016" w14:textId="7D2B79BE" w:rsidR="00666F10" w:rsidRDefault="00666F10" w:rsidP="00666F10">
            <w:pPr>
              <w:spacing w:after="0" w:line="240" w:lineRule="auto"/>
              <w:ind w:firstLineChars="0" w:firstLine="0"/>
              <w:jc w:val="center"/>
              <w:rPr>
                <w:rFonts w:asciiTheme="majorEastAsia" w:eastAsiaTheme="majorEastAsia" w:hAnsiTheme="majorEastAsia" w:hint="eastAsia"/>
              </w:rPr>
            </w:pPr>
            <w:ins w:id="644" w:author="天赐 余" w:date="2025-12-02T18:14:00Z" w16du:dateUtc="2025-12-02T10:14:00Z">
              <w:r>
                <w:rPr>
                  <w:rFonts w:asciiTheme="majorEastAsia" w:eastAsiaTheme="majorEastAsia" w:hAnsiTheme="majorEastAsia" w:hint="eastAsia"/>
                </w:rPr>
                <w:t>√</w:t>
              </w:r>
            </w:ins>
            <w:del w:id="645"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636FEB44" w14:textId="07EA7067" w:rsidR="00666F10" w:rsidRDefault="00666F10" w:rsidP="00666F10">
            <w:pPr>
              <w:spacing w:after="0" w:line="240" w:lineRule="auto"/>
              <w:ind w:firstLineChars="0" w:firstLine="0"/>
              <w:jc w:val="center"/>
              <w:rPr>
                <w:rFonts w:asciiTheme="majorEastAsia" w:eastAsiaTheme="majorEastAsia" w:hAnsiTheme="majorEastAsia" w:hint="eastAsia"/>
              </w:rPr>
            </w:pPr>
            <w:ins w:id="646" w:author="天赐 余" w:date="2025-12-02T18:14:00Z" w16du:dateUtc="2025-12-02T10:14:00Z">
              <w:r>
                <w:rPr>
                  <w:rFonts w:asciiTheme="majorEastAsia" w:eastAsiaTheme="majorEastAsia" w:hAnsiTheme="majorEastAsia" w:hint="eastAsia"/>
                </w:rPr>
                <w:t>8.7.2.1</w:t>
              </w:r>
            </w:ins>
            <w:del w:id="647" w:author="天赐 余" w:date="2025-12-02T18:14:00Z" w16du:dateUtc="2025-12-02T10:14:00Z">
              <w:r w:rsidDel="00296AD6">
                <w:rPr>
                  <w:rFonts w:asciiTheme="majorEastAsia" w:eastAsiaTheme="majorEastAsia" w:hAnsiTheme="majorEastAsia" w:hint="eastAsia"/>
                </w:rPr>
                <w:delText>9.5.1</w:delText>
              </w:r>
            </w:del>
          </w:p>
        </w:tc>
      </w:tr>
      <w:tr w:rsidR="00666F10" w14:paraId="3ED9D4B9" w14:textId="77777777">
        <w:tc>
          <w:tcPr>
            <w:tcW w:w="3713" w:type="dxa"/>
            <w:vAlign w:val="center"/>
          </w:tcPr>
          <w:p w14:paraId="675D7F87" w14:textId="47E6D4FE" w:rsidR="00666F10" w:rsidRDefault="00666F10" w:rsidP="00666F10">
            <w:pPr>
              <w:spacing w:after="0" w:line="240" w:lineRule="auto"/>
              <w:ind w:firstLineChars="0" w:firstLine="0"/>
              <w:jc w:val="left"/>
              <w:rPr>
                <w:rFonts w:asciiTheme="majorEastAsia" w:eastAsiaTheme="majorEastAsia" w:hAnsiTheme="majorEastAsia" w:hint="eastAsia"/>
              </w:rPr>
            </w:pPr>
            <w:ins w:id="648" w:author="天赐 余" w:date="2025-12-02T18:14:00Z" w16du:dateUtc="2025-12-02T10:14:00Z">
              <w:r>
                <w:rPr>
                  <w:rFonts w:asciiTheme="majorEastAsia" w:eastAsiaTheme="majorEastAsia" w:hAnsiTheme="majorEastAsia" w:hint="eastAsia"/>
                </w:rPr>
                <w:t>支持容错时间同步的监控</w:t>
              </w:r>
            </w:ins>
            <w:del w:id="649" w:author="天赐 余" w:date="2025-12-02T18:14:00Z" w16du:dateUtc="2025-12-02T10:14:00Z">
              <w:r w:rsidDel="00296AD6">
                <w:rPr>
                  <w:rFonts w:asciiTheme="majorEastAsia" w:eastAsiaTheme="majorEastAsia" w:hAnsiTheme="majorEastAsia" w:hint="eastAsia"/>
                </w:rPr>
                <w:delText>支持容错时间同步</w:delText>
              </w:r>
            </w:del>
          </w:p>
        </w:tc>
        <w:tc>
          <w:tcPr>
            <w:tcW w:w="2409" w:type="dxa"/>
            <w:vAlign w:val="center"/>
          </w:tcPr>
          <w:p w14:paraId="08F2442D" w14:textId="7D85E93D" w:rsidR="00666F10" w:rsidRDefault="00666F10" w:rsidP="00666F10">
            <w:pPr>
              <w:spacing w:after="0" w:line="240" w:lineRule="auto"/>
              <w:ind w:firstLineChars="0" w:firstLine="0"/>
              <w:jc w:val="center"/>
              <w:rPr>
                <w:rFonts w:asciiTheme="majorEastAsia" w:eastAsiaTheme="majorEastAsia" w:hAnsiTheme="majorEastAsia" w:hint="eastAsia"/>
              </w:rPr>
            </w:pPr>
            <w:ins w:id="650" w:author="天赐 余" w:date="2025-12-02T18:14:00Z" w16du:dateUtc="2025-12-02T10:14:00Z">
              <w:r>
                <w:rPr>
                  <w:rFonts w:asciiTheme="majorEastAsia" w:eastAsiaTheme="majorEastAsia" w:hAnsiTheme="majorEastAsia" w:hint="eastAsia"/>
                </w:rPr>
                <w:t>IEEE P802.1DP</w:t>
              </w:r>
            </w:ins>
            <w:del w:id="651" w:author="天赐 余" w:date="2025-12-02T18:14:00Z" w16du:dateUtc="2025-12-02T10:14:00Z">
              <w:r w:rsidDel="00296AD6">
                <w:rPr>
                  <w:rFonts w:asciiTheme="majorEastAsia" w:eastAsiaTheme="majorEastAsia" w:hAnsiTheme="majorEastAsia"/>
                </w:rPr>
                <w:delText>IEEE P802.1ASed</w:delText>
              </w:r>
            </w:del>
          </w:p>
        </w:tc>
        <w:tc>
          <w:tcPr>
            <w:tcW w:w="1701" w:type="dxa"/>
            <w:vAlign w:val="center"/>
          </w:tcPr>
          <w:p w14:paraId="512E1590" w14:textId="1551C89E" w:rsidR="00666F10" w:rsidRDefault="00666F10" w:rsidP="00666F10">
            <w:pPr>
              <w:spacing w:after="0" w:line="240" w:lineRule="auto"/>
              <w:ind w:firstLineChars="0" w:firstLine="0"/>
              <w:jc w:val="center"/>
              <w:rPr>
                <w:rFonts w:asciiTheme="majorEastAsia" w:eastAsiaTheme="majorEastAsia" w:hAnsiTheme="majorEastAsia" w:hint="eastAsia"/>
              </w:rPr>
            </w:pPr>
            <w:ins w:id="652" w:author="天赐 余" w:date="2025-12-02T18:14:00Z" w16du:dateUtc="2025-12-02T10:14:00Z">
              <w:r>
                <w:rPr>
                  <w:rFonts w:asciiTheme="majorEastAsia" w:eastAsiaTheme="majorEastAsia" w:hAnsiTheme="majorEastAsia" w:hint="eastAsia"/>
                </w:rPr>
                <w:t>√</w:t>
              </w:r>
            </w:ins>
            <w:del w:id="653"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6FFE1D63" w14:textId="7D8A07D2" w:rsidR="00666F10" w:rsidRDefault="00666F10" w:rsidP="00666F10">
            <w:pPr>
              <w:spacing w:after="0" w:line="240" w:lineRule="auto"/>
              <w:ind w:firstLineChars="0" w:firstLine="0"/>
              <w:jc w:val="center"/>
              <w:rPr>
                <w:rFonts w:asciiTheme="majorEastAsia" w:eastAsiaTheme="majorEastAsia" w:hAnsiTheme="majorEastAsia" w:hint="eastAsia"/>
              </w:rPr>
            </w:pPr>
            <w:ins w:id="654" w:author="天赐 余" w:date="2025-12-02T18:14:00Z" w16du:dateUtc="2025-12-02T10:14:00Z">
              <w:r>
                <w:rPr>
                  <w:rFonts w:asciiTheme="majorEastAsia" w:eastAsiaTheme="majorEastAsia" w:hAnsiTheme="majorEastAsia" w:hint="eastAsia"/>
                </w:rPr>
                <w:t>√</w:t>
              </w:r>
            </w:ins>
            <w:del w:id="655"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02BA4446" w14:textId="7ABC52AE" w:rsidR="00666F10" w:rsidRDefault="00666F10" w:rsidP="00666F10">
            <w:pPr>
              <w:spacing w:after="0" w:line="240" w:lineRule="auto"/>
              <w:ind w:firstLineChars="0" w:firstLine="0"/>
              <w:jc w:val="center"/>
              <w:rPr>
                <w:rFonts w:asciiTheme="majorEastAsia" w:eastAsiaTheme="majorEastAsia" w:hAnsiTheme="majorEastAsia" w:hint="eastAsia"/>
              </w:rPr>
            </w:pPr>
            <w:ins w:id="656" w:author="天赐 余" w:date="2025-12-02T18:14:00Z" w16du:dateUtc="2025-12-02T10:14:00Z">
              <w:r>
                <w:rPr>
                  <w:rFonts w:asciiTheme="majorEastAsia" w:eastAsiaTheme="majorEastAsia" w:hAnsiTheme="majorEastAsia" w:hint="eastAsia"/>
                </w:rPr>
                <w:t>9.5.</w:t>
              </w:r>
            </w:ins>
            <w:ins w:id="657" w:author="天赐 余" w:date="2025-12-04T10:01:00Z" w16du:dateUtc="2025-12-04T02:01:00Z">
              <w:r w:rsidR="00450972">
                <w:rPr>
                  <w:rFonts w:asciiTheme="majorEastAsia" w:eastAsiaTheme="majorEastAsia" w:hAnsiTheme="majorEastAsia" w:hint="eastAsia"/>
                </w:rPr>
                <w:t>5</w:t>
              </w:r>
            </w:ins>
            <w:del w:id="658" w:author="天赐 余" w:date="2025-12-02T18:14:00Z" w16du:dateUtc="2025-12-02T10:14:00Z">
              <w:r w:rsidDel="00296AD6">
                <w:rPr>
                  <w:rFonts w:asciiTheme="majorEastAsia" w:eastAsiaTheme="majorEastAsia" w:hAnsiTheme="majorEastAsia" w:hint="eastAsia"/>
                </w:rPr>
                <w:delText>8.7.2.1</w:delText>
              </w:r>
            </w:del>
          </w:p>
        </w:tc>
      </w:tr>
      <w:tr w:rsidR="00666F10" w14:paraId="3EFF07D2" w14:textId="77777777">
        <w:tc>
          <w:tcPr>
            <w:tcW w:w="3713" w:type="dxa"/>
            <w:vAlign w:val="center"/>
          </w:tcPr>
          <w:p w14:paraId="45C285E4" w14:textId="507810B4" w:rsidR="00666F10" w:rsidRDefault="00666F10" w:rsidP="00666F10">
            <w:pPr>
              <w:spacing w:after="0" w:line="240" w:lineRule="auto"/>
              <w:ind w:firstLineChars="0" w:firstLine="0"/>
              <w:jc w:val="left"/>
              <w:rPr>
                <w:rFonts w:asciiTheme="majorEastAsia" w:eastAsiaTheme="majorEastAsia" w:hAnsiTheme="majorEastAsia" w:hint="eastAsia"/>
              </w:rPr>
            </w:pPr>
            <w:ins w:id="659" w:author="天赐 余" w:date="2025-12-02T18:14:00Z" w16du:dateUtc="2025-12-02T10:14:00Z">
              <w:r>
                <w:rPr>
                  <w:rFonts w:asciiTheme="majorEastAsia" w:eastAsiaTheme="majorEastAsia" w:hAnsiTheme="majorEastAsia" w:hint="eastAsia"/>
                </w:rPr>
                <w:t>支持</w:t>
              </w:r>
            </w:ins>
            <w:ins w:id="660" w:author="天赐 余" w:date="2025-12-04T09:34:00Z" w16du:dateUtc="2025-12-04T01:34:00Z">
              <w:r w:rsidR="00BA61A6">
                <w:rPr>
                  <w:rFonts w:asciiTheme="majorEastAsia" w:eastAsiaTheme="majorEastAsia" w:hAnsiTheme="majorEastAsia" w:hint="eastAsia"/>
                </w:rPr>
                <w:t>网卡</w:t>
              </w:r>
            </w:ins>
            <w:ins w:id="661" w:author="天赐 余" w:date="2025-12-04T09:45:00Z" w16du:dateUtc="2025-12-04T01:45:00Z">
              <w:r w:rsidR="009E2E2D">
                <w:rPr>
                  <w:rFonts w:asciiTheme="majorEastAsia" w:eastAsiaTheme="majorEastAsia" w:hAnsiTheme="majorEastAsia" w:hint="eastAsia"/>
                </w:rPr>
                <w:t>FRER</w:t>
              </w:r>
            </w:ins>
            <w:del w:id="662" w:author="天赐 余" w:date="2025-12-02T18:14:00Z" w16du:dateUtc="2025-12-02T10:14:00Z">
              <w:r w:rsidDel="00296AD6">
                <w:rPr>
                  <w:rFonts w:asciiTheme="majorEastAsia" w:eastAsiaTheme="majorEastAsia" w:hAnsiTheme="majorEastAsia" w:hint="eastAsia"/>
                </w:rPr>
                <w:delText>支持容错时间同步的监控</w:delText>
              </w:r>
            </w:del>
          </w:p>
        </w:tc>
        <w:tc>
          <w:tcPr>
            <w:tcW w:w="2409" w:type="dxa"/>
            <w:vAlign w:val="center"/>
          </w:tcPr>
          <w:p w14:paraId="43420523" w14:textId="77777777" w:rsidR="00666F10" w:rsidRDefault="00666F10" w:rsidP="00666F10">
            <w:pPr>
              <w:spacing w:after="0" w:line="240" w:lineRule="auto"/>
              <w:ind w:firstLineChars="0" w:firstLine="0"/>
              <w:rPr>
                <w:ins w:id="663" w:author="天赐 余" w:date="2025-12-02T18:14:00Z" w16du:dateUtc="2025-12-02T10:14:00Z"/>
                <w:rFonts w:asciiTheme="majorEastAsia" w:eastAsiaTheme="majorEastAsia" w:hAnsiTheme="majorEastAsia" w:hint="eastAsia"/>
              </w:rPr>
            </w:pPr>
            <w:ins w:id="664" w:author="天赐 余" w:date="2025-12-02T18:14:00Z" w16du:dateUtc="2025-12-02T10:14:00Z">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802.1CB</w:t>
              </w:r>
            </w:ins>
          </w:p>
          <w:p w14:paraId="52974DA6" w14:textId="0D955FB5" w:rsidR="00666F10" w:rsidRDefault="00666F10" w:rsidP="00666F10">
            <w:pPr>
              <w:spacing w:after="0" w:line="240" w:lineRule="auto"/>
              <w:ind w:firstLineChars="0" w:firstLine="0"/>
              <w:jc w:val="center"/>
              <w:rPr>
                <w:rFonts w:asciiTheme="majorEastAsia" w:eastAsiaTheme="majorEastAsia" w:hAnsiTheme="majorEastAsia" w:hint="eastAsia"/>
              </w:rPr>
            </w:pPr>
            <w:ins w:id="665" w:author="天赐 余" w:date="2025-12-02T18:14:00Z" w16du:dateUtc="2025-12-02T10:14:00Z">
              <w:r>
                <w:rPr>
                  <w:rFonts w:asciiTheme="majorEastAsia" w:eastAsiaTheme="majorEastAsia" w:hAnsiTheme="majorEastAsia"/>
                </w:rPr>
                <w:t>-2017</w:t>
              </w:r>
              <w:r>
                <w:rPr>
                  <w:rFonts w:asciiTheme="majorEastAsia" w:eastAsiaTheme="majorEastAsia" w:hAnsiTheme="majorEastAsia" w:hint="eastAsia"/>
                </w:rPr>
                <w:t xml:space="preserve"> 5.</w:t>
              </w:r>
            </w:ins>
            <w:ins w:id="666" w:author="天赐 余" w:date="2025-12-04T09:36:00Z" w16du:dateUtc="2025-12-04T01:36:00Z">
              <w:r w:rsidR="00BA61A6">
                <w:rPr>
                  <w:rFonts w:asciiTheme="majorEastAsia" w:eastAsiaTheme="majorEastAsia" w:hAnsiTheme="majorEastAsia" w:hint="eastAsia"/>
                </w:rPr>
                <w:t>15</w:t>
              </w:r>
            </w:ins>
            <w:del w:id="667" w:author="天赐 余" w:date="2025-12-02T18:14:00Z" w16du:dateUtc="2025-12-02T10:14:00Z">
              <w:r w:rsidDel="00296AD6">
                <w:rPr>
                  <w:rFonts w:asciiTheme="majorEastAsia" w:eastAsiaTheme="majorEastAsia" w:hAnsiTheme="majorEastAsia" w:hint="eastAsia"/>
                </w:rPr>
                <w:delText>IEEE P802.1DP</w:delText>
              </w:r>
            </w:del>
          </w:p>
        </w:tc>
        <w:tc>
          <w:tcPr>
            <w:tcW w:w="1701" w:type="dxa"/>
            <w:vAlign w:val="center"/>
          </w:tcPr>
          <w:p w14:paraId="118AC0A2" w14:textId="6691A56B" w:rsidR="00666F10" w:rsidRDefault="00666F10" w:rsidP="00666F10">
            <w:pPr>
              <w:spacing w:after="0" w:line="240" w:lineRule="auto"/>
              <w:ind w:firstLineChars="0" w:firstLine="0"/>
              <w:jc w:val="center"/>
              <w:rPr>
                <w:rFonts w:asciiTheme="majorEastAsia" w:eastAsiaTheme="majorEastAsia" w:hAnsiTheme="majorEastAsia" w:hint="eastAsia"/>
              </w:rPr>
            </w:pPr>
            <w:ins w:id="668" w:author="天赐 余" w:date="2025-12-02T19:39:00Z" w16du:dateUtc="2025-12-02T11:39:00Z">
              <w:r>
                <w:rPr>
                  <w:rFonts w:asciiTheme="majorEastAsia" w:eastAsiaTheme="majorEastAsia" w:hAnsiTheme="majorEastAsia" w:hint="eastAsia"/>
                </w:rPr>
                <w:t>√</w:t>
              </w:r>
            </w:ins>
            <w:del w:id="669"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130CCCD6" w14:textId="675303B0" w:rsidR="00666F10" w:rsidRDefault="00666F10" w:rsidP="00666F10">
            <w:pPr>
              <w:spacing w:after="0" w:line="240" w:lineRule="auto"/>
              <w:ind w:firstLineChars="0" w:firstLine="0"/>
              <w:jc w:val="center"/>
              <w:rPr>
                <w:rFonts w:asciiTheme="majorEastAsia" w:eastAsiaTheme="majorEastAsia" w:hAnsiTheme="majorEastAsia" w:hint="eastAsia"/>
              </w:rPr>
            </w:pPr>
            <w:ins w:id="670" w:author="天赐 余" w:date="2025-12-02T18:14:00Z" w16du:dateUtc="2025-12-02T10:14:00Z">
              <w:r>
                <w:rPr>
                  <w:rFonts w:asciiTheme="majorEastAsia" w:eastAsiaTheme="majorEastAsia" w:hAnsiTheme="majorEastAsia" w:hint="eastAsia"/>
                </w:rPr>
                <w:t>√</w:t>
              </w:r>
            </w:ins>
            <w:del w:id="671"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6D1AFA3E" w14:textId="76C163F5" w:rsidR="00666F10" w:rsidRDefault="00666F10" w:rsidP="00666F10">
            <w:pPr>
              <w:spacing w:after="0" w:line="240" w:lineRule="auto"/>
              <w:ind w:firstLineChars="0" w:firstLine="0"/>
              <w:jc w:val="center"/>
              <w:rPr>
                <w:rFonts w:asciiTheme="majorEastAsia" w:eastAsiaTheme="majorEastAsia" w:hAnsiTheme="majorEastAsia" w:hint="eastAsia"/>
              </w:rPr>
            </w:pPr>
            <w:ins w:id="672" w:author="天赐 余" w:date="2025-12-02T18:14:00Z" w16du:dateUtc="2025-12-02T10:14:00Z">
              <w:r>
                <w:rPr>
                  <w:rFonts w:asciiTheme="majorEastAsia" w:eastAsiaTheme="majorEastAsia" w:hAnsiTheme="majorEastAsia" w:hint="eastAsia"/>
                </w:rPr>
                <w:t>8.7.1.2</w:t>
              </w:r>
            </w:ins>
            <w:del w:id="673" w:author="天赐 余" w:date="2025-12-02T18:14:00Z" w16du:dateUtc="2025-12-02T10:14:00Z">
              <w:r w:rsidDel="00296AD6">
                <w:rPr>
                  <w:rFonts w:asciiTheme="majorEastAsia" w:eastAsiaTheme="majorEastAsia" w:hAnsiTheme="majorEastAsia" w:hint="eastAsia"/>
                </w:rPr>
                <w:delText>9.5.1</w:delText>
              </w:r>
            </w:del>
          </w:p>
        </w:tc>
      </w:tr>
      <w:tr w:rsidR="00666F10" w:rsidDel="00BA61A6" w14:paraId="17A5791F" w14:textId="1834E67C">
        <w:trPr>
          <w:del w:id="674" w:author="天赐 余" w:date="2025-12-04T09:37:00Z"/>
        </w:trPr>
        <w:tc>
          <w:tcPr>
            <w:tcW w:w="3713" w:type="dxa"/>
            <w:vAlign w:val="center"/>
          </w:tcPr>
          <w:p w14:paraId="58DBE153" w14:textId="4858A677" w:rsidR="00666F10" w:rsidDel="00BA61A6" w:rsidRDefault="00666F10" w:rsidP="00666F10">
            <w:pPr>
              <w:spacing w:after="0" w:line="240" w:lineRule="auto"/>
              <w:ind w:firstLineChars="0" w:firstLine="0"/>
              <w:jc w:val="left"/>
              <w:rPr>
                <w:del w:id="675" w:author="天赐 余" w:date="2025-12-04T09:37:00Z" w16du:dateUtc="2025-12-04T01:37:00Z"/>
                <w:rFonts w:asciiTheme="majorEastAsia" w:eastAsiaTheme="majorEastAsia" w:hAnsiTheme="majorEastAsia" w:hint="eastAsia"/>
              </w:rPr>
            </w:pPr>
            <w:del w:id="676" w:author="天赐 余" w:date="2025-12-02T18:14:00Z" w16du:dateUtc="2025-12-02T10:14:00Z">
              <w:r w:rsidDel="00296AD6">
                <w:rPr>
                  <w:rFonts w:asciiTheme="majorEastAsia" w:eastAsiaTheme="majorEastAsia" w:hAnsiTheme="majorEastAsia" w:hint="eastAsia"/>
                </w:rPr>
                <w:delText>支持</w:delText>
              </w:r>
              <w:r w:rsidDel="00296AD6">
                <w:rPr>
                  <w:rFonts w:asciiTheme="majorEastAsia" w:eastAsiaTheme="majorEastAsia" w:hAnsiTheme="majorEastAsia"/>
                </w:rPr>
                <w:delText>FRER</w:delText>
              </w:r>
              <w:r w:rsidDel="00296AD6">
                <w:rPr>
                  <w:rFonts w:asciiTheme="majorEastAsia" w:eastAsiaTheme="majorEastAsia" w:hAnsiTheme="majorEastAsia" w:hint="eastAsia"/>
                </w:rPr>
                <w:delText>发送侧的复制</w:delText>
              </w:r>
            </w:del>
          </w:p>
        </w:tc>
        <w:tc>
          <w:tcPr>
            <w:tcW w:w="2409" w:type="dxa"/>
            <w:vAlign w:val="center"/>
          </w:tcPr>
          <w:p w14:paraId="0660056C" w14:textId="496F6D32" w:rsidR="00666F10" w:rsidDel="00296AD6" w:rsidRDefault="00666F10" w:rsidP="00666F10">
            <w:pPr>
              <w:spacing w:after="0" w:line="240" w:lineRule="auto"/>
              <w:ind w:firstLineChars="0" w:firstLine="0"/>
              <w:rPr>
                <w:del w:id="677" w:author="天赐 余" w:date="2025-12-02T18:14:00Z" w16du:dateUtc="2025-12-02T10:14:00Z"/>
                <w:rFonts w:asciiTheme="majorEastAsia" w:eastAsiaTheme="majorEastAsia" w:hAnsiTheme="majorEastAsia" w:hint="eastAsia"/>
              </w:rPr>
            </w:pPr>
            <w:del w:id="678" w:author="天赐 余" w:date="2025-12-02T18:14:00Z" w16du:dateUtc="2025-12-02T10:14:00Z">
              <w:r w:rsidDel="00296AD6">
                <w:rPr>
                  <w:rFonts w:asciiTheme="majorEastAsia" w:eastAsiaTheme="majorEastAsia" w:hAnsiTheme="majorEastAsia"/>
                </w:rPr>
                <w:delText>IEEE Std</w:delText>
              </w:r>
              <w:r w:rsidDel="00296AD6">
                <w:rPr>
                  <w:rFonts w:asciiTheme="majorEastAsia" w:eastAsiaTheme="majorEastAsia" w:hAnsiTheme="majorEastAsia" w:hint="eastAsia"/>
                </w:rPr>
                <w:delText xml:space="preserve"> </w:delText>
              </w:r>
              <w:r w:rsidDel="00296AD6">
                <w:rPr>
                  <w:rFonts w:asciiTheme="majorEastAsia" w:eastAsiaTheme="majorEastAsia" w:hAnsiTheme="majorEastAsia"/>
                </w:rPr>
                <w:delText>802.1CB</w:delText>
              </w:r>
            </w:del>
          </w:p>
          <w:p w14:paraId="2CBCB2AA" w14:textId="52BCE850" w:rsidR="00666F10" w:rsidDel="00BA61A6" w:rsidRDefault="00666F10" w:rsidP="00666F10">
            <w:pPr>
              <w:spacing w:after="0" w:line="240" w:lineRule="auto"/>
              <w:ind w:firstLineChars="0" w:firstLine="0"/>
              <w:rPr>
                <w:del w:id="679" w:author="天赐 余" w:date="2025-12-04T09:37:00Z" w16du:dateUtc="2025-12-04T01:37:00Z"/>
                <w:rFonts w:asciiTheme="majorEastAsia" w:eastAsiaTheme="majorEastAsia" w:hAnsiTheme="majorEastAsia" w:hint="eastAsia"/>
              </w:rPr>
            </w:pPr>
            <w:del w:id="680" w:author="天赐 余" w:date="2025-12-02T18:14:00Z" w16du:dateUtc="2025-12-02T10:14:00Z">
              <w:r w:rsidDel="00296AD6">
                <w:rPr>
                  <w:rFonts w:asciiTheme="majorEastAsia" w:eastAsiaTheme="majorEastAsia" w:hAnsiTheme="majorEastAsia"/>
                </w:rPr>
                <w:delText>-2017</w:delText>
              </w:r>
              <w:r w:rsidDel="00296AD6">
                <w:rPr>
                  <w:rFonts w:asciiTheme="majorEastAsia" w:eastAsiaTheme="majorEastAsia" w:hAnsiTheme="majorEastAsia" w:hint="eastAsia"/>
                </w:rPr>
                <w:delText xml:space="preserve"> 5.6</w:delText>
              </w:r>
            </w:del>
          </w:p>
        </w:tc>
        <w:tc>
          <w:tcPr>
            <w:tcW w:w="1701" w:type="dxa"/>
            <w:vAlign w:val="center"/>
          </w:tcPr>
          <w:p w14:paraId="5E1EE099" w14:textId="26F28858" w:rsidR="00666F10" w:rsidDel="00BA61A6" w:rsidRDefault="00666F10" w:rsidP="00666F10">
            <w:pPr>
              <w:spacing w:after="0" w:line="240" w:lineRule="auto"/>
              <w:ind w:firstLineChars="0" w:firstLine="0"/>
              <w:jc w:val="center"/>
              <w:rPr>
                <w:del w:id="681" w:author="天赐 余" w:date="2025-12-04T09:37:00Z" w16du:dateUtc="2025-12-04T01:37:00Z"/>
                <w:rFonts w:asciiTheme="majorEastAsia" w:eastAsiaTheme="majorEastAsia" w:hAnsiTheme="majorEastAsia" w:hint="eastAsia"/>
              </w:rPr>
            </w:pPr>
          </w:p>
        </w:tc>
        <w:tc>
          <w:tcPr>
            <w:tcW w:w="1386" w:type="dxa"/>
            <w:vAlign w:val="center"/>
          </w:tcPr>
          <w:p w14:paraId="619B3A4D" w14:textId="694AE0B5" w:rsidR="00666F10" w:rsidDel="00BA61A6" w:rsidRDefault="00666F10" w:rsidP="00666F10">
            <w:pPr>
              <w:spacing w:after="0" w:line="240" w:lineRule="auto"/>
              <w:ind w:firstLineChars="0" w:firstLine="0"/>
              <w:jc w:val="center"/>
              <w:rPr>
                <w:del w:id="682" w:author="天赐 余" w:date="2025-12-04T09:37:00Z" w16du:dateUtc="2025-12-04T01:37:00Z"/>
                <w:rFonts w:asciiTheme="majorEastAsia" w:eastAsiaTheme="majorEastAsia" w:hAnsiTheme="majorEastAsia" w:hint="eastAsia"/>
              </w:rPr>
            </w:pPr>
            <w:del w:id="683"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1B188B52" w14:textId="00354F6E" w:rsidR="00666F10" w:rsidDel="00BA61A6" w:rsidRDefault="00666F10" w:rsidP="00666F10">
            <w:pPr>
              <w:spacing w:after="0" w:line="240" w:lineRule="auto"/>
              <w:ind w:firstLineChars="0" w:firstLine="0"/>
              <w:jc w:val="center"/>
              <w:rPr>
                <w:del w:id="684" w:author="天赐 余" w:date="2025-12-04T09:37:00Z" w16du:dateUtc="2025-12-04T01:37:00Z"/>
                <w:rFonts w:asciiTheme="majorEastAsia" w:eastAsiaTheme="majorEastAsia" w:hAnsiTheme="majorEastAsia" w:hint="eastAsia"/>
              </w:rPr>
            </w:pPr>
            <w:del w:id="685" w:author="天赐 余" w:date="2025-12-02T18:14:00Z" w16du:dateUtc="2025-12-02T10:14:00Z">
              <w:r w:rsidDel="00296AD6">
                <w:rPr>
                  <w:rFonts w:asciiTheme="majorEastAsia" w:eastAsiaTheme="majorEastAsia" w:hAnsiTheme="majorEastAsia" w:hint="eastAsia"/>
                </w:rPr>
                <w:delText>8.7.1.2</w:delText>
              </w:r>
            </w:del>
          </w:p>
        </w:tc>
      </w:tr>
      <w:tr w:rsidR="00666F10" w14:paraId="1149FC38" w14:textId="77777777">
        <w:tc>
          <w:tcPr>
            <w:tcW w:w="3713" w:type="dxa"/>
            <w:vAlign w:val="center"/>
          </w:tcPr>
          <w:p w14:paraId="422453CF" w14:textId="29566019" w:rsidR="00666F10" w:rsidRDefault="00666F10" w:rsidP="00666F10">
            <w:pPr>
              <w:spacing w:after="0" w:line="240" w:lineRule="auto"/>
              <w:ind w:firstLineChars="0" w:firstLine="0"/>
              <w:jc w:val="left"/>
              <w:rPr>
                <w:rFonts w:asciiTheme="majorEastAsia" w:eastAsiaTheme="majorEastAsia" w:hAnsiTheme="majorEastAsia" w:hint="eastAsia"/>
              </w:rPr>
            </w:pPr>
            <w:ins w:id="686" w:author="天赐 余" w:date="2025-12-02T18:14:00Z" w16du:dateUtc="2025-12-02T10:14:00Z">
              <w:r>
                <w:rPr>
                  <w:rFonts w:asciiTheme="majorEastAsia" w:eastAsiaTheme="majorEastAsia" w:hAnsiTheme="majorEastAsia" w:hint="eastAsia"/>
                </w:rPr>
                <w:t>支持</w:t>
              </w:r>
              <w:r>
                <w:rPr>
                  <w:rFonts w:asciiTheme="majorEastAsia" w:eastAsiaTheme="majorEastAsia" w:hAnsiTheme="majorEastAsia"/>
                </w:rPr>
                <w:t>FRER</w:t>
              </w:r>
              <w:r>
                <w:rPr>
                  <w:rFonts w:asciiTheme="majorEastAsia" w:eastAsiaTheme="majorEastAsia" w:hAnsiTheme="majorEastAsia" w:hint="eastAsia"/>
                </w:rPr>
                <w:t>监控</w:t>
              </w:r>
            </w:ins>
            <w:commentRangeStart w:id="687"/>
            <w:del w:id="688" w:author="天赐 余" w:date="2025-12-02T18:14:00Z" w16du:dateUtc="2025-12-02T10:14:00Z">
              <w:r w:rsidDel="00296AD6">
                <w:rPr>
                  <w:rFonts w:asciiTheme="majorEastAsia" w:eastAsiaTheme="majorEastAsia" w:hAnsiTheme="majorEastAsia" w:hint="eastAsia"/>
                </w:rPr>
                <w:delText>支持</w:delText>
              </w:r>
              <w:r w:rsidDel="00296AD6">
                <w:rPr>
                  <w:rFonts w:asciiTheme="majorEastAsia" w:eastAsiaTheme="majorEastAsia" w:hAnsiTheme="majorEastAsia"/>
                </w:rPr>
                <w:delText>FRER</w:delText>
              </w:r>
              <w:r w:rsidDel="00296AD6">
                <w:rPr>
                  <w:rFonts w:asciiTheme="majorEastAsia" w:eastAsiaTheme="majorEastAsia" w:hAnsiTheme="majorEastAsia" w:hint="eastAsia"/>
                </w:rPr>
                <w:delText>接收侧的识别和消除</w:delText>
              </w:r>
              <w:commentRangeEnd w:id="687"/>
              <w:r w:rsidDel="00296AD6">
                <w:rPr>
                  <w:rStyle w:val="aff5"/>
                  <w:rFonts w:eastAsia="宋体"/>
                </w:rPr>
                <w:commentReference w:id="687"/>
              </w:r>
            </w:del>
          </w:p>
        </w:tc>
        <w:tc>
          <w:tcPr>
            <w:tcW w:w="2409" w:type="dxa"/>
            <w:vAlign w:val="center"/>
          </w:tcPr>
          <w:p w14:paraId="06AFF2DC" w14:textId="71B172ED" w:rsidR="00666F10" w:rsidDel="00296AD6" w:rsidRDefault="00666F10" w:rsidP="00666F10">
            <w:pPr>
              <w:spacing w:after="0" w:line="240" w:lineRule="auto"/>
              <w:ind w:firstLineChars="0" w:firstLine="0"/>
              <w:rPr>
                <w:del w:id="689" w:author="天赐 余" w:date="2025-12-02T18:14:00Z" w16du:dateUtc="2025-12-02T10:14:00Z"/>
                <w:rFonts w:asciiTheme="majorEastAsia" w:eastAsiaTheme="majorEastAsia" w:hAnsiTheme="majorEastAsia" w:hint="eastAsia"/>
              </w:rPr>
            </w:pPr>
            <w:ins w:id="690" w:author="天赐 余" w:date="2025-12-02T18:14:00Z" w16du:dateUtc="2025-12-02T10:14:00Z">
              <w:r>
                <w:rPr>
                  <w:rFonts w:asciiTheme="majorEastAsia" w:eastAsiaTheme="majorEastAsia" w:hAnsiTheme="majorEastAsia" w:hint="eastAsia"/>
                </w:rPr>
                <w:t>IEEE P802.1DP</w:t>
              </w:r>
            </w:ins>
            <w:del w:id="691" w:author="天赐 余" w:date="2025-12-02T18:14:00Z" w16du:dateUtc="2025-12-02T10:14:00Z">
              <w:r w:rsidDel="00296AD6">
                <w:rPr>
                  <w:rFonts w:asciiTheme="majorEastAsia" w:eastAsiaTheme="majorEastAsia" w:hAnsiTheme="majorEastAsia"/>
                </w:rPr>
                <w:delText>IEEE Std</w:delText>
              </w:r>
              <w:r w:rsidDel="00296AD6">
                <w:rPr>
                  <w:rFonts w:asciiTheme="majorEastAsia" w:eastAsiaTheme="majorEastAsia" w:hAnsiTheme="majorEastAsia" w:hint="eastAsia"/>
                </w:rPr>
                <w:delText xml:space="preserve"> </w:delText>
              </w:r>
              <w:r w:rsidDel="00296AD6">
                <w:rPr>
                  <w:rFonts w:asciiTheme="majorEastAsia" w:eastAsiaTheme="majorEastAsia" w:hAnsiTheme="majorEastAsia"/>
                </w:rPr>
                <w:delText>802.1CB</w:delText>
              </w:r>
            </w:del>
          </w:p>
          <w:p w14:paraId="2704A06A" w14:textId="1BE5D763" w:rsidR="00666F10" w:rsidRDefault="00666F10" w:rsidP="00666F10">
            <w:pPr>
              <w:spacing w:after="0" w:line="240" w:lineRule="auto"/>
              <w:ind w:firstLineChars="0" w:firstLine="0"/>
              <w:jc w:val="center"/>
              <w:rPr>
                <w:rFonts w:asciiTheme="majorEastAsia" w:eastAsiaTheme="majorEastAsia" w:hAnsiTheme="majorEastAsia" w:hint="eastAsia"/>
              </w:rPr>
            </w:pPr>
            <w:del w:id="692" w:author="天赐 余" w:date="2025-12-02T18:14:00Z" w16du:dateUtc="2025-12-02T10:14:00Z">
              <w:r w:rsidDel="00296AD6">
                <w:rPr>
                  <w:rFonts w:asciiTheme="majorEastAsia" w:eastAsiaTheme="majorEastAsia" w:hAnsiTheme="majorEastAsia"/>
                </w:rPr>
                <w:delText>-2017</w:delText>
              </w:r>
              <w:r w:rsidDel="00296AD6">
                <w:rPr>
                  <w:rFonts w:asciiTheme="majorEastAsia" w:eastAsiaTheme="majorEastAsia" w:hAnsiTheme="majorEastAsia" w:hint="eastAsia"/>
                </w:rPr>
                <w:delText xml:space="preserve"> 5.9</w:delText>
              </w:r>
            </w:del>
          </w:p>
        </w:tc>
        <w:tc>
          <w:tcPr>
            <w:tcW w:w="1701" w:type="dxa"/>
            <w:vAlign w:val="center"/>
          </w:tcPr>
          <w:p w14:paraId="778AC8B6" w14:textId="7B225F71" w:rsidR="00666F10" w:rsidRDefault="00666F10" w:rsidP="00666F10">
            <w:pPr>
              <w:spacing w:after="0" w:line="240" w:lineRule="auto"/>
              <w:ind w:firstLineChars="0" w:firstLine="0"/>
              <w:jc w:val="center"/>
              <w:rPr>
                <w:rFonts w:asciiTheme="majorEastAsia" w:eastAsiaTheme="majorEastAsia" w:hAnsiTheme="majorEastAsia" w:hint="eastAsia"/>
              </w:rPr>
            </w:pPr>
            <w:ins w:id="693" w:author="天赐 余" w:date="2025-12-02T19:39:00Z" w16du:dateUtc="2025-12-02T11:39:00Z">
              <w:r>
                <w:rPr>
                  <w:rFonts w:asciiTheme="majorEastAsia" w:eastAsiaTheme="majorEastAsia" w:hAnsiTheme="majorEastAsia" w:hint="eastAsia"/>
                </w:rPr>
                <w:t>√</w:t>
              </w:r>
            </w:ins>
          </w:p>
        </w:tc>
        <w:tc>
          <w:tcPr>
            <w:tcW w:w="1386" w:type="dxa"/>
            <w:vAlign w:val="center"/>
          </w:tcPr>
          <w:p w14:paraId="2242F5E4" w14:textId="3F92D1C1" w:rsidR="00666F10" w:rsidRDefault="00666F10" w:rsidP="00666F10">
            <w:pPr>
              <w:spacing w:after="0" w:line="240" w:lineRule="auto"/>
              <w:ind w:firstLineChars="0" w:firstLine="0"/>
              <w:jc w:val="center"/>
              <w:rPr>
                <w:rFonts w:asciiTheme="majorEastAsia" w:eastAsiaTheme="majorEastAsia" w:hAnsiTheme="majorEastAsia" w:hint="eastAsia"/>
              </w:rPr>
            </w:pPr>
            <w:ins w:id="694" w:author="天赐 余" w:date="2025-12-02T18:14:00Z" w16du:dateUtc="2025-12-02T10:14:00Z">
              <w:r>
                <w:rPr>
                  <w:rFonts w:asciiTheme="majorEastAsia" w:eastAsiaTheme="majorEastAsia" w:hAnsiTheme="majorEastAsia" w:hint="eastAsia"/>
                </w:rPr>
                <w:t>√</w:t>
              </w:r>
            </w:ins>
            <w:del w:id="695"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7DDFE465" w14:textId="7E85A310" w:rsidR="00666F10" w:rsidRDefault="00666F10" w:rsidP="00666F10">
            <w:pPr>
              <w:spacing w:after="0" w:line="240" w:lineRule="auto"/>
              <w:ind w:firstLineChars="0" w:firstLine="0"/>
              <w:jc w:val="center"/>
              <w:rPr>
                <w:rFonts w:asciiTheme="majorEastAsia" w:eastAsiaTheme="majorEastAsia" w:hAnsiTheme="majorEastAsia" w:hint="eastAsia"/>
              </w:rPr>
            </w:pPr>
            <w:ins w:id="696" w:author="天赐 余" w:date="2025-12-02T18:14:00Z" w16du:dateUtc="2025-12-02T10:14:00Z">
              <w:r>
                <w:rPr>
                  <w:rFonts w:asciiTheme="majorEastAsia" w:eastAsiaTheme="majorEastAsia" w:hAnsiTheme="majorEastAsia" w:hint="eastAsia"/>
                </w:rPr>
                <w:t>9.5.4</w:t>
              </w:r>
            </w:ins>
            <w:del w:id="697" w:author="天赐 余" w:date="2025-12-02T18:14:00Z" w16du:dateUtc="2025-12-02T10:14:00Z">
              <w:r w:rsidDel="00296AD6">
                <w:rPr>
                  <w:rFonts w:asciiTheme="majorEastAsia" w:eastAsiaTheme="majorEastAsia" w:hAnsiTheme="majorEastAsia" w:hint="eastAsia"/>
                </w:rPr>
                <w:delText>8.7.1.2</w:delText>
              </w:r>
            </w:del>
          </w:p>
        </w:tc>
      </w:tr>
      <w:tr w:rsidR="00666F10" w14:paraId="692D0563" w14:textId="77777777">
        <w:tc>
          <w:tcPr>
            <w:tcW w:w="3713" w:type="dxa"/>
            <w:vAlign w:val="center"/>
          </w:tcPr>
          <w:p w14:paraId="5E5D97D4" w14:textId="444248C9" w:rsidR="00666F10" w:rsidRDefault="00666F10" w:rsidP="00666F10">
            <w:pPr>
              <w:spacing w:after="0" w:line="240" w:lineRule="auto"/>
              <w:ind w:firstLineChars="0" w:firstLine="0"/>
              <w:jc w:val="left"/>
              <w:rPr>
                <w:rFonts w:asciiTheme="majorEastAsia" w:eastAsiaTheme="majorEastAsia" w:hAnsiTheme="majorEastAsia" w:hint="eastAsia"/>
              </w:rPr>
            </w:pPr>
            <w:ins w:id="698" w:author="天赐 余" w:date="2025-12-02T18:16:00Z" w16du:dateUtc="2025-12-02T10:16:00Z">
              <w:r w:rsidRPr="0034302B">
                <w:rPr>
                  <w:rFonts w:asciiTheme="majorEastAsia" w:eastAsiaTheme="majorEastAsia" w:hAnsiTheme="majorEastAsia" w:hint="eastAsia"/>
                </w:rPr>
                <w:t>支持逐流CBS整形，流量数</w:t>
              </w:r>
              <w:r>
                <w:rPr>
                  <w:rFonts w:asciiTheme="majorEastAsia" w:eastAsiaTheme="majorEastAsia" w:hAnsiTheme="majorEastAsia" w:hint="eastAsia"/>
                </w:rPr>
                <w:t>（可选）</w:t>
              </w:r>
            </w:ins>
            <w:del w:id="699" w:author="天赐 余" w:date="2025-12-02T18:14:00Z" w16du:dateUtc="2025-12-02T10:14:00Z">
              <w:r w:rsidDel="00296AD6">
                <w:rPr>
                  <w:rFonts w:asciiTheme="majorEastAsia" w:eastAsiaTheme="majorEastAsia" w:hAnsiTheme="majorEastAsia" w:hint="eastAsia"/>
                </w:rPr>
                <w:delText>支持</w:delText>
              </w:r>
              <w:r w:rsidDel="00296AD6">
                <w:rPr>
                  <w:rFonts w:asciiTheme="majorEastAsia" w:eastAsiaTheme="majorEastAsia" w:hAnsiTheme="majorEastAsia"/>
                </w:rPr>
                <w:delText>FRER</w:delText>
              </w:r>
              <w:r w:rsidDel="00296AD6">
                <w:rPr>
                  <w:rFonts w:asciiTheme="majorEastAsia" w:eastAsiaTheme="majorEastAsia" w:hAnsiTheme="majorEastAsia" w:hint="eastAsia"/>
                </w:rPr>
                <w:delText>监控</w:delText>
              </w:r>
            </w:del>
          </w:p>
        </w:tc>
        <w:tc>
          <w:tcPr>
            <w:tcW w:w="2409" w:type="dxa"/>
            <w:vAlign w:val="center"/>
          </w:tcPr>
          <w:p w14:paraId="479695A7" w14:textId="3DEF244E" w:rsidR="00666F10" w:rsidRDefault="00666F10" w:rsidP="00666F10">
            <w:pPr>
              <w:spacing w:after="0" w:line="240" w:lineRule="auto"/>
              <w:ind w:firstLineChars="0" w:firstLine="0"/>
              <w:jc w:val="center"/>
              <w:rPr>
                <w:rFonts w:asciiTheme="majorEastAsia" w:eastAsiaTheme="majorEastAsia" w:hAnsiTheme="majorEastAsia" w:hint="eastAsia"/>
              </w:rPr>
            </w:pPr>
            <w:ins w:id="700" w:author="天赐 余" w:date="2025-12-02T18:16:00Z" w16du:dateUtc="2025-12-02T10:16:00Z">
              <w:r w:rsidRPr="0034302B">
                <w:rPr>
                  <w:rFonts w:asciiTheme="majorEastAsia" w:eastAsiaTheme="majorEastAsia" w:hAnsiTheme="majorEastAsia" w:hint="eastAsia"/>
                </w:rPr>
                <w:t>IEEE Std 802.1Q-2022 8.6.8.2</w:t>
              </w:r>
            </w:ins>
            <w:del w:id="701" w:author="天赐 余" w:date="2025-12-02T18:14:00Z" w16du:dateUtc="2025-12-02T10:14:00Z">
              <w:r w:rsidDel="00296AD6">
                <w:rPr>
                  <w:rFonts w:asciiTheme="majorEastAsia" w:eastAsiaTheme="majorEastAsia" w:hAnsiTheme="majorEastAsia" w:hint="eastAsia"/>
                </w:rPr>
                <w:delText>IEEE P802.1DP</w:delText>
              </w:r>
            </w:del>
          </w:p>
        </w:tc>
        <w:tc>
          <w:tcPr>
            <w:tcW w:w="1701" w:type="dxa"/>
            <w:vAlign w:val="center"/>
          </w:tcPr>
          <w:p w14:paraId="76F8083F" w14:textId="1A50A3A6" w:rsidR="00666F10" w:rsidRDefault="00666F10" w:rsidP="00666F10">
            <w:pPr>
              <w:spacing w:after="0" w:line="240" w:lineRule="auto"/>
              <w:ind w:firstLineChars="0" w:firstLine="0"/>
              <w:jc w:val="center"/>
              <w:rPr>
                <w:rFonts w:asciiTheme="majorEastAsia" w:eastAsiaTheme="majorEastAsia" w:hAnsiTheme="majorEastAsia" w:hint="eastAsia"/>
              </w:rPr>
            </w:pPr>
            <w:ins w:id="702" w:author="天赐 余" w:date="2025-12-02T18:16:00Z" w16du:dateUtc="2025-12-02T10:16:00Z">
              <w:r w:rsidRPr="0034302B">
                <w:rPr>
                  <w:rFonts w:asciiTheme="majorEastAsia" w:eastAsiaTheme="majorEastAsia" w:hAnsiTheme="majorEastAsia" w:hint="eastAsia"/>
                </w:rPr>
                <w:t>8</w:t>
              </w:r>
            </w:ins>
          </w:p>
        </w:tc>
        <w:tc>
          <w:tcPr>
            <w:tcW w:w="1386" w:type="dxa"/>
            <w:vAlign w:val="center"/>
          </w:tcPr>
          <w:p w14:paraId="24615E43" w14:textId="22A2CC95" w:rsidR="00666F10" w:rsidRDefault="00666F10" w:rsidP="00666F10">
            <w:pPr>
              <w:keepNext/>
              <w:spacing w:after="0" w:line="240" w:lineRule="auto"/>
              <w:ind w:firstLineChars="0" w:firstLine="0"/>
              <w:jc w:val="center"/>
              <w:rPr>
                <w:rFonts w:asciiTheme="majorEastAsia" w:eastAsiaTheme="majorEastAsia" w:hAnsiTheme="majorEastAsia" w:hint="eastAsia"/>
              </w:rPr>
            </w:pPr>
            <w:ins w:id="703" w:author="天赐 余" w:date="2025-12-02T18:16:00Z" w16du:dateUtc="2025-12-02T10:16:00Z">
              <w:r w:rsidRPr="0034302B">
                <w:rPr>
                  <w:rFonts w:asciiTheme="majorEastAsia" w:eastAsiaTheme="majorEastAsia" w:hAnsiTheme="majorEastAsia" w:hint="eastAsia"/>
                </w:rPr>
                <w:t>16</w:t>
              </w:r>
            </w:ins>
            <w:del w:id="704" w:author="天赐 余" w:date="2025-12-02T18:14:00Z" w16du:dateUtc="2025-12-02T10:14:00Z">
              <w:r w:rsidDel="00296AD6">
                <w:rPr>
                  <w:rFonts w:asciiTheme="majorEastAsia" w:eastAsiaTheme="majorEastAsia" w:hAnsiTheme="majorEastAsia" w:hint="eastAsia"/>
                </w:rPr>
                <w:delText>√</w:delText>
              </w:r>
            </w:del>
          </w:p>
        </w:tc>
        <w:tc>
          <w:tcPr>
            <w:tcW w:w="1386" w:type="dxa"/>
            <w:vAlign w:val="center"/>
          </w:tcPr>
          <w:p w14:paraId="4669F01B" w14:textId="412D5948" w:rsidR="00666F10" w:rsidRDefault="00666F10" w:rsidP="00666F10">
            <w:pPr>
              <w:keepNext/>
              <w:spacing w:after="0" w:line="240" w:lineRule="auto"/>
              <w:ind w:firstLineChars="0" w:firstLine="0"/>
              <w:jc w:val="center"/>
              <w:rPr>
                <w:rFonts w:asciiTheme="majorEastAsia" w:eastAsiaTheme="majorEastAsia" w:hAnsiTheme="majorEastAsia" w:hint="eastAsia"/>
              </w:rPr>
            </w:pPr>
            <w:ins w:id="705" w:author="天赐 余" w:date="2025-12-02T18:16:00Z" w16du:dateUtc="2025-12-02T10:16:00Z">
              <w:r w:rsidRPr="0034302B">
                <w:rPr>
                  <w:rFonts w:asciiTheme="majorEastAsia" w:eastAsiaTheme="majorEastAsia" w:hAnsiTheme="majorEastAsia" w:hint="eastAsia"/>
                </w:rPr>
                <w:t>8.4.2.1</w:t>
              </w:r>
              <w:commentRangeStart w:id="706"/>
              <w:commentRangeEnd w:id="706"/>
              <w:r w:rsidRPr="000821B1">
                <w:rPr>
                  <w:rStyle w:val="aff5"/>
                </w:rPr>
                <w:commentReference w:id="706"/>
              </w:r>
            </w:ins>
            <w:del w:id="707" w:author="天赐 余" w:date="2025-12-02T18:14:00Z" w16du:dateUtc="2025-12-02T10:14:00Z">
              <w:r w:rsidDel="00296AD6">
                <w:rPr>
                  <w:rFonts w:asciiTheme="majorEastAsia" w:eastAsiaTheme="majorEastAsia" w:hAnsiTheme="majorEastAsia" w:hint="eastAsia"/>
                </w:rPr>
                <w:delText>9.5.4</w:delText>
              </w:r>
            </w:del>
          </w:p>
        </w:tc>
      </w:tr>
      <w:tr w:rsidR="00666F10" w14:paraId="23E18AE2" w14:textId="77777777">
        <w:trPr>
          <w:ins w:id="708" w:author="天赐 余" w:date="2025-11-29T18:32:00Z"/>
        </w:trPr>
        <w:tc>
          <w:tcPr>
            <w:tcW w:w="3713" w:type="dxa"/>
            <w:vAlign w:val="center"/>
          </w:tcPr>
          <w:p w14:paraId="2A7174D3" w14:textId="3C51D91C" w:rsidR="00666F10" w:rsidRDefault="00666F10" w:rsidP="00666F10">
            <w:pPr>
              <w:spacing w:after="0" w:line="240" w:lineRule="auto"/>
              <w:ind w:firstLineChars="0" w:firstLine="0"/>
              <w:jc w:val="left"/>
              <w:rPr>
                <w:ins w:id="709" w:author="天赐 余" w:date="2025-11-29T18:32:00Z" w16du:dateUtc="2025-11-29T10:32:00Z"/>
                <w:rFonts w:asciiTheme="majorEastAsia" w:eastAsiaTheme="majorEastAsia" w:hAnsiTheme="majorEastAsia" w:hint="eastAsia"/>
              </w:rPr>
            </w:pPr>
            <w:ins w:id="710" w:author="天赐 余" w:date="2025-12-02T18:16:00Z" w16du:dateUtc="2025-12-02T10:16:00Z">
              <w:r>
                <w:rPr>
                  <w:rFonts w:asciiTheme="majorEastAsia" w:eastAsiaTheme="majorEastAsia" w:hAnsiTheme="majorEastAsia" w:hint="eastAsia"/>
                </w:rPr>
                <w:t>依据同步时钟提供周期性脉冲用于操作系统时间同步(可选)</w:t>
              </w:r>
            </w:ins>
          </w:p>
        </w:tc>
        <w:tc>
          <w:tcPr>
            <w:tcW w:w="2409" w:type="dxa"/>
            <w:vAlign w:val="center"/>
          </w:tcPr>
          <w:p w14:paraId="5D9B9D8A" w14:textId="7C77BB63" w:rsidR="00666F10" w:rsidRPr="00296AD6" w:rsidRDefault="00666F10" w:rsidP="00666F10">
            <w:pPr>
              <w:spacing w:after="0" w:line="240" w:lineRule="auto"/>
              <w:ind w:firstLineChars="0" w:firstLine="0"/>
              <w:jc w:val="center"/>
              <w:rPr>
                <w:ins w:id="711" w:author="天赐 余" w:date="2025-11-29T18:32:00Z" w16du:dateUtc="2025-11-29T10:32:00Z"/>
                <w:rFonts w:asciiTheme="majorEastAsia" w:eastAsiaTheme="majorEastAsia" w:hAnsiTheme="majorEastAsia" w:hint="eastAsia"/>
              </w:rPr>
            </w:pPr>
            <w:ins w:id="712" w:author="天赐 余" w:date="2025-12-03T10:31:00Z" w16du:dateUtc="2025-12-03T02:31:00Z">
              <w:r>
                <w:rPr>
                  <w:rFonts w:asciiTheme="majorEastAsia" w:eastAsiaTheme="majorEastAsia" w:hAnsiTheme="majorEastAsia" w:hint="eastAsia"/>
                </w:rPr>
                <w:t>/</w:t>
              </w:r>
            </w:ins>
          </w:p>
        </w:tc>
        <w:tc>
          <w:tcPr>
            <w:tcW w:w="1701" w:type="dxa"/>
            <w:vAlign w:val="center"/>
          </w:tcPr>
          <w:p w14:paraId="35F79DA3" w14:textId="2B02DD91" w:rsidR="00666F10" w:rsidRDefault="00666F10" w:rsidP="00666F10">
            <w:pPr>
              <w:spacing w:after="0" w:line="240" w:lineRule="auto"/>
              <w:ind w:firstLineChars="0" w:firstLine="0"/>
              <w:jc w:val="center"/>
              <w:rPr>
                <w:ins w:id="713" w:author="天赐 余" w:date="2025-11-29T18:32:00Z" w16du:dateUtc="2025-11-29T10:32:00Z"/>
                <w:rFonts w:asciiTheme="majorEastAsia" w:eastAsiaTheme="majorEastAsia" w:hAnsiTheme="majorEastAsia" w:hint="eastAsia"/>
              </w:rPr>
            </w:pPr>
            <w:ins w:id="714" w:author="天赐 余" w:date="2025-12-02T18:16:00Z" w16du:dateUtc="2025-12-02T10:16:00Z">
              <w:r>
                <w:rPr>
                  <w:rFonts w:asciiTheme="majorEastAsia" w:eastAsiaTheme="majorEastAsia" w:hAnsiTheme="majorEastAsia" w:hint="eastAsia"/>
                </w:rPr>
                <w:t>√</w:t>
              </w:r>
            </w:ins>
          </w:p>
        </w:tc>
        <w:tc>
          <w:tcPr>
            <w:tcW w:w="1386" w:type="dxa"/>
            <w:vAlign w:val="center"/>
          </w:tcPr>
          <w:p w14:paraId="77673C45" w14:textId="27FAC7B6" w:rsidR="00666F10" w:rsidRDefault="00666F10" w:rsidP="00666F10">
            <w:pPr>
              <w:keepNext/>
              <w:spacing w:after="0" w:line="240" w:lineRule="auto"/>
              <w:ind w:firstLineChars="0" w:firstLine="0"/>
              <w:jc w:val="center"/>
              <w:rPr>
                <w:ins w:id="715" w:author="天赐 余" w:date="2025-11-29T18:32:00Z" w16du:dateUtc="2025-11-29T10:32:00Z"/>
                <w:rFonts w:asciiTheme="majorEastAsia" w:eastAsiaTheme="majorEastAsia" w:hAnsiTheme="majorEastAsia" w:hint="eastAsia"/>
              </w:rPr>
            </w:pPr>
            <w:ins w:id="716" w:author="天赐 余" w:date="2025-12-02T18:16:00Z" w16du:dateUtc="2025-12-02T10:16:00Z">
              <w:r>
                <w:rPr>
                  <w:rFonts w:asciiTheme="majorEastAsia" w:eastAsiaTheme="majorEastAsia" w:hAnsiTheme="majorEastAsia" w:hint="eastAsia"/>
                </w:rPr>
                <w:t>√</w:t>
              </w:r>
            </w:ins>
          </w:p>
        </w:tc>
        <w:tc>
          <w:tcPr>
            <w:tcW w:w="1386" w:type="dxa"/>
            <w:vAlign w:val="center"/>
          </w:tcPr>
          <w:p w14:paraId="4E801CE6" w14:textId="5ACC6842" w:rsidR="00666F10" w:rsidRDefault="00666F10" w:rsidP="00666F10">
            <w:pPr>
              <w:keepNext/>
              <w:spacing w:after="0" w:line="240" w:lineRule="auto"/>
              <w:ind w:firstLineChars="0" w:firstLine="0"/>
              <w:jc w:val="center"/>
              <w:rPr>
                <w:ins w:id="717" w:author="天赐 余" w:date="2025-11-29T18:32:00Z" w16du:dateUtc="2025-11-29T10:32:00Z"/>
                <w:rFonts w:asciiTheme="majorEastAsia" w:eastAsiaTheme="majorEastAsia" w:hAnsiTheme="majorEastAsia" w:hint="eastAsia"/>
              </w:rPr>
            </w:pPr>
            <w:ins w:id="718" w:author="天赐 余" w:date="2025-12-02T18:16:00Z" w16du:dateUtc="2025-12-02T10:16:00Z">
              <w:r>
                <w:rPr>
                  <w:rFonts w:asciiTheme="majorEastAsia" w:eastAsiaTheme="majorEastAsia" w:hAnsiTheme="majorEastAsia" w:hint="eastAsia"/>
                </w:rPr>
                <w:t>8.3</w:t>
              </w:r>
            </w:ins>
          </w:p>
        </w:tc>
      </w:tr>
      <w:tr w:rsidR="00666F10" w:rsidDel="00781F09" w14:paraId="457DE3AE" w14:textId="2CEB4527">
        <w:trPr>
          <w:del w:id="719" w:author="天赐 余" w:date="2025-11-29T17:19:00Z"/>
        </w:trPr>
        <w:tc>
          <w:tcPr>
            <w:tcW w:w="3713" w:type="dxa"/>
            <w:vAlign w:val="center"/>
          </w:tcPr>
          <w:p w14:paraId="7F348F09" w14:textId="6E424C45" w:rsidR="00666F10" w:rsidDel="00781F09" w:rsidRDefault="00666F10" w:rsidP="00666F10">
            <w:pPr>
              <w:spacing w:after="0" w:line="240" w:lineRule="auto"/>
              <w:ind w:firstLineChars="0" w:firstLine="0"/>
              <w:jc w:val="left"/>
              <w:rPr>
                <w:del w:id="720" w:author="天赐 余" w:date="2025-11-29T17:19:00Z" w16du:dateUtc="2025-11-29T09:19:00Z"/>
                <w:rFonts w:asciiTheme="majorEastAsia" w:eastAsiaTheme="majorEastAsia" w:hAnsiTheme="majorEastAsia" w:hint="eastAsia"/>
                <w:strike/>
              </w:rPr>
            </w:pPr>
            <w:del w:id="721" w:author="天赐 余" w:date="2025-11-29T17:19:00Z" w16du:dateUtc="2025-11-29T09:19:00Z">
              <w:r w:rsidDel="00781F09">
                <w:rPr>
                  <w:rFonts w:asciiTheme="majorEastAsia" w:eastAsiaTheme="majorEastAsia" w:hAnsiTheme="majorEastAsia" w:hint="eastAsia"/>
                  <w:strike/>
                </w:rPr>
                <w:delText>支持xx驱动适配</w:delText>
              </w:r>
            </w:del>
          </w:p>
        </w:tc>
        <w:tc>
          <w:tcPr>
            <w:tcW w:w="2409" w:type="dxa"/>
            <w:vAlign w:val="center"/>
          </w:tcPr>
          <w:p w14:paraId="1E6057F0" w14:textId="0074E6AF" w:rsidR="00666F10" w:rsidDel="00781F09" w:rsidRDefault="00666F10" w:rsidP="00666F10">
            <w:pPr>
              <w:spacing w:after="0" w:line="240" w:lineRule="auto"/>
              <w:ind w:firstLineChars="0" w:firstLine="0"/>
              <w:jc w:val="center"/>
              <w:rPr>
                <w:del w:id="722" w:author="天赐 余" w:date="2025-11-29T17:19:00Z" w16du:dateUtc="2025-11-29T09:19:00Z"/>
                <w:rFonts w:asciiTheme="majorEastAsia" w:eastAsiaTheme="majorEastAsia" w:hAnsiTheme="majorEastAsia" w:hint="eastAsia"/>
                <w:strike/>
              </w:rPr>
            </w:pPr>
          </w:p>
        </w:tc>
        <w:tc>
          <w:tcPr>
            <w:tcW w:w="1701" w:type="dxa"/>
            <w:vAlign w:val="center"/>
          </w:tcPr>
          <w:p w14:paraId="711A5BD7" w14:textId="1FC2858B" w:rsidR="00666F10" w:rsidDel="00781F09" w:rsidRDefault="00666F10" w:rsidP="00666F10">
            <w:pPr>
              <w:spacing w:after="0" w:line="240" w:lineRule="auto"/>
              <w:ind w:firstLineChars="0" w:firstLine="0"/>
              <w:jc w:val="center"/>
              <w:rPr>
                <w:del w:id="723" w:author="天赐 余" w:date="2025-11-29T17:19:00Z" w16du:dateUtc="2025-11-29T09:19:00Z"/>
                <w:rFonts w:asciiTheme="majorEastAsia" w:eastAsiaTheme="majorEastAsia" w:hAnsiTheme="majorEastAsia" w:hint="eastAsia"/>
                <w:strike/>
              </w:rPr>
            </w:pPr>
          </w:p>
        </w:tc>
        <w:tc>
          <w:tcPr>
            <w:tcW w:w="1386" w:type="dxa"/>
            <w:vAlign w:val="center"/>
          </w:tcPr>
          <w:p w14:paraId="1B423627" w14:textId="0489E14B" w:rsidR="00666F10" w:rsidDel="00781F09" w:rsidRDefault="00666F10" w:rsidP="00666F10">
            <w:pPr>
              <w:keepNext/>
              <w:spacing w:after="0" w:line="240" w:lineRule="auto"/>
              <w:ind w:firstLineChars="0" w:firstLine="0"/>
              <w:jc w:val="center"/>
              <w:rPr>
                <w:del w:id="724" w:author="天赐 余" w:date="2025-11-29T17:19:00Z" w16du:dateUtc="2025-11-29T09:19:00Z"/>
                <w:rFonts w:asciiTheme="majorEastAsia" w:eastAsiaTheme="majorEastAsia" w:hAnsiTheme="majorEastAsia" w:hint="eastAsia"/>
                <w:strike/>
              </w:rPr>
            </w:pPr>
          </w:p>
        </w:tc>
        <w:tc>
          <w:tcPr>
            <w:tcW w:w="1386" w:type="dxa"/>
            <w:vAlign w:val="center"/>
          </w:tcPr>
          <w:p w14:paraId="56243123" w14:textId="3C47E364" w:rsidR="00666F10" w:rsidDel="00781F09" w:rsidRDefault="00666F10" w:rsidP="00666F10">
            <w:pPr>
              <w:keepNext/>
              <w:spacing w:after="0" w:line="240" w:lineRule="auto"/>
              <w:ind w:firstLineChars="0" w:firstLine="0"/>
              <w:jc w:val="center"/>
              <w:rPr>
                <w:del w:id="725" w:author="天赐 余" w:date="2025-11-29T17:19:00Z" w16du:dateUtc="2025-11-29T09:19:00Z"/>
                <w:rFonts w:asciiTheme="majorEastAsia" w:eastAsiaTheme="majorEastAsia" w:hAnsiTheme="majorEastAsia" w:hint="eastAsia"/>
                <w:strike/>
              </w:rPr>
            </w:pPr>
            <w:del w:id="726" w:author="天赐 余" w:date="2025-11-29T17:19:00Z" w16du:dateUtc="2025-11-29T09:19:00Z">
              <w:r w:rsidDel="00781F09">
                <w:rPr>
                  <w:rFonts w:asciiTheme="majorEastAsia" w:eastAsiaTheme="majorEastAsia" w:hAnsiTheme="majorEastAsia" w:hint="eastAsia"/>
                  <w:strike/>
                </w:rPr>
                <w:delText>8.2.1</w:delText>
              </w:r>
            </w:del>
          </w:p>
        </w:tc>
      </w:tr>
    </w:tbl>
    <w:p w14:paraId="09946D7F" w14:textId="77777777" w:rsidR="00717322" w:rsidRDefault="00000000" w:rsidP="004C183B">
      <w:pPr>
        <w:pStyle w:val="21"/>
      </w:pPr>
      <w:r>
        <w:rPr>
          <w:rFonts w:hint="eastAsia"/>
        </w:rPr>
        <w:lastRenderedPageBreak/>
        <w:t>交换要求</w:t>
      </w:r>
    </w:p>
    <w:p w14:paraId="7B4721E9" w14:textId="77777777" w:rsidR="00C8340B" w:rsidRDefault="00C8340B" w:rsidP="00C8340B">
      <w:pPr>
        <w:ind w:firstLine="560"/>
        <w:rPr>
          <w:ins w:id="727" w:author="天赐 余" w:date="2025-12-03T10:31:00Z" w16du:dateUtc="2025-12-03T02:31:00Z"/>
        </w:rPr>
      </w:pPr>
      <w:ins w:id="728" w:author="天赐 余" w:date="2025-12-03T10:31:00Z" w16du:dateUtc="2025-12-03T02:31:00Z">
        <w:r>
          <w:rPr>
            <w:rFonts w:hint="eastAsia"/>
          </w:rPr>
          <w:t>下表中√表示应支持相应功能，具体数值表示应支持相应功能且需要达到的指标要求。</w:t>
        </w:r>
      </w:ins>
    </w:p>
    <w:p w14:paraId="1E39481A" w14:textId="193E04B4" w:rsidR="00717322" w:rsidDel="00C8340B" w:rsidRDefault="00000000">
      <w:pPr>
        <w:ind w:firstLine="560"/>
        <w:rPr>
          <w:ins w:id="729" w:author="liubing" w:date="2025-11-28T15:26:00Z"/>
          <w:del w:id="730" w:author="天赐 余" w:date="2025-12-03T10:31:00Z" w16du:dateUtc="2025-12-03T02:31:00Z"/>
        </w:rPr>
      </w:pPr>
      <w:del w:id="731" w:author="天赐 余" w:date="2025-12-03T10:31:00Z" w16du:dateUtc="2025-12-03T02:31:00Z">
        <w:r w:rsidDel="00C8340B">
          <w:rPr>
            <w:rFonts w:hint="eastAsia"/>
          </w:rPr>
          <w:delText>下表中√表示应支持相应功能，具体数值表示应支持相应功能且功能需要达到一定的指标。</w:delText>
        </w:r>
      </w:del>
    </w:p>
    <w:p w14:paraId="168FD24F" w14:textId="55E47EC1" w:rsidR="00717322" w:rsidRDefault="00000000">
      <w:pPr>
        <w:pStyle w:val="a7"/>
        <w:rPr>
          <w:ins w:id="732" w:author="liubing" w:date="2025-11-28T15:26:00Z"/>
        </w:rPr>
      </w:pPr>
      <w:ins w:id="733" w:author="liubing" w:date="2025-11-28T15:26: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ins>
      <w:ins w:id="734" w:author="天赐 余" w:date="2025-12-04T11:12:00Z" w16du:dateUtc="2025-12-04T03:12:00Z">
        <w:r w:rsidR="008A3990">
          <w:rPr>
            <w:noProof/>
          </w:rPr>
          <w:t>2</w:t>
        </w:r>
      </w:ins>
      <w:ins w:id="735" w:author="liubing" w:date="2025-11-28T15:26:00Z">
        <w:r>
          <w:fldChar w:fldCharType="end"/>
        </w:r>
        <w:r>
          <w:rPr>
            <w:rFonts w:hint="eastAsia"/>
          </w:rPr>
          <w:t xml:space="preserve"> </w:t>
        </w:r>
        <w:r>
          <w:rPr>
            <w:rFonts w:hint="eastAsia"/>
          </w:rPr>
          <w:t>不同可靠性交换应支持功能</w:t>
        </w:r>
      </w:ins>
    </w:p>
    <w:tbl>
      <w:tblPr>
        <w:tblStyle w:val="aff1"/>
        <w:tblW w:w="10736" w:type="dxa"/>
        <w:tblInd w:w="-1218" w:type="dxa"/>
        <w:tblLayout w:type="fixed"/>
        <w:tblLook w:val="04A0" w:firstRow="1" w:lastRow="0" w:firstColumn="1" w:lastColumn="0" w:noHBand="0" w:noVBand="1"/>
      </w:tblPr>
      <w:tblGrid>
        <w:gridCol w:w="3713"/>
        <w:gridCol w:w="2409"/>
        <w:gridCol w:w="1560"/>
        <w:gridCol w:w="1527"/>
        <w:gridCol w:w="1527"/>
      </w:tblGrid>
      <w:tr w:rsidR="00717322" w14:paraId="0206C321" w14:textId="77777777">
        <w:tc>
          <w:tcPr>
            <w:tcW w:w="3713" w:type="dxa"/>
            <w:vAlign w:val="center"/>
          </w:tcPr>
          <w:p w14:paraId="2683D168"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功能</w:t>
            </w:r>
          </w:p>
        </w:tc>
        <w:tc>
          <w:tcPr>
            <w:tcW w:w="2409" w:type="dxa"/>
            <w:vAlign w:val="center"/>
          </w:tcPr>
          <w:p w14:paraId="2A0538CE" w14:textId="77777777" w:rsidR="00717322" w:rsidRDefault="00000000">
            <w:pPr>
              <w:spacing w:after="0" w:line="240" w:lineRule="auto"/>
              <w:ind w:firstLineChars="0" w:firstLine="0"/>
              <w:jc w:val="center"/>
              <w:rPr>
                <w:rFonts w:asciiTheme="majorEastAsia" w:eastAsiaTheme="majorEastAsia" w:hAnsiTheme="majorEastAsia" w:hint="eastAsia"/>
                <w:b/>
                <w:bCs/>
              </w:rPr>
            </w:pPr>
            <w:r w:rsidRPr="00865EA3">
              <w:rPr>
                <w:rFonts w:asciiTheme="majorEastAsia" w:eastAsiaTheme="majorEastAsia" w:hAnsiTheme="majorEastAsia" w:hint="eastAsia"/>
                <w:b/>
                <w:bCs/>
              </w:rPr>
              <w:t>参考标准</w:t>
            </w:r>
          </w:p>
        </w:tc>
        <w:tc>
          <w:tcPr>
            <w:tcW w:w="1560" w:type="dxa"/>
            <w:vAlign w:val="center"/>
          </w:tcPr>
          <w:p w14:paraId="25610F41"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一般可靠性交换</w:t>
            </w:r>
          </w:p>
        </w:tc>
        <w:tc>
          <w:tcPr>
            <w:tcW w:w="1527" w:type="dxa"/>
            <w:vAlign w:val="center"/>
          </w:tcPr>
          <w:p w14:paraId="1792F0FB"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高可靠性交换</w:t>
            </w:r>
          </w:p>
        </w:tc>
        <w:tc>
          <w:tcPr>
            <w:tcW w:w="1527" w:type="dxa"/>
            <w:vAlign w:val="center"/>
          </w:tcPr>
          <w:p w14:paraId="7B3381C8" w14:textId="77777777" w:rsidR="00717322" w:rsidRDefault="00000000">
            <w:pPr>
              <w:spacing w:after="0" w:line="240" w:lineRule="auto"/>
              <w:ind w:firstLineChars="0" w:firstLine="0"/>
              <w:jc w:val="center"/>
              <w:rPr>
                <w:rFonts w:asciiTheme="majorEastAsia" w:eastAsiaTheme="majorEastAsia" w:hAnsiTheme="majorEastAsia" w:hint="eastAsia"/>
                <w:b/>
                <w:bCs/>
              </w:rPr>
            </w:pPr>
            <w:r w:rsidRPr="00865EA3">
              <w:rPr>
                <w:rFonts w:asciiTheme="majorEastAsia" w:eastAsiaTheme="majorEastAsia" w:hAnsiTheme="majorEastAsia" w:hint="eastAsia"/>
                <w:b/>
                <w:bCs/>
              </w:rPr>
              <w:t>对应章节</w:t>
            </w:r>
          </w:p>
        </w:tc>
      </w:tr>
      <w:tr w:rsidR="00717322" w14:paraId="623380BC" w14:textId="77777777">
        <w:tc>
          <w:tcPr>
            <w:tcW w:w="3713" w:type="dxa"/>
            <w:vAlign w:val="center"/>
          </w:tcPr>
          <w:p w14:paraId="58788B00"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支持VLAN</w:t>
            </w:r>
          </w:p>
        </w:tc>
        <w:tc>
          <w:tcPr>
            <w:tcW w:w="2409" w:type="dxa"/>
            <w:vAlign w:val="center"/>
          </w:tcPr>
          <w:p w14:paraId="237959D1" w14:textId="77777777" w:rsidR="00717322" w:rsidRDefault="0000000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802.1Q-2022</w:t>
            </w:r>
            <w:r>
              <w:rPr>
                <w:rFonts w:asciiTheme="majorEastAsia" w:eastAsiaTheme="majorEastAsia" w:hAnsiTheme="majorEastAsia" w:hint="eastAsia"/>
              </w:rPr>
              <w:t xml:space="preserve"> 5.4 g) h ) o)</w:t>
            </w:r>
          </w:p>
        </w:tc>
        <w:tc>
          <w:tcPr>
            <w:tcW w:w="1560" w:type="dxa"/>
            <w:vAlign w:val="center"/>
          </w:tcPr>
          <w:p w14:paraId="0177771A"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5F20E18E"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0B79FEE0"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8.1</w:t>
            </w:r>
          </w:p>
        </w:tc>
      </w:tr>
      <w:tr w:rsidR="00717322" w14:paraId="1D9BC2D5" w14:textId="77777777">
        <w:tc>
          <w:tcPr>
            <w:tcW w:w="3713" w:type="dxa"/>
            <w:vAlign w:val="center"/>
          </w:tcPr>
          <w:p w14:paraId="6CDE9053"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支持静态拓扑配置</w:t>
            </w:r>
          </w:p>
        </w:tc>
        <w:tc>
          <w:tcPr>
            <w:tcW w:w="2409" w:type="dxa"/>
            <w:vAlign w:val="center"/>
          </w:tcPr>
          <w:p w14:paraId="3153ACCD" w14:textId="77777777" w:rsidR="00717322" w:rsidRDefault="0000000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hint="eastAsia"/>
              </w:rPr>
              <w:t>IEEE P802.1DP</w:t>
            </w:r>
          </w:p>
        </w:tc>
        <w:tc>
          <w:tcPr>
            <w:tcW w:w="1560" w:type="dxa"/>
            <w:vAlign w:val="center"/>
          </w:tcPr>
          <w:p w14:paraId="7218F6A2"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42BA8D9A"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09D72464"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8.6</w:t>
            </w:r>
          </w:p>
        </w:tc>
      </w:tr>
      <w:tr w:rsidR="00717322" w14:paraId="411E8519" w14:textId="77777777">
        <w:tc>
          <w:tcPr>
            <w:tcW w:w="3713" w:type="dxa"/>
            <w:vAlign w:val="center"/>
          </w:tcPr>
          <w:p w14:paraId="7B8E2930" w14:textId="0E27C09F" w:rsidR="00717322" w:rsidRDefault="00000000">
            <w:pPr>
              <w:spacing w:after="0" w:line="240" w:lineRule="auto"/>
              <w:ind w:firstLineChars="0" w:firstLine="0"/>
              <w:jc w:val="left"/>
              <w:rPr>
                <w:rFonts w:asciiTheme="majorEastAsia" w:eastAsiaTheme="majorEastAsia" w:hAnsiTheme="majorEastAsia" w:hint="eastAsia"/>
              </w:rPr>
            </w:pPr>
            <w:r w:rsidRPr="000821B1">
              <w:rPr>
                <w:rFonts w:asciiTheme="majorEastAsia" w:eastAsiaTheme="majorEastAsia" w:hAnsiTheme="majorEastAsia" w:hint="eastAsia"/>
                <w:rPrChange w:id="736" w:author="天赐 余" w:date="2025-12-01T08:24:00Z" w16du:dateUtc="2025-12-01T00:24:00Z">
                  <w:rPr>
                    <w:rFonts w:asciiTheme="majorEastAsia" w:eastAsiaTheme="majorEastAsia" w:hAnsiTheme="majorEastAsia" w:hint="eastAsia"/>
                    <w:highlight w:val="yellow"/>
                  </w:rPr>
                </w:rPrChange>
              </w:rPr>
              <w:t>支持FDB包含至少</w:t>
            </w:r>
            <w:ins w:id="737" w:author="天赐 余" w:date="2025-12-02T10:40:00Z" w16du:dateUtc="2025-12-02T02:40:00Z">
              <w:r w:rsidR="001B37CC">
                <w:rPr>
                  <w:rFonts w:asciiTheme="majorEastAsia" w:eastAsiaTheme="majorEastAsia" w:hAnsiTheme="majorEastAsia" w:hint="eastAsia"/>
                </w:rPr>
                <w:t>512</w:t>
              </w:r>
            </w:ins>
            <w:del w:id="738" w:author="天赐 余" w:date="2025-11-29T17:20:00Z" w16du:dateUtc="2025-11-29T09:20:00Z">
              <w:r w:rsidRPr="000821B1" w:rsidDel="00781F09">
                <w:rPr>
                  <w:rFonts w:asciiTheme="majorEastAsia" w:eastAsiaTheme="majorEastAsia" w:hAnsiTheme="majorEastAsia" w:hint="eastAsia"/>
                  <w:rPrChange w:id="739" w:author="天赐 余" w:date="2025-12-01T08:24:00Z" w16du:dateUtc="2025-12-01T00:24:00Z">
                    <w:rPr>
                      <w:rFonts w:asciiTheme="majorEastAsia" w:eastAsiaTheme="majorEastAsia" w:hAnsiTheme="majorEastAsia" w:hint="eastAsia"/>
                      <w:highlight w:val="yellow"/>
                    </w:rPr>
                  </w:rPrChange>
                </w:rPr>
                <w:delText>64</w:delText>
              </w:r>
            </w:del>
            <w:r w:rsidRPr="000821B1">
              <w:rPr>
                <w:rFonts w:asciiTheme="majorEastAsia" w:eastAsiaTheme="majorEastAsia" w:hAnsiTheme="majorEastAsia" w:hint="eastAsia"/>
                <w:rPrChange w:id="740" w:author="天赐 余" w:date="2025-12-01T08:24:00Z" w16du:dateUtc="2025-12-01T00:24:00Z">
                  <w:rPr>
                    <w:rFonts w:asciiTheme="majorEastAsia" w:eastAsiaTheme="majorEastAsia" w:hAnsiTheme="majorEastAsia" w:hint="eastAsia"/>
                    <w:highlight w:val="yellow"/>
                  </w:rPr>
                </w:rPrChange>
              </w:rPr>
              <w:t>个VID的VLAN注册入口</w:t>
            </w:r>
          </w:p>
        </w:tc>
        <w:tc>
          <w:tcPr>
            <w:tcW w:w="2409" w:type="dxa"/>
            <w:vAlign w:val="center"/>
          </w:tcPr>
          <w:p w14:paraId="17CEFF0A" w14:textId="77777777" w:rsidR="00717322" w:rsidRDefault="0000000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802.1Q-2022</w:t>
            </w:r>
            <w:r>
              <w:rPr>
                <w:rFonts w:asciiTheme="majorEastAsia" w:eastAsiaTheme="majorEastAsia" w:hAnsiTheme="majorEastAsia" w:hint="eastAsia"/>
              </w:rPr>
              <w:t xml:space="preserve"> 8.8</w:t>
            </w:r>
          </w:p>
        </w:tc>
        <w:tc>
          <w:tcPr>
            <w:tcW w:w="1560" w:type="dxa"/>
            <w:vAlign w:val="center"/>
          </w:tcPr>
          <w:p w14:paraId="7B1AEBFC"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52DC1C14"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612E1D14" w14:textId="562C9AE4" w:rsidR="00717322" w:rsidRDefault="00BA61A6">
            <w:pPr>
              <w:spacing w:after="0" w:line="240" w:lineRule="auto"/>
              <w:ind w:firstLineChars="0" w:firstLine="0"/>
              <w:jc w:val="center"/>
              <w:rPr>
                <w:rFonts w:asciiTheme="majorEastAsia" w:eastAsiaTheme="majorEastAsia" w:hAnsiTheme="majorEastAsia" w:hint="eastAsia"/>
              </w:rPr>
            </w:pPr>
            <w:ins w:id="741" w:author="天赐 余" w:date="2025-12-04T09:41:00Z" w16du:dateUtc="2025-12-04T01:41:00Z">
              <w:r>
                <w:rPr>
                  <w:rFonts w:asciiTheme="majorEastAsia" w:eastAsiaTheme="majorEastAsia" w:hAnsiTheme="majorEastAsia" w:hint="eastAsia"/>
                </w:rPr>
                <w:t>/</w:t>
              </w:r>
            </w:ins>
          </w:p>
        </w:tc>
      </w:tr>
      <w:tr w:rsidR="00717322" w14:paraId="3A67D4D5" w14:textId="77777777">
        <w:tc>
          <w:tcPr>
            <w:tcW w:w="3713" w:type="dxa"/>
            <w:vAlign w:val="center"/>
          </w:tcPr>
          <w:p w14:paraId="4AE4DB16"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支持所有接口所有流量类别的严格优先级传输选择</w:t>
            </w:r>
          </w:p>
        </w:tc>
        <w:tc>
          <w:tcPr>
            <w:tcW w:w="2409" w:type="dxa"/>
            <w:vAlign w:val="center"/>
          </w:tcPr>
          <w:p w14:paraId="48B5AE03" w14:textId="77777777" w:rsidR="00717322" w:rsidRDefault="0000000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802.1Q-2022</w:t>
            </w:r>
            <w:r>
              <w:rPr>
                <w:rFonts w:asciiTheme="majorEastAsia" w:eastAsiaTheme="majorEastAsia" w:hAnsiTheme="majorEastAsia" w:hint="eastAsia"/>
              </w:rPr>
              <w:t xml:space="preserve"> 8.6.8.1</w:t>
            </w:r>
          </w:p>
        </w:tc>
        <w:tc>
          <w:tcPr>
            <w:tcW w:w="1560" w:type="dxa"/>
            <w:vAlign w:val="center"/>
          </w:tcPr>
          <w:p w14:paraId="7CE18CD1"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73E4250F"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126EA976" w14:textId="681B7657" w:rsidR="00717322" w:rsidRDefault="0007099F">
            <w:pPr>
              <w:spacing w:after="0" w:line="240" w:lineRule="auto"/>
              <w:ind w:firstLineChars="0" w:firstLine="0"/>
              <w:jc w:val="center"/>
              <w:rPr>
                <w:rFonts w:asciiTheme="majorEastAsia" w:eastAsiaTheme="majorEastAsia" w:hAnsiTheme="majorEastAsia" w:hint="eastAsia"/>
              </w:rPr>
            </w:pPr>
            <w:ins w:id="742" w:author="天赐 余" w:date="2025-12-04T10:04:00Z" w16du:dateUtc="2025-12-04T02:04:00Z">
              <w:r>
                <w:rPr>
                  <w:rFonts w:asciiTheme="majorEastAsia" w:eastAsiaTheme="majorEastAsia" w:hAnsiTheme="majorEastAsia" w:hint="eastAsia"/>
                </w:rPr>
                <w:t>/</w:t>
              </w:r>
            </w:ins>
            <w:del w:id="743" w:author="天赐 余" w:date="2025-12-04T10:04:00Z" w16du:dateUtc="2025-12-04T02:04:00Z">
              <w:r w:rsidDel="0007099F">
                <w:rPr>
                  <w:rFonts w:asciiTheme="majorEastAsia" w:eastAsiaTheme="majorEastAsia" w:hAnsiTheme="majorEastAsia" w:hint="eastAsia"/>
                </w:rPr>
                <w:delText>A.1</w:delText>
              </w:r>
            </w:del>
          </w:p>
        </w:tc>
      </w:tr>
      <w:tr w:rsidR="00717322" w14:paraId="6D3C1BA4" w14:textId="77777777">
        <w:tc>
          <w:tcPr>
            <w:tcW w:w="3713" w:type="dxa"/>
            <w:vAlign w:val="center"/>
          </w:tcPr>
          <w:p w14:paraId="3C5CB55D" w14:textId="5267B8C9" w:rsidR="00717322" w:rsidRDefault="00000000">
            <w:pPr>
              <w:spacing w:after="0" w:line="240" w:lineRule="auto"/>
              <w:ind w:firstLineChars="0" w:firstLine="0"/>
              <w:jc w:val="left"/>
              <w:rPr>
                <w:rFonts w:asciiTheme="majorEastAsia" w:eastAsiaTheme="majorEastAsia" w:hAnsiTheme="majorEastAsia" w:hint="eastAsia"/>
              </w:rPr>
            </w:pPr>
            <w:r w:rsidRPr="000821B1">
              <w:rPr>
                <w:rFonts w:asciiTheme="majorEastAsia" w:eastAsiaTheme="majorEastAsia" w:hAnsiTheme="majorEastAsia" w:hint="eastAsia"/>
                <w:rPrChange w:id="744" w:author="天赐 余" w:date="2025-12-01T08:24:00Z" w16du:dateUtc="2025-12-01T00:24:00Z">
                  <w:rPr>
                    <w:rFonts w:asciiTheme="majorEastAsia" w:eastAsiaTheme="majorEastAsia" w:hAnsiTheme="majorEastAsia" w:hint="eastAsia"/>
                    <w:highlight w:val="yellow"/>
                  </w:rPr>
                </w:rPrChange>
              </w:rPr>
              <w:t>支持逐类CBS整形，流量类别数</w:t>
            </w:r>
            <w:ins w:id="745" w:author="天赐 余" w:date="2025-12-02T19:41:00Z" w16du:dateUtc="2025-12-02T11:41:00Z">
              <w:r w:rsidR="002E67CD">
                <w:rPr>
                  <w:rFonts w:asciiTheme="majorEastAsia" w:eastAsiaTheme="majorEastAsia" w:hAnsiTheme="majorEastAsia" w:hint="eastAsia"/>
                </w:rPr>
                <w:t>（每端口）</w:t>
              </w:r>
            </w:ins>
          </w:p>
        </w:tc>
        <w:tc>
          <w:tcPr>
            <w:tcW w:w="2409" w:type="dxa"/>
            <w:vAlign w:val="center"/>
          </w:tcPr>
          <w:p w14:paraId="4BA67D49" w14:textId="77777777" w:rsidR="00717322" w:rsidRDefault="0000000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hint="eastAsia"/>
              </w:rPr>
              <w:t xml:space="preserve">IEEE Std </w:t>
            </w:r>
            <w:r>
              <w:rPr>
                <w:rFonts w:asciiTheme="majorEastAsia" w:eastAsiaTheme="majorEastAsia" w:hAnsiTheme="majorEastAsia"/>
              </w:rPr>
              <w:t>802.1Q</w:t>
            </w:r>
            <w:r>
              <w:rPr>
                <w:rFonts w:asciiTheme="majorEastAsia" w:eastAsiaTheme="majorEastAsia" w:hAnsiTheme="majorEastAsia" w:hint="eastAsia"/>
              </w:rPr>
              <w:t>-</w:t>
            </w:r>
            <w:r>
              <w:rPr>
                <w:rFonts w:asciiTheme="majorEastAsia" w:eastAsiaTheme="majorEastAsia" w:hAnsiTheme="majorEastAsia"/>
              </w:rPr>
              <w:t>2022 8.6.8.2</w:t>
            </w:r>
          </w:p>
        </w:tc>
        <w:tc>
          <w:tcPr>
            <w:tcW w:w="1560" w:type="dxa"/>
            <w:vAlign w:val="center"/>
          </w:tcPr>
          <w:p w14:paraId="4D2144D1"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2</w:t>
            </w:r>
          </w:p>
        </w:tc>
        <w:tc>
          <w:tcPr>
            <w:tcW w:w="1527" w:type="dxa"/>
            <w:vAlign w:val="center"/>
          </w:tcPr>
          <w:p w14:paraId="1059E3F7"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2</w:t>
            </w:r>
          </w:p>
        </w:tc>
        <w:tc>
          <w:tcPr>
            <w:tcW w:w="1527" w:type="dxa"/>
            <w:vAlign w:val="center"/>
          </w:tcPr>
          <w:p w14:paraId="638B2CA2"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8.4.2.2</w:t>
            </w:r>
          </w:p>
        </w:tc>
      </w:tr>
      <w:tr w:rsidR="00717322" w14:paraId="66D4235E" w14:textId="77777777">
        <w:tc>
          <w:tcPr>
            <w:tcW w:w="3713" w:type="dxa"/>
            <w:vAlign w:val="center"/>
          </w:tcPr>
          <w:p w14:paraId="35FD45C9"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支持时间同步树外部配置</w:t>
            </w:r>
          </w:p>
        </w:tc>
        <w:tc>
          <w:tcPr>
            <w:tcW w:w="2409" w:type="dxa"/>
            <w:vAlign w:val="center"/>
          </w:tcPr>
          <w:p w14:paraId="524B7A9D" w14:textId="77777777" w:rsidR="00132B6B" w:rsidRDefault="00132B6B" w:rsidP="00132B6B">
            <w:pPr>
              <w:spacing w:after="0" w:line="240" w:lineRule="auto"/>
              <w:ind w:firstLineChars="0" w:firstLine="0"/>
              <w:rPr>
                <w:ins w:id="746" w:author="天赐 余" w:date="2025-12-04T09:42:00Z" w16du:dateUtc="2025-12-04T01:42:00Z"/>
                <w:rFonts w:asciiTheme="majorEastAsia" w:eastAsiaTheme="majorEastAsia" w:hAnsiTheme="majorEastAsia" w:hint="eastAsia"/>
              </w:rPr>
            </w:pPr>
            <w:ins w:id="747" w:author="天赐 余" w:date="2025-12-04T09:42:00Z" w16du:dateUtc="2025-12-04T01:42:00Z">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w:t>
              </w:r>
            </w:ins>
          </w:p>
          <w:p w14:paraId="506AF660" w14:textId="34ABB44D" w:rsidR="00717322" w:rsidRDefault="00132B6B" w:rsidP="00132B6B">
            <w:pPr>
              <w:spacing w:after="0" w:line="240" w:lineRule="auto"/>
              <w:ind w:firstLineChars="0" w:firstLine="0"/>
              <w:jc w:val="center"/>
              <w:rPr>
                <w:rFonts w:asciiTheme="majorEastAsia" w:eastAsiaTheme="majorEastAsia" w:hAnsiTheme="majorEastAsia" w:hint="eastAsia"/>
              </w:rPr>
            </w:pPr>
            <w:ins w:id="748" w:author="天赐 余" w:date="2025-12-04T09:42:00Z" w16du:dateUtc="2025-12-04T01:42:00Z">
              <w:r>
                <w:rPr>
                  <w:rFonts w:asciiTheme="majorEastAsia" w:eastAsiaTheme="majorEastAsia" w:hAnsiTheme="majorEastAsia"/>
                </w:rPr>
                <w:t>ASdm-2024</w:t>
              </w:r>
              <w:r>
                <w:rPr>
                  <w:rFonts w:asciiTheme="majorEastAsia" w:eastAsiaTheme="majorEastAsia" w:hAnsiTheme="majorEastAsia" w:hint="eastAsia"/>
                </w:rPr>
                <w:t xml:space="preserve"> 10.3.1</w:t>
              </w:r>
            </w:ins>
            <w:del w:id="749" w:author="天赐 余" w:date="2025-12-04T09:42:00Z" w16du:dateUtc="2025-12-04T01:42:00Z">
              <w:r w:rsidDel="00132B6B">
                <w:rPr>
                  <w:rFonts w:asciiTheme="majorEastAsia" w:eastAsiaTheme="majorEastAsia" w:hAnsiTheme="majorEastAsia" w:hint="eastAsia"/>
                </w:rPr>
                <w:delText>IEEE P802.1DP</w:delText>
              </w:r>
            </w:del>
          </w:p>
        </w:tc>
        <w:tc>
          <w:tcPr>
            <w:tcW w:w="1560" w:type="dxa"/>
            <w:vAlign w:val="center"/>
          </w:tcPr>
          <w:p w14:paraId="327AB038"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27C72B0A"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1ECAD82E" w14:textId="5A27B385"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w:t>
            </w:r>
            <w:ins w:id="750" w:author="天赐 余" w:date="2025-12-04T10:04:00Z" w16du:dateUtc="2025-12-04T02:04:00Z">
              <w:r w:rsidR="0007099F">
                <w:rPr>
                  <w:rFonts w:asciiTheme="majorEastAsia" w:eastAsiaTheme="majorEastAsia" w:hAnsiTheme="majorEastAsia" w:hint="eastAsia"/>
                </w:rPr>
                <w:t>3</w:t>
              </w:r>
            </w:ins>
            <w:del w:id="751" w:author="天赐 余" w:date="2025-12-04T10:04:00Z" w16du:dateUtc="2025-12-04T02:04:00Z">
              <w:r w:rsidDel="0007099F">
                <w:rPr>
                  <w:rFonts w:asciiTheme="majorEastAsia" w:eastAsiaTheme="majorEastAsia" w:hAnsiTheme="majorEastAsia" w:hint="eastAsia"/>
                </w:rPr>
                <w:delText>6</w:delText>
              </w:r>
            </w:del>
          </w:p>
        </w:tc>
      </w:tr>
      <w:tr w:rsidR="00717322" w14:paraId="1BEE653B" w14:textId="77777777">
        <w:tc>
          <w:tcPr>
            <w:tcW w:w="3713" w:type="dxa"/>
            <w:vAlign w:val="center"/>
          </w:tcPr>
          <w:p w14:paraId="735DB200" w14:textId="472B439B"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支持主动</w:t>
            </w:r>
            <w:ins w:id="752" w:author="天赐 余" w:date="2025-12-04T10:05:00Z" w16du:dateUtc="2025-12-04T02:05:00Z">
              <w:r w:rsidR="0007099F">
                <w:rPr>
                  <w:rFonts w:asciiTheme="majorEastAsia" w:eastAsiaTheme="majorEastAsia" w:hAnsiTheme="majorEastAsia" w:hint="eastAsia"/>
                </w:rPr>
                <w:t>流标识</w:t>
              </w:r>
            </w:ins>
            <w:del w:id="753" w:author="天赐 余" w:date="2025-12-04T10:05:00Z" w16du:dateUtc="2025-12-04T02:05:00Z">
              <w:r w:rsidDel="0007099F">
                <w:rPr>
                  <w:rFonts w:asciiTheme="majorEastAsia" w:eastAsiaTheme="majorEastAsia" w:hAnsiTheme="majorEastAsia" w:hint="eastAsia"/>
                </w:rPr>
                <w:delText>流识别</w:delText>
              </w:r>
            </w:del>
          </w:p>
        </w:tc>
        <w:tc>
          <w:tcPr>
            <w:tcW w:w="2409" w:type="dxa"/>
            <w:vAlign w:val="center"/>
          </w:tcPr>
          <w:p w14:paraId="6C829692" w14:textId="77777777" w:rsidR="00717322" w:rsidRDefault="00000000">
            <w:pPr>
              <w:spacing w:after="0" w:line="240" w:lineRule="auto"/>
              <w:ind w:firstLineChars="0" w:firstLine="0"/>
              <w:rPr>
                <w:ins w:id="754" w:author="liubing" w:date="2025-11-28T15:30:00Z"/>
                <w:rFonts w:asciiTheme="majorEastAsia" w:eastAsiaTheme="majorEastAsia" w:hAnsiTheme="majorEastAsia" w:hint="eastAsia"/>
              </w:rPr>
            </w:pPr>
            <w:ins w:id="755" w:author="liubing" w:date="2025-11-28T15:30:00Z">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802.1CB</w:t>
              </w:r>
            </w:ins>
          </w:p>
          <w:p w14:paraId="68D74085" w14:textId="77777777" w:rsidR="00717322" w:rsidRDefault="00000000">
            <w:pPr>
              <w:spacing w:after="0" w:line="240" w:lineRule="auto"/>
              <w:ind w:firstLineChars="0" w:firstLine="0"/>
              <w:rPr>
                <w:rFonts w:asciiTheme="majorEastAsia" w:eastAsiaTheme="majorEastAsia" w:hAnsiTheme="majorEastAsia" w:hint="eastAsia"/>
              </w:rPr>
            </w:pPr>
            <w:ins w:id="756" w:author="liubing" w:date="2025-11-28T15:30:00Z">
              <w:r>
                <w:rPr>
                  <w:rFonts w:asciiTheme="majorEastAsia" w:eastAsiaTheme="majorEastAsia" w:hAnsiTheme="majorEastAsia"/>
                </w:rPr>
                <w:t>-2017</w:t>
              </w:r>
              <w:r>
                <w:rPr>
                  <w:rFonts w:asciiTheme="majorEastAsia" w:eastAsiaTheme="majorEastAsia" w:hAnsiTheme="majorEastAsia" w:hint="eastAsia"/>
                </w:rPr>
                <w:t xml:space="preserve"> 6.6</w:t>
              </w:r>
            </w:ins>
          </w:p>
        </w:tc>
        <w:tc>
          <w:tcPr>
            <w:tcW w:w="1560" w:type="dxa"/>
            <w:vAlign w:val="center"/>
          </w:tcPr>
          <w:p w14:paraId="24D3144C"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50BE6340"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32F27E92"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8.2</w:t>
            </w:r>
            <w:del w:id="757" w:author="天赐 余" w:date="2025-12-04T10:05:00Z" w16du:dateUtc="2025-12-04T02:05:00Z">
              <w:r w:rsidDel="007244AF">
                <w:rPr>
                  <w:rFonts w:asciiTheme="majorEastAsia" w:eastAsiaTheme="majorEastAsia" w:hAnsiTheme="majorEastAsia" w:hint="eastAsia"/>
                </w:rPr>
                <w:delText>.2</w:delText>
              </w:r>
            </w:del>
          </w:p>
        </w:tc>
      </w:tr>
      <w:tr w:rsidR="00717322" w14:paraId="7516DF43" w14:textId="77777777">
        <w:tc>
          <w:tcPr>
            <w:tcW w:w="3713" w:type="dxa"/>
            <w:vAlign w:val="center"/>
          </w:tcPr>
          <w:p w14:paraId="23AE5922" w14:textId="374F2EEC"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w:t>
            </w:r>
            <w:del w:id="758" w:author="天赐 余" w:date="2025-12-01T16:53:00Z" w16du:dateUtc="2025-12-01T08:53:00Z">
              <w:r w:rsidDel="008E2F4B">
                <w:rPr>
                  <w:rFonts w:asciiTheme="majorEastAsia" w:eastAsiaTheme="majorEastAsia" w:hAnsiTheme="majorEastAsia" w:hint="eastAsia"/>
                </w:rPr>
                <w:delText>每流</w:delText>
              </w:r>
            </w:del>
            <w:ins w:id="759" w:author="天赐 余" w:date="2025-12-03T10:38:00Z" w16du:dateUtc="2025-12-03T02:38:00Z">
              <w:r w:rsidR="00666F10">
                <w:rPr>
                  <w:rFonts w:asciiTheme="majorEastAsia" w:eastAsiaTheme="majorEastAsia" w:hAnsiTheme="majorEastAsia" w:hint="eastAsia"/>
                </w:rPr>
                <w:t>PSFP</w:t>
              </w:r>
            </w:ins>
            <w:del w:id="760" w:author="天赐 余" w:date="2025-12-03T10:38:00Z" w16du:dateUtc="2025-12-03T02:38:00Z">
              <w:r w:rsidDel="00666F10">
                <w:rPr>
                  <w:rFonts w:asciiTheme="majorEastAsia" w:eastAsiaTheme="majorEastAsia" w:hAnsiTheme="majorEastAsia" w:hint="eastAsia"/>
                </w:rPr>
                <w:delText>监管和过滤</w:delText>
              </w:r>
            </w:del>
          </w:p>
        </w:tc>
        <w:tc>
          <w:tcPr>
            <w:tcW w:w="2409" w:type="dxa"/>
            <w:vAlign w:val="center"/>
          </w:tcPr>
          <w:p w14:paraId="729E38E0" w14:textId="77777777" w:rsidR="00717322" w:rsidRDefault="0000000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hint="eastAsia"/>
              </w:rPr>
              <w:t xml:space="preserve">IEEE Std </w:t>
            </w:r>
            <w:r>
              <w:rPr>
                <w:rFonts w:asciiTheme="majorEastAsia" w:eastAsiaTheme="majorEastAsia" w:hAnsiTheme="majorEastAsia"/>
              </w:rPr>
              <w:t>802.1Q</w:t>
            </w:r>
            <w:r>
              <w:rPr>
                <w:rFonts w:asciiTheme="majorEastAsia" w:eastAsiaTheme="majorEastAsia" w:hAnsiTheme="majorEastAsia" w:hint="eastAsia"/>
              </w:rPr>
              <w:t>-</w:t>
            </w:r>
            <w:r>
              <w:rPr>
                <w:rFonts w:asciiTheme="majorEastAsia" w:eastAsiaTheme="majorEastAsia" w:hAnsiTheme="majorEastAsia"/>
              </w:rPr>
              <w:t>2022</w:t>
            </w:r>
            <w:r>
              <w:rPr>
                <w:rFonts w:asciiTheme="majorEastAsia" w:eastAsiaTheme="majorEastAsia" w:hAnsiTheme="majorEastAsia" w:hint="eastAsia"/>
              </w:rPr>
              <w:t xml:space="preserve"> 8.6.5.2及8.6.6</w:t>
            </w:r>
          </w:p>
        </w:tc>
        <w:tc>
          <w:tcPr>
            <w:tcW w:w="1560" w:type="dxa"/>
            <w:vAlign w:val="center"/>
          </w:tcPr>
          <w:p w14:paraId="3AF8ED2D" w14:textId="5B6CED7D" w:rsidR="00717322" w:rsidRDefault="00000000">
            <w:pPr>
              <w:spacing w:after="0" w:line="240" w:lineRule="auto"/>
              <w:ind w:firstLineChars="0" w:firstLine="0"/>
              <w:jc w:val="center"/>
              <w:rPr>
                <w:rFonts w:asciiTheme="majorEastAsia" w:eastAsiaTheme="majorEastAsia" w:hAnsiTheme="majorEastAsia" w:hint="eastAsia"/>
              </w:rPr>
            </w:pPr>
            <w:del w:id="761" w:author="天赐 余" w:date="2025-11-29T17:50:00Z" w16du:dateUtc="2025-11-29T09:50:00Z">
              <w:r w:rsidDel="00D63FD1">
                <w:rPr>
                  <w:rFonts w:asciiTheme="majorEastAsia" w:eastAsiaTheme="majorEastAsia" w:hAnsiTheme="majorEastAsia" w:hint="eastAsia"/>
                </w:rPr>
                <w:delText>具体支持流量数见8.5</w:delText>
              </w:r>
            </w:del>
            <w:ins w:id="762" w:author="天赐 余" w:date="2025-11-29T17:50:00Z" w16du:dateUtc="2025-11-29T09:50:00Z">
              <w:r w:rsidR="00D63FD1">
                <w:rPr>
                  <w:rFonts w:asciiTheme="majorEastAsia" w:eastAsiaTheme="majorEastAsia" w:hAnsiTheme="majorEastAsia" w:hint="eastAsia"/>
                </w:rPr>
                <w:t>512</w:t>
              </w:r>
            </w:ins>
          </w:p>
        </w:tc>
        <w:tc>
          <w:tcPr>
            <w:tcW w:w="1527" w:type="dxa"/>
            <w:vAlign w:val="center"/>
          </w:tcPr>
          <w:p w14:paraId="7AAF9E4D" w14:textId="2D627B14" w:rsidR="00717322" w:rsidRDefault="00000000">
            <w:pPr>
              <w:spacing w:after="0" w:line="240" w:lineRule="auto"/>
              <w:ind w:firstLineChars="0" w:firstLine="0"/>
              <w:jc w:val="center"/>
              <w:rPr>
                <w:rFonts w:asciiTheme="majorEastAsia" w:eastAsiaTheme="majorEastAsia" w:hAnsiTheme="majorEastAsia" w:hint="eastAsia"/>
              </w:rPr>
            </w:pPr>
            <w:del w:id="763" w:author="天赐 余" w:date="2025-11-29T17:51:00Z" w16du:dateUtc="2025-11-29T09:51:00Z">
              <w:r w:rsidDel="00D63FD1">
                <w:rPr>
                  <w:rFonts w:asciiTheme="majorEastAsia" w:eastAsiaTheme="majorEastAsia" w:hAnsiTheme="majorEastAsia" w:hint="eastAsia"/>
                </w:rPr>
                <w:delText>具体支持流量数见8.5</w:delText>
              </w:r>
            </w:del>
            <w:ins w:id="764" w:author="天赐 余" w:date="2025-11-29T17:51:00Z" w16du:dateUtc="2025-11-29T09:51:00Z">
              <w:r w:rsidR="00D63FD1">
                <w:rPr>
                  <w:rFonts w:asciiTheme="majorEastAsia" w:eastAsiaTheme="majorEastAsia" w:hAnsiTheme="majorEastAsia" w:hint="eastAsia"/>
                </w:rPr>
                <w:t>512</w:t>
              </w:r>
            </w:ins>
          </w:p>
        </w:tc>
        <w:tc>
          <w:tcPr>
            <w:tcW w:w="1527" w:type="dxa"/>
            <w:vAlign w:val="center"/>
          </w:tcPr>
          <w:p w14:paraId="3E58F0B3"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8.5</w:t>
            </w:r>
          </w:p>
        </w:tc>
      </w:tr>
      <w:tr w:rsidR="00717322" w14:paraId="45B2AD9B" w14:textId="77777777">
        <w:tc>
          <w:tcPr>
            <w:tcW w:w="3713" w:type="dxa"/>
            <w:vAlign w:val="center"/>
          </w:tcPr>
          <w:p w14:paraId="097FFE2F" w14:textId="7AD8F936"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w:t>
            </w:r>
            <w:del w:id="765" w:author="天赐 余" w:date="2025-12-01T16:53:00Z" w16du:dateUtc="2025-12-01T08:53:00Z">
              <w:r w:rsidDel="008E2F4B">
                <w:rPr>
                  <w:rFonts w:asciiTheme="majorEastAsia" w:eastAsiaTheme="majorEastAsia" w:hAnsiTheme="majorEastAsia" w:hint="eastAsia"/>
                </w:rPr>
                <w:delText>每流</w:delText>
              </w:r>
            </w:del>
            <w:ins w:id="766" w:author="天赐 余" w:date="2025-12-03T10:38:00Z" w16du:dateUtc="2025-12-03T02:38:00Z">
              <w:r w:rsidR="00666F10">
                <w:rPr>
                  <w:rFonts w:asciiTheme="majorEastAsia" w:eastAsiaTheme="majorEastAsia" w:hAnsiTheme="majorEastAsia" w:hint="eastAsia"/>
                </w:rPr>
                <w:t>PSFP</w:t>
              </w:r>
            </w:ins>
            <w:del w:id="767" w:author="天赐 余" w:date="2025-12-03T10:38:00Z" w16du:dateUtc="2025-12-03T02:38:00Z">
              <w:r w:rsidDel="00666F10">
                <w:rPr>
                  <w:rFonts w:asciiTheme="majorEastAsia" w:eastAsiaTheme="majorEastAsia" w:hAnsiTheme="majorEastAsia" w:hint="eastAsia"/>
                </w:rPr>
                <w:delText>监管和过滤</w:delText>
              </w:r>
            </w:del>
            <w:r>
              <w:rPr>
                <w:rFonts w:asciiTheme="majorEastAsia" w:eastAsiaTheme="majorEastAsia" w:hAnsiTheme="majorEastAsia" w:hint="eastAsia"/>
              </w:rPr>
              <w:t>监控</w:t>
            </w:r>
          </w:p>
        </w:tc>
        <w:tc>
          <w:tcPr>
            <w:tcW w:w="2409" w:type="dxa"/>
            <w:vAlign w:val="center"/>
          </w:tcPr>
          <w:p w14:paraId="0E4719D5"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IEEE P802.1DP</w:t>
            </w:r>
          </w:p>
        </w:tc>
        <w:tc>
          <w:tcPr>
            <w:tcW w:w="1560" w:type="dxa"/>
            <w:vAlign w:val="center"/>
          </w:tcPr>
          <w:p w14:paraId="58B6C22A"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7643B187"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1DFE73F1"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9.5.3</w:t>
            </w:r>
          </w:p>
        </w:tc>
      </w:tr>
      <w:tr w:rsidR="00717322" w14:paraId="20110D9E" w14:textId="77777777">
        <w:tc>
          <w:tcPr>
            <w:tcW w:w="3713" w:type="dxa"/>
            <w:vAlign w:val="center"/>
          </w:tcPr>
          <w:p w14:paraId="72BAF0F7"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支持交换管理配置</w:t>
            </w:r>
          </w:p>
        </w:tc>
        <w:tc>
          <w:tcPr>
            <w:tcW w:w="2409" w:type="dxa"/>
            <w:vAlign w:val="center"/>
          </w:tcPr>
          <w:p w14:paraId="08BB35E2" w14:textId="57435A8E" w:rsidR="00717322" w:rsidRDefault="00623B9D">
            <w:pPr>
              <w:spacing w:after="0" w:line="240" w:lineRule="auto"/>
              <w:ind w:firstLineChars="0" w:firstLine="0"/>
              <w:jc w:val="center"/>
              <w:rPr>
                <w:rFonts w:asciiTheme="majorEastAsia" w:eastAsiaTheme="majorEastAsia" w:hAnsiTheme="majorEastAsia" w:hint="eastAsia"/>
              </w:rPr>
            </w:pPr>
            <w:ins w:id="768" w:author="天赐 余" w:date="2025-12-04T09:45:00Z" w16du:dateUtc="2025-12-04T01:45:00Z">
              <w:r>
                <w:rPr>
                  <w:rFonts w:asciiTheme="majorEastAsia" w:eastAsiaTheme="majorEastAsia" w:hAnsiTheme="majorEastAsia" w:hint="eastAsia"/>
                </w:rPr>
                <w:t>/</w:t>
              </w:r>
            </w:ins>
            <w:del w:id="769" w:author="天赐 余" w:date="2025-12-04T09:45:00Z" w16du:dateUtc="2025-12-04T01:45:00Z">
              <w:r w:rsidDel="00623B9D">
                <w:rPr>
                  <w:rFonts w:asciiTheme="majorEastAsia" w:eastAsiaTheme="majorEastAsia" w:hAnsiTheme="majorEastAsia" w:hint="eastAsia"/>
                </w:rPr>
                <w:delText>IEEE P802.1DP</w:delText>
              </w:r>
            </w:del>
          </w:p>
        </w:tc>
        <w:tc>
          <w:tcPr>
            <w:tcW w:w="1560" w:type="dxa"/>
            <w:vAlign w:val="center"/>
          </w:tcPr>
          <w:p w14:paraId="110EE636"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03A2678F"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086B866F"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9.4.2</w:t>
            </w:r>
          </w:p>
        </w:tc>
      </w:tr>
      <w:tr w:rsidR="00717322" w14:paraId="71B24B7F" w14:textId="77777777">
        <w:tc>
          <w:tcPr>
            <w:tcW w:w="3713" w:type="dxa"/>
            <w:vAlign w:val="center"/>
          </w:tcPr>
          <w:p w14:paraId="49443034" w14:textId="002C1916" w:rsidR="00717322" w:rsidRDefault="00000000">
            <w:pPr>
              <w:spacing w:after="0" w:line="240" w:lineRule="auto"/>
              <w:ind w:firstLineChars="0" w:firstLine="0"/>
              <w:jc w:val="left"/>
              <w:rPr>
                <w:rFonts w:asciiTheme="majorEastAsia" w:eastAsiaTheme="majorEastAsia" w:hAnsiTheme="majorEastAsia" w:hint="eastAsia"/>
              </w:rPr>
            </w:pPr>
            <w:r w:rsidRPr="007523D7">
              <w:rPr>
                <w:rFonts w:asciiTheme="majorEastAsia" w:eastAsiaTheme="majorEastAsia" w:hAnsiTheme="majorEastAsia" w:hint="eastAsia"/>
                <w:rPrChange w:id="770" w:author="天赐 余" w:date="2025-11-29T16:03:00Z" w16du:dateUtc="2025-11-29T08:03:00Z">
                  <w:rPr>
                    <w:rFonts w:asciiTheme="majorEastAsia" w:eastAsiaTheme="majorEastAsia" w:hAnsiTheme="majorEastAsia" w:hint="eastAsia"/>
                    <w:highlight w:val="yellow"/>
                  </w:rPr>
                </w:rPrChange>
              </w:rPr>
              <w:t>支持8个输出队列</w:t>
            </w:r>
            <w:ins w:id="771" w:author="天赐 余" w:date="2025-12-03T10:40:00Z" w16du:dateUtc="2025-12-03T02:40:00Z">
              <w:r w:rsidR="00666F10">
                <w:rPr>
                  <w:rFonts w:asciiTheme="majorEastAsia" w:eastAsiaTheme="majorEastAsia" w:hAnsiTheme="majorEastAsia" w:hint="eastAsia"/>
                </w:rPr>
                <w:t>（每端口）</w:t>
              </w:r>
            </w:ins>
          </w:p>
        </w:tc>
        <w:tc>
          <w:tcPr>
            <w:tcW w:w="2409" w:type="dxa"/>
            <w:vAlign w:val="center"/>
          </w:tcPr>
          <w:p w14:paraId="57FA1182" w14:textId="77777777" w:rsidR="00717322" w:rsidRDefault="0000000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hint="eastAsia"/>
              </w:rPr>
              <w:t xml:space="preserve">IEEE Std </w:t>
            </w:r>
            <w:r>
              <w:rPr>
                <w:rFonts w:asciiTheme="majorEastAsia" w:eastAsiaTheme="majorEastAsia" w:hAnsiTheme="majorEastAsia"/>
              </w:rPr>
              <w:t>802.1Q</w:t>
            </w:r>
            <w:r>
              <w:rPr>
                <w:rFonts w:asciiTheme="majorEastAsia" w:eastAsiaTheme="majorEastAsia" w:hAnsiTheme="majorEastAsia" w:hint="eastAsia"/>
              </w:rPr>
              <w:t>-</w:t>
            </w:r>
            <w:r>
              <w:rPr>
                <w:rFonts w:asciiTheme="majorEastAsia" w:eastAsiaTheme="majorEastAsia" w:hAnsiTheme="majorEastAsia"/>
              </w:rPr>
              <w:t>2022</w:t>
            </w:r>
            <w:r>
              <w:rPr>
                <w:rFonts w:asciiTheme="majorEastAsia" w:eastAsiaTheme="majorEastAsia" w:hAnsiTheme="majorEastAsia" w:hint="eastAsia"/>
              </w:rPr>
              <w:t xml:space="preserve"> 8.6.6</w:t>
            </w:r>
          </w:p>
        </w:tc>
        <w:tc>
          <w:tcPr>
            <w:tcW w:w="1560" w:type="dxa"/>
            <w:vAlign w:val="center"/>
          </w:tcPr>
          <w:p w14:paraId="2F7E812B"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232E1967"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3A914289"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8.4.3</w:t>
            </w:r>
          </w:p>
        </w:tc>
      </w:tr>
      <w:tr w:rsidR="00717322" w14:paraId="40EF1096" w14:textId="77777777">
        <w:tc>
          <w:tcPr>
            <w:tcW w:w="3713" w:type="dxa"/>
            <w:vAlign w:val="center"/>
          </w:tcPr>
          <w:p w14:paraId="60073D26"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lastRenderedPageBreak/>
              <w:t>支持所有队列</w:t>
            </w:r>
            <w:r>
              <w:rPr>
                <w:rFonts w:asciiTheme="majorEastAsia" w:eastAsiaTheme="majorEastAsia" w:hAnsiTheme="majorEastAsia"/>
              </w:rPr>
              <w:t>TAS</w:t>
            </w:r>
            <w:r>
              <w:rPr>
                <w:rFonts w:asciiTheme="majorEastAsia" w:eastAsiaTheme="majorEastAsia" w:hAnsiTheme="majorEastAsia" w:hint="eastAsia"/>
              </w:rPr>
              <w:t>整形</w:t>
            </w:r>
          </w:p>
        </w:tc>
        <w:tc>
          <w:tcPr>
            <w:tcW w:w="2409" w:type="dxa"/>
            <w:vAlign w:val="center"/>
          </w:tcPr>
          <w:p w14:paraId="10C1B7F2" w14:textId="048E43F4" w:rsidR="00717322" w:rsidRDefault="00623B9D">
            <w:pPr>
              <w:spacing w:after="0" w:line="240" w:lineRule="auto"/>
              <w:ind w:firstLineChars="0" w:firstLine="0"/>
              <w:rPr>
                <w:rFonts w:asciiTheme="majorEastAsia" w:eastAsiaTheme="majorEastAsia" w:hAnsiTheme="majorEastAsia" w:hint="eastAsia"/>
              </w:rPr>
            </w:pPr>
            <w:ins w:id="772" w:author="天赐 余" w:date="2025-12-04T09:49:00Z" w16du:dateUtc="2025-12-04T01:49:00Z">
              <w:r>
                <w:rPr>
                  <w:rFonts w:asciiTheme="majorEastAsia" w:eastAsiaTheme="majorEastAsia" w:hAnsiTheme="majorEastAsia"/>
                </w:rPr>
                <w:t>IEEE</w:t>
              </w:r>
              <w:r>
                <w:rPr>
                  <w:rFonts w:asciiTheme="majorEastAsia" w:eastAsiaTheme="majorEastAsia" w:hAnsiTheme="majorEastAsia" w:hint="eastAsia"/>
                </w:rPr>
                <w:t xml:space="preserve"> </w:t>
              </w:r>
              <w:r>
                <w:rPr>
                  <w:rFonts w:asciiTheme="majorEastAsia" w:eastAsiaTheme="majorEastAsia" w:hAnsiTheme="majorEastAsia"/>
                </w:rPr>
                <w:t>Std 802.1Q-2022</w:t>
              </w:r>
              <w:r>
                <w:rPr>
                  <w:rFonts w:asciiTheme="majorEastAsia" w:eastAsiaTheme="majorEastAsia" w:hAnsiTheme="majorEastAsia" w:hint="eastAsia"/>
                </w:rPr>
                <w:t xml:space="preserve"> 8.6.8.4</w:t>
              </w:r>
            </w:ins>
            <w:del w:id="773" w:author="天赐 余" w:date="2025-12-04T09:49:00Z" w16du:dateUtc="2025-12-04T01:49:00Z">
              <w:r w:rsidDel="00623B9D">
                <w:rPr>
                  <w:rFonts w:asciiTheme="majorEastAsia" w:eastAsiaTheme="majorEastAsia" w:hAnsiTheme="majorEastAsia"/>
                </w:rPr>
                <w:delText>IEEE</w:delText>
              </w:r>
              <w:r w:rsidDel="00623B9D">
                <w:rPr>
                  <w:rFonts w:asciiTheme="majorEastAsia" w:eastAsiaTheme="majorEastAsia" w:hAnsiTheme="majorEastAsia" w:hint="eastAsia"/>
                </w:rPr>
                <w:delText xml:space="preserve"> </w:delText>
              </w:r>
              <w:r w:rsidDel="00623B9D">
                <w:rPr>
                  <w:rFonts w:asciiTheme="majorEastAsia" w:eastAsiaTheme="majorEastAsia" w:hAnsiTheme="majorEastAsia"/>
                </w:rPr>
                <w:delText>Std 802.1Q-2022</w:delText>
              </w:r>
              <w:r w:rsidDel="00623B9D">
                <w:rPr>
                  <w:rFonts w:asciiTheme="majorEastAsia" w:eastAsiaTheme="majorEastAsia" w:hAnsiTheme="majorEastAsia" w:hint="eastAsia"/>
                </w:rPr>
                <w:delText xml:space="preserve"> 5.25</w:delText>
              </w:r>
            </w:del>
          </w:p>
        </w:tc>
        <w:tc>
          <w:tcPr>
            <w:tcW w:w="1560" w:type="dxa"/>
            <w:vAlign w:val="center"/>
          </w:tcPr>
          <w:p w14:paraId="72BA69EC"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747E669C"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303373D2"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8.4.1</w:t>
            </w:r>
          </w:p>
        </w:tc>
      </w:tr>
      <w:tr w:rsidR="00717322" w14:paraId="527EBADC" w14:textId="77777777">
        <w:tc>
          <w:tcPr>
            <w:tcW w:w="3713" w:type="dxa"/>
            <w:vAlign w:val="center"/>
          </w:tcPr>
          <w:p w14:paraId="2E5C2768"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w:t>
            </w:r>
            <w:r>
              <w:rPr>
                <w:rFonts w:asciiTheme="majorEastAsia" w:eastAsiaTheme="majorEastAsia" w:hAnsiTheme="majorEastAsia"/>
              </w:rPr>
              <w:t>TAS</w:t>
            </w:r>
            <w:r>
              <w:rPr>
                <w:rFonts w:asciiTheme="majorEastAsia" w:eastAsiaTheme="majorEastAsia" w:hAnsiTheme="majorEastAsia" w:hint="eastAsia"/>
              </w:rPr>
              <w:t>整形监控</w:t>
            </w:r>
          </w:p>
        </w:tc>
        <w:tc>
          <w:tcPr>
            <w:tcW w:w="2409" w:type="dxa"/>
            <w:vAlign w:val="center"/>
          </w:tcPr>
          <w:p w14:paraId="20607D40"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IEEE P802.1DP</w:t>
            </w:r>
          </w:p>
        </w:tc>
        <w:tc>
          <w:tcPr>
            <w:tcW w:w="1560" w:type="dxa"/>
            <w:vAlign w:val="center"/>
          </w:tcPr>
          <w:p w14:paraId="30B1CA21"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2FA43193"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490EA939"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9.5.2</w:t>
            </w:r>
          </w:p>
        </w:tc>
      </w:tr>
      <w:tr w:rsidR="00717322" w14:paraId="78889093" w14:textId="77777777">
        <w:tc>
          <w:tcPr>
            <w:tcW w:w="3713" w:type="dxa"/>
            <w:vAlign w:val="center"/>
          </w:tcPr>
          <w:p w14:paraId="62D36AE1" w14:textId="0A3E0A82"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支持全双工链路上介质无关的计时和</w:t>
            </w:r>
            <w:ins w:id="774" w:author="天赐 余" w:date="2025-11-29T17:21:00Z" w16du:dateUtc="2025-11-29T09:21:00Z">
              <w:r w:rsidR="0087276F">
                <w:rPr>
                  <w:rFonts w:asciiTheme="majorEastAsia" w:eastAsiaTheme="majorEastAsia" w:hAnsiTheme="majorEastAsia" w:hint="eastAsia"/>
                </w:rPr>
                <w:t>两步法</w:t>
              </w:r>
            </w:ins>
            <w:r>
              <w:rPr>
                <w:rFonts w:asciiTheme="majorEastAsia" w:eastAsiaTheme="majorEastAsia" w:hAnsiTheme="majorEastAsia" w:hint="eastAsia"/>
              </w:rPr>
              <w:t>时间同步</w:t>
            </w:r>
          </w:p>
        </w:tc>
        <w:tc>
          <w:tcPr>
            <w:tcW w:w="2409" w:type="dxa"/>
            <w:vAlign w:val="center"/>
          </w:tcPr>
          <w:p w14:paraId="63B81539" w14:textId="77777777" w:rsidR="00717322" w:rsidRDefault="0000000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rPr>
              <w:t>IEEE Std</w:t>
            </w:r>
            <w:r>
              <w:rPr>
                <w:rFonts w:asciiTheme="majorEastAsia" w:eastAsiaTheme="majorEastAsia" w:hAnsiTheme="majorEastAsia" w:hint="eastAsia"/>
              </w:rPr>
              <w:t xml:space="preserve"> </w:t>
            </w:r>
            <w:r>
              <w:rPr>
                <w:rFonts w:asciiTheme="majorEastAsia" w:eastAsiaTheme="majorEastAsia" w:hAnsiTheme="majorEastAsia"/>
              </w:rPr>
              <w:t>802.1</w:t>
            </w:r>
          </w:p>
          <w:p w14:paraId="28132398" w14:textId="77777777" w:rsidR="00717322" w:rsidRDefault="00000000">
            <w:pPr>
              <w:spacing w:after="0" w:line="240" w:lineRule="auto"/>
              <w:ind w:firstLineChars="0" w:firstLine="0"/>
              <w:rPr>
                <w:rFonts w:asciiTheme="majorEastAsia" w:eastAsiaTheme="majorEastAsia" w:hAnsiTheme="majorEastAsia" w:hint="eastAsia"/>
              </w:rPr>
            </w:pPr>
            <w:r>
              <w:rPr>
                <w:rFonts w:asciiTheme="majorEastAsia" w:eastAsiaTheme="majorEastAsia" w:hAnsiTheme="majorEastAsia"/>
              </w:rPr>
              <w:t>ASdm-2024</w:t>
            </w:r>
            <w:r>
              <w:rPr>
                <w:rFonts w:asciiTheme="majorEastAsia" w:eastAsiaTheme="majorEastAsia" w:hAnsiTheme="majorEastAsia" w:hint="eastAsia"/>
              </w:rPr>
              <w:t xml:space="preserve"> 5.5 a) b) e)</w:t>
            </w:r>
          </w:p>
        </w:tc>
        <w:tc>
          <w:tcPr>
            <w:tcW w:w="1560" w:type="dxa"/>
            <w:vAlign w:val="center"/>
          </w:tcPr>
          <w:p w14:paraId="014949AD"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739C21F3"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47CF58A5"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8.3</w:t>
            </w:r>
          </w:p>
        </w:tc>
      </w:tr>
      <w:tr w:rsidR="00717322" w14:paraId="3414E767" w14:textId="77777777">
        <w:tc>
          <w:tcPr>
            <w:tcW w:w="3713" w:type="dxa"/>
            <w:vAlign w:val="center"/>
          </w:tcPr>
          <w:p w14:paraId="2A1F410E"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支持时间同步的监控</w:t>
            </w:r>
          </w:p>
        </w:tc>
        <w:tc>
          <w:tcPr>
            <w:tcW w:w="2409" w:type="dxa"/>
            <w:vAlign w:val="center"/>
          </w:tcPr>
          <w:p w14:paraId="0C0F6E10"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IEEE P802.1DP</w:t>
            </w:r>
          </w:p>
        </w:tc>
        <w:tc>
          <w:tcPr>
            <w:tcW w:w="1560" w:type="dxa"/>
            <w:vAlign w:val="center"/>
          </w:tcPr>
          <w:p w14:paraId="46FE033A"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19CE9061"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24859795"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9.5.1</w:t>
            </w:r>
          </w:p>
        </w:tc>
      </w:tr>
      <w:tr w:rsidR="00717322" w:rsidDel="007B1675" w14:paraId="3DB22345" w14:textId="10F6DF09">
        <w:trPr>
          <w:del w:id="775" w:author="天赐 余" w:date="2025-12-02T19:39:00Z"/>
        </w:trPr>
        <w:tc>
          <w:tcPr>
            <w:tcW w:w="3713" w:type="dxa"/>
            <w:vAlign w:val="center"/>
          </w:tcPr>
          <w:p w14:paraId="20FE1DB5" w14:textId="5DD5200D" w:rsidR="00717322" w:rsidDel="007B1675" w:rsidRDefault="00000000">
            <w:pPr>
              <w:spacing w:after="0" w:line="240" w:lineRule="auto"/>
              <w:ind w:firstLineChars="0" w:firstLine="0"/>
              <w:jc w:val="left"/>
              <w:rPr>
                <w:del w:id="776" w:author="天赐 余" w:date="2025-12-02T19:39:00Z" w16du:dateUtc="2025-12-02T11:39:00Z"/>
                <w:rFonts w:asciiTheme="majorEastAsia" w:eastAsiaTheme="majorEastAsia" w:hAnsiTheme="majorEastAsia" w:hint="eastAsia"/>
              </w:rPr>
            </w:pPr>
            <w:del w:id="777" w:author="天赐 余" w:date="2025-12-02T19:39:00Z" w16du:dateUtc="2025-12-02T11:39:00Z">
              <w:r w:rsidDel="007B1675">
                <w:rPr>
                  <w:rFonts w:asciiTheme="majorEastAsia" w:eastAsiaTheme="majorEastAsia" w:hAnsiTheme="majorEastAsia" w:hint="eastAsia"/>
                </w:rPr>
                <w:delText>支持时间同步树外部配置</w:delText>
              </w:r>
            </w:del>
          </w:p>
        </w:tc>
        <w:tc>
          <w:tcPr>
            <w:tcW w:w="2409" w:type="dxa"/>
            <w:vAlign w:val="center"/>
          </w:tcPr>
          <w:p w14:paraId="4FC66093" w14:textId="0A1EFB31" w:rsidR="00717322" w:rsidDel="007B1675" w:rsidRDefault="00000000">
            <w:pPr>
              <w:spacing w:after="0" w:line="240" w:lineRule="auto"/>
              <w:ind w:firstLineChars="0" w:firstLine="0"/>
              <w:jc w:val="center"/>
              <w:rPr>
                <w:del w:id="778" w:author="天赐 余" w:date="2025-12-02T19:39:00Z" w16du:dateUtc="2025-12-02T11:39:00Z"/>
                <w:rFonts w:asciiTheme="majorEastAsia" w:eastAsiaTheme="majorEastAsia" w:hAnsiTheme="majorEastAsia" w:hint="eastAsia"/>
              </w:rPr>
            </w:pPr>
            <w:del w:id="779" w:author="天赐 余" w:date="2025-12-02T19:39:00Z" w16du:dateUtc="2025-12-02T11:39:00Z">
              <w:r w:rsidDel="007B1675">
                <w:rPr>
                  <w:rFonts w:asciiTheme="majorEastAsia" w:eastAsiaTheme="majorEastAsia" w:hAnsiTheme="majorEastAsia" w:hint="eastAsia"/>
                </w:rPr>
                <w:delText>IEEE P802.1DP</w:delText>
              </w:r>
            </w:del>
          </w:p>
        </w:tc>
        <w:tc>
          <w:tcPr>
            <w:tcW w:w="1560" w:type="dxa"/>
            <w:vAlign w:val="center"/>
          </w:tcPr>
          <w:p w14:paraId="0873CD9C" w14:textId="61973122" w:rsidR="00717322" w:rsidDel="007B1675" w:rsidRDefault="00717322">
            <w:pPr>
              <w:spacing w:after="0" w:line="240" w:lineRule="auto"/>
              <w:ind w:firstLineChars="0" w:firstLine="0"/>
              <w:jc w:val="center"/>
              <w:rPr>
                <w:del w:id="780" w:author="天赐 余" w:date="2025-12-02T19:39:00Z" w16du:dateUtc="2025-12-02T11:39:00Z"/>
                <w:rFonts w:asciiTheme="majorEastAsia" w:eastAsiaTheme="majorEastAsia" w:hAnsiTheme="majorEastAsia" w:hint="eastAsia"/>
              </w:rPr>
            </w:pPr>
          </w:p>
        </w:tc>
        <w:tc>
          <w:tcPr>
            <w:tcW w:w="1527" w:type="dxa"/>
            <w:vAlign w:val="center"/>
          </w:tcPr>
          <w:p w14:paraId="5DA383DB" w14:textId="0044D73F" w:rsidR="00717322" w:rsidDel="007B1675" w:rsidRDefault="00717322">
            <w:pPr>
              <w:spacing w:after="0" w:line="240" w:lineRule="auto"/>
              <w:ind w:firstLineChars="0" w:firstLine="0"/>
              <w:jc w:val="center"/>
              <w:rPr>
                <w:del w:id="781" w:author="天赐 余" w:date="2025-12-02T19:39:00Z" w16du:dateUtc="2025-12-02T11:39:00Z"/>
                <w:rFonts w:asciiTheme="majorEastAsia" w:eastAsiaTheme="majorEastAsia" w:hAnsiTheme="majorEastAsia" w:hint="eastAsia"/>
              </w:rPr>
            </w:pPr>
          </w:p>
        </w:tc>
        <w:tc>
          <w:tcPr>
            <w:tcW w:w="1527" w:type="dxa"/>
            <w:vAlign w:val="center"/>
          </w:tcPr>
          <w:p w14:paraId="65064C83" w14:textId="2DCF9E41" w:rsidR="00717322" w:rsidDel="007B1675" w:rsidRDefault="00000000">
            <w:pPr>
              <w:spacing w:after="0" w:line="240" w:lineRule="auto"/>
              <w:ind w:firstLineChars="0" w:firstLine="0"/>
              <w:jc w:val="center"/>
              <w:rPr>
                <w:del w:id="782" w:author="天赐 余" w:date="2025-12-02T19:39:00Z" w16du:dateUtc="2025-12-02T11:39:00Z"/>
                <w:rFonts w:asciiTheme="majorEastAsia" w:eastAsiaTheme="majorEastAsia" w:hAnsiTheme="majorEastAsia" w:hint="eastAsia"/>
              </w:rPr>
            </w:pPr>
            <w:del w:id="783" w:author="天赐 余" w:date="2025-12-02T19:39:00Z" w16du:dateUtc="2025-12-02T11:39:00Z">
              <w:r w:rsidDel="007B1675">
                <w:rPr>
                  <w:rFonts w:asciiTheme="majorEastAsia" w:eastAsiaTheme="majorEastAsia" w:hAnsiTheme="majorEastAsia" w:hint="eastAsia"/>
                </w:rPr>
                <w:delText>8.6</w:delText>
              </w:r>
            </w:del>
          </w:p>
        </w:tc>
      </w:tr>
      <w:tr w:rsidR="00717322" w14:paraId="21C8047D" w14:textId="77777777">
        <w:tc>
          <w:tcPr>
            <w:tcW w:w="3713" w:type="dxa"/>
            <w:vAlign w:val="center"/>
          </w:tcPr>
          <w:p w14:paraId="75FFD432" w14:textId="7897E45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w:t>
            </w:r>
            <w:del w:id="784" w:author="天赐 余" w:date="2025-12-04T09:50:00Z" w16du:dateUtc="2025-12-04T01:50:00Z">
              <w:r w:rsidDel="00F612B1">
                <w:rPr>
                  <w:rFonts w:asciiTheme="majorEastAsia" w:eastAsiaTheme="majorEastAsia" w:hAnsiTheme="majorEastAsia" w:hint="eastAsia"/>
                </w:rPr>
                <w:delText>每个物理接口上</w:delText>
              </w:r>
            </w:del>
            <w:r>
              <w:rPr>
                <w:rFonts w:asciiTheme="majorEastAsia" w:eastAsiaTheme="majorEastAsia" w:hAnsiTheme="majorEastAsia" w:hint="eastAsia"/>
              </w:rPr>
              <w:t>多个PTP实例，PTP实例数</w:t>
            </w:r>
            <w:ins w:id="785" w:author="天赐 余" w:date="2025-12-04T09:50:00Z" w16du:dateUtc="2025-12-04T01:50:00Z">
              <w:r w:rsidR="00F612B1">
                <w:rPr>
                  <w:rFonts w:asciiTheme="majorEastAsia" w:eastAsiaTheme="majorEastAsia" w:hAnsiTheme="majorEastAsia" w:hint="eastAsia"/>
                </w:rPr>
                <w:t>（每端口）</w:t>
              </w:r>
            </w:ins>
          </w:p>
        </w:tc>
        <w:tc>
          <w:tcPr>
            <w:tcW w:w="2409" w:type="dxa"/>
            <w:vAlign w:val="center"/>
          </w:tcPr>
          <w:p w14:paraId="727C82F7"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IEEE</w:t>
            </w:r>
            <w:r>
              <w:rPr>
                <w:rFonts w:asciiTheme="majorEastAsia" w:eastAsiaTheme="majorEastAsia" w:hAnsiTheme="majorEastAsia" w:hint="eastAsia"/>
              </w:rPr>
              <w:t xml:space="preserve"> </w:t>
            </w:r>
            <w:r>
              <w:rPr>
                <w:rFonts w:asciiTheme="majorEastAsia" w:eastAsiaTheme="majorEastAsia" w:hAnsiTheme="majorEastAsia"/>
              </w:rPr>
              <w:t>Std 802.1</w:t>
            </w:r>
            <w:r>
              <w:rPr>
                <w:rFonts w:asciiTheme="majorEastAsia" w:eastAsiaTheme="majorEastAsia" w:hAnsiTheme="majorEastAsia" w:hint="eastAsia"/>
              </w:rPr>
              <w:t xml:space="preserve"> </w:t>
            </w:r>
            <w:r>
              <w:rPr>
                <w:rFonts w:asciiTheme="majorEastAsia" w:eastAsiaTheme="majorEastAsia" w:hAnsiTheme="majorEastAsia"/>
              </w:rPr>
              <w:t>ASdm-2024</w:t>
            </w:r>
            <w:r>
              <w:rPr>
                <w:rFonts w:asciiTheme="majorEastAsia" w:eastAsiaTheme="majorEastAsia" w:hAnsiTheme="majorEastAsia" w:hint="eastAsia"/>
              </w:rPr>
              <w:t xml:space="preserve"> </w:t>
            </w:r>
            <w:r>
              <w:rPr>
                <w:rFonts w:asciiTheme="majorEastAsia" w:eastAsiaTheme="majorEastAsia" w:hAnsiTheme="majorEastAsia"/>
              </w:rPr>
              <w:t>5.4.1</w:t>
            </w:r>
            <w:r>
              <w:rPr>
                <w:rFonts w:asciiTheme="majorEastAsia" w:eastAsiaTheme="majorEastAsia" w:hAnsiTheme="majorEastAsia" w:hint="eastAsia"/>
              </w:rPr>
              <w:t xml:space="preserve"> a) f) h)</w:t>
            </w:r>
          </w:p>
        </w:tc>
        <w:tc>
          <w:tcPr>
            <w:tcW w:w="1560" w:type="dxa"/>
            <w:vAlign w:val="center"/>
          </w:tcPr>
          <w:p w14:paraId="2DB920DD"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2</w:t>
            </w:r>
          </w:p>
        </w:tc>
        <w:tc>
          <w:tcPr>
            <w:tcW w:w="1527" w:type="dxa"/>
            <w:vAlign w:val="center"/>
          </w:tcPr>
          <w:p w14:paraId="322E7DC0"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3</w:t>
            </w:r>
          </w:p>
        </w:tc>
        <w:tc>
          <w:tcPr>
            <w:tcW w:w="1527" w:type="dxa"/>
            <w:vAlign w:val="center"/>
          </w:tcPr>
          <w:p w14:paraId="3C9B02D2"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8.7.2.1</w:t>
            </w:r>
          </w:p>
        </w:tc>
      </w:tr>
      <w:tr w:rsidR="00717322" w14:paraId="111777B7" w14:textId="77777777">
        <w:tc>
          <w:tcPr>
            <w:tcW w:w="3713" w:type="dxa"/>
            <w:vAlign w:val="center"/>
          </w:tcPr>
          <w:p w14:paraId="1160ECDB"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支持容错时间同步</w:t>
            </w:r>
          </w:p>
        </w:tc>
        <w:tc>
          <w:tcPr>
            <w:tcW w:w="2409" w:type="dxa"/>
            <w:vAlign w:val="center"/>
          </w:tcPr>
          <w:p w14:paraId="4E6B3EF0"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IEEE P802.1ASed</w:t>
            </w:r>
          </w:p>
        </w:tc>
        <w:tc>
          <w:tcPr>
            <w:tcW w:w="1560" w:type="dxa"/>
            <w:vAlign w:val="center"/>
          </w:tcPr>
          <w:p w14:paraId="035A4B91"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3A11AD01"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5326C319"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8.7.2.1</w:t>
            </w:r>
          </w:p>
        </w:tc>
      </w:tr>
      <w:tr w:rsidR="00717322" w14:paraId="1816C65C" w14:textId="77777777">
        <w:tc>
          <w:tcPr>
            <w:tcW w:w="3713" w:type="dxa"/>
            <w:vAlign w:val="center"/>
          </w:tcPr>
          <w:p w14:paraId="4C5874F5"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支持容错时间同步的监控</w:t>
            </w:r>
          </w:p>
        </w:tc>
        <w:tc>
          <w:tcPr>
            <w:tcW w:w="2409" w:type="dxa"/>
            <w:vAlign w:val="center"/>
          </w:tcPr>
          <w:p w14:paraId="788BADCC"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IEEE P802.1DP</w:t>
            </w:r>
          </w:p>
        </w:tc>
        <w:tc>
          <w:tcPr>
            <w:tcW w:w="1560" w:type="dxa"/>
            <w:vAlign w:val="center"/>
          </w:tcPr>
          <w:p w14:paraId="2197604D"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475620BF" w14:textId="77777777" w:rsidR="00717322" w:rsidRDefault="00000000">
            <w:pPr>
              <w:keepNext/>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w:t>
            </w:r>
          </w:p>
        </w:tc>
        <w:tc>
          <w:tcPr>
            <w:tcW w:w="1527" w:type="dxa"/>
            <w:vAlign w:val="center"/>
          </w:tcPr>
          <w:p w14:paraId="4E3310C2" w14:textId="77777777" w:rsidR="00717322" w:rsidRDefault="00000000">
            <w:pPr>
              <w:keepNext/>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9.5.5</w:t>
            </w:r>
          </w:p>
        </w:tc>
      </w:tr>
      <w:tr w:rsidR="001B37CC" w14:paraId="5C595E93" w14:textId="77777777">
        <w:trPr>
          <w:ins w:id="786" w:author="天赐 余" w:date="2025-12-02T10:42:00Z"/>
        </w:trPr>
        <w:tc>
          <w:tcPr>
            <w:tcW w:w="3713" w:type="dxa"/>
            <w:vAlign w:val="center"/>
          </w:tcPr>
          <w:p w14:paraId="1B5556EA" w14:textId="47C20E8C" w:rsidR="001B37CC" w:rsidRDefault="00666F10">
            <w:pPr>
              <w:spacing w:after="0" w:line="240" w:lineRule="auto"/>
              <w:ind w:firstLineChars="0" w:firstLine="0"/>
              <w:jc w:val="left"/>
              <w:rPr>
                <w:ins w:id="787" w:author="天赐 余" w:date="2025-12-02T10:42:00Z" w16du:dateUtc="2025-12-02T02:42:00Z"/>
                <w:rFonts w:asciiTheme="majorEastAsia" w:eastAsiaTheme="majorEastAsia" w:hAnsiTheme="majorEastAsia" w:hint="eastAsia"/>
              </w:rPr>
            </w:pPr>
            <w:ins w:id="788" w:author="天赐 余" w:date="2025-12-03T10:39:00Z" w16du:dateUtc="2025-12-03T02:39:00Z">
              <w:r>
                <w:rPr>
                  <w:rFonts w:asciiTheme="majorEastAsia" w:eastAsiaTheme="majorEastAsia" w:hAnsiTheme="majorEastAsia" w:hint="eastAsia"/>
                </w:rPr>
                <w:t>支</w:t>
              </w:r>
            </w:ins>
            <w:ins w:id="789" w:author="天赐 余" w:date="2025-12-02T10:42:00Z" w16du:dateUtc="2025-12-02T02:42:00Z">
              <w:r w:rsidR="001B37CC" w:rsidRPr="00805386">
                <w:rPr>
                  <w:rFonts w:asciiTheme="majorEastAsia" w:eastAsiaTheme="majorEastAsia" w:hAnsiTheme="majorEastAsia" w:hint="eastAsia"/>
                </w:rPr>
                <w:t>持至少102</w:t>
              </w:r>
            </w:ins>
            <w:ins w:id="790" w:author="天赐 余" w:date="2025-12-02T10:43:00Z" w16du:dateUtc="2025-12-02T02:43:00Z">
              <w:r w:rsidR="001B37CC" w:rsidRPr="00805386">
                <w:rPr>
                  <w:rFonts w:asciiTheme="majorEastAsia" w:eastAsiaTheme="majorEastAsia" w:hAnsiTheme="majorEastAsia" w:hint="eastAsia"/>
                </w:rPr>
                <w:t>4个</w:t>
              </w:r>
            </w:ins>
            <w:ins w:id="791" w:author="天赐 余" w:date="2025-12-02T18:46:00Z" w16du:dateUtc="2025-12-02T10:46:00Z">
              <w:r w:rsidR="00146D35">
                <w:rPr>
                  <w:rFonts w:asciiTheme="majorEastAsia" w:eastAsiaTheme="majorEastAsia" w:hAnsiTheme="majorEastAsia" w:hint="eastAsia"/>
                </w:rPr>
                <w:t>TAS</w:t>
              </w:r>
            </w:ins>
            <w:ins w:id="792" w:author="天赐 余" w:date="2025-12-02T10:43:00Z" w16du:dateUtc="2025-12-02T02:43:00Z">
              <w:r w:rsidR="001B37CC" w:rsidRPr="00805386">
                <w:rPr>
                  <w:rFonts w:asciiTheme="majorEastAsia" w:eastAsiaTheme="majorEastAsia" w:hAnsiTheme="majorEastAsia" w:hint="eastAsia"/>
                </w:rPr>
                <w:t>门控表表项</w:t>
              </w:r>
            </w:ins>
            <w:ins w:id="793" w:author="天赐 余" w:date="2025-12-04T09:50:00Z" w16du:dateUtc="2025-12-04T01:50:00Z">
              <w:r w:rsidR="007A342D">
                <w:rPr>
                  <w:rFonts w:asciiTheme="majorEastAsia" w:eastAsiaTheme="majorEastAsia" w:hAnsiTheme="majorEastAsia" w:hint="eastAsia"/>
                </w:rPr>
                <w:t>（每端口）</w:t>
              </w:r>
            </w:ins>
          </w:p>
        </w:tc>
        <w:tc>
          <w:tcPr>
            <w:tcW w:w="2409" w:type="dxa"/>
            <w:vAlign w:val="center"/>
          </w:tcPr>
          <w:p w14:paraId="33F403D5" w14:textId="58999F07" w:rsidR="001B37CC" w:rsidRPr="00BA52F9" w:rsidRDefault="00BA61A6">
            <w:pPr>
              <w:spacing w:after="0" w:line="240" w:lineRule="auto"/>
              <w:ind w:firstLineChars="0" w:firstLine="0"/>
              <w:jc w:val="center"/>
              <w:rPr>
                <w:ins w:id="794" w:author="天赐 余" w:date="2025-12-02T10:42:00Z" w16du:dateUtc="2025-12-02T02:42:00Z"/>
                <w:rFonts w:asciiTheme="majorEastAsia" w:eastAsiaTheme="majorEastAsia" w:hAnsiTheme="majorEastAsia" w:hint="eastAsia"/>
              </w:rPr>
            </w:pPr>
            <w:ins w:id="795" w:author="天赐 余" w:date="2025-12-04T09:40:00Z" w16du:dateUtc="2025-12-04T01:40:00Z">
              <w:r>
                <w:rPr>
                  <w:rFonts w:asciiTheme="majorEastAsia" w:eastAsiaTheme="majorEastAsia" w:hAnsiTheme="majorEastAsia" w:hint="eastAsia"/>
                </w:rPr>
                <w:t>/</w:t>
              </w:r>
            </w:ins>
          </w:p>
        </w:tc>
        <w:tc>
          <w:tcPr>
            <w:tcW w:w="1560" w:type="dxa"/>
            <w:vAlign w:val="center"/>
          </w:tcPr>
          <w:p w14:paraId="3343DE64" w14:textId="77CD245F" w:rsidR="001B37CC" w:rsidRDefault="007F6568">
            <w:pPr>
              <w:spacing w:after="0" w:line="240" w:lineRule="auto"/>
              <w:ind w:firstLineChars="0" w:firstLine="0"/>
              <w:jc w:val="center"/>
              <w:rPr>
                <w:ins w:id="796" w:author="天赐 余" w:date="2025-12-02T10:42:00Z" w16du:dateUtc="2025-12-02T02:42:00Z"/>
                <w:rFonts w:asciiTheme="majorEastAsia" w:eastAsiaTheme="majorEastAsia" w:hAnsiTheme="majorEastAsia" w:hint="eastAsia"/>
              </w:rPr>
            </w:pPr>
            <w:ins w:id="797" w:author="天赐 余" w:date="2025-12-02T14:46:00Z" w16du:dateUtc="2025-12-02T06:46:00Z">
              <w:r>
                <w:rPr>
                  <w:rFonts w:asciiTheme="majorEastAsia" w:eastAsiaTheme="majorEastAsia" w:hAnsiTheme="majorEastAsia" w:hint="eastAsia"/>
                </w:rPr>
                <w:t>√</w:t>
              </w:r>
            </w:ins>
          </w:p>
        </w:tc>
        <w:tc>
          <w:tcPr>
            <w:tcW w:w="1527" w:type="dxa"/>
            <w:vAlign w:val="center"/>
          </w:tcPr>
          <w:p w14:paraId="4DB77E44" w14:textId="15B83B68" w:rsidR="001B37CC" w:rsidRDefault="007F6568">
            <w:pPr>
              <w:keepNext/>
              <w:spacing w:after="0" w:line="240" w:lineRule="auto"/>
              <w:ind w:firstLineChars="0" w:firstLine="0"/>
              <w:jc w:val="center"/>
              <w:rPr>
                <w:ins w:id="798" w:author="天赐 余" w:date="2025-12-02T10:42:00Z" w16du:dateUtc="2025-12-02T02:42:00Z"/>
                <w:rFonts w:asciiTheme="majorEastAsia" w:eastAsiaTheme="majorEastAsia" w:hAnsiTheme="majorEastAsia" w:hint="eastAsia"/>
              </w:rPr>
            </w:pPr>
            <w:ins w:id="799" w:author="天赐 余" w:date="2025-12-02T14:46:00Z" w16du:dateUtc="2025-12-02T06:46:00Z">
              <w:r>
                <w:rPr>
                  <w:rFonts w:asciiTheme="majorEastAsia" w:eastAsiaTheme="majorEastAsia" w:hAnsiTheme="majorEastAsia" w:hint="eastAsia"/>
                </w:rPr>
                <w:t>√</w:t>
              </w:r>
            </w:ins>
          </w:p>
        </w:tc>
        <w:tc>
          <w:tcPr>
            <w:tcW w:w="1527" w:type="dxa"/>
            <w:vAlign w:val="center"/>
          </w:tcPr>
          <w:p w14:paraId="1373CBAD" w14:textId="72ADD9A3" w:rsidR="001B37CC" w:rsidRDefault="00805386">
            <w:pPr>
              <w:keepNext/>
              <w:spacing w:after="0" w:line="240" w:lineRule="auto"/>
              <w:ind w:firstLineChars="0" w:firstLine="0"/>
              <w:jc w:val="center"/>
              <w:rPr>
                <w:ins w:id="800" w:author="天赐 余" w:date="2025-12-02T10:42:00Z" w16du:dateUtc="2025-12-02T02:42:00Z"/>
                <w:rFonts w:asciiTheme="majorEastAsia" w:eastAsiaTheme="majorEastAsia" w:hAnsiTheme="majorEastAsia" w:hint="eastAsia"/>
              </w:rPr>
            </w:pPr>
            <w:ins w:id="801" w:author="天赐 余" w:date="2025-12-02T14:48:00Z" w16du:dateUtc="2025-12-02T06:48:00Z">
              <w:r>
                <w:rPr>
                  <w:rFonts w:asciiTheme="majorEastAsia" w:eastAsiaTheme="majorEastAsia" w:hAnsiTheme="majorEastAsia" w:hint="eastAsia"/>
                </w:rPr>
                <w:t>8.4.1</w:t>
              </w:r>
            </w:ins>
          </w:p>
        </w:tc>
      </w:tr>
    </w:tbl>
    <w:p w14:paraId="3CC46FC5" w14:textId="218DF2CB" w:rsidR="00717322" w:rsidDel="007523D7" w:rsidRDefault="00000000">
      <w:pPr>
        <w:ind w:firstLine="560"/>
        <w:rPr>
          <w:del w:id="802" w:author="天赐 余" w:date="2025-11-29T16:05:00Z" w16du:dateUtc="2025-11-29T08:05:00Z"/>
        </w:rPr>
      </w:pPr>
      <w:del w:id="803" w:author="天赐 余" w:date="2025-11-29T16:06:00Z" w16du:dateUtc="2025-11-29T08:06:00Z">
        <w:r w:rsidDel="007523D7">
          <w:rPr>
            <w:rFonts w:hint="eastAsia"/>
          </w:rPr>
          <w:delText>箭载网络</w:delText>
        </w:r>
      </w:del>
    </w:p>
    <w:p w14:paraId="4E732C5A" w14:textId="09818704" w:rsidR="00717322" w:rsidDel="007F3C95" w:rsidRDefault="00000000">
      <w:pPr>
        <w:ind w:firstLineChars="0" w:firstLine="0"/>
        <w:rPr>
          <w:del w:id="804" w:author="天赐 余" w:date="2025-11-29T16:03:00Z" w16du:dateUtc="2025-11-29T08:03:00Z"/>
        </w:rPr>
        <w:pPrChange w:id="805" w:author="天赐 余" w:date="2025-11-29T16:08:00Z" w16du:dateUtc="2025-11-29T08:08:00Z">
          <w:pPr>
            <w:pStyle w:val="11"/>
          </w:pPr>
        </w:pPrChange>
      </w:pPr>
      <w:del w:id="806" w:author="天赐 余" w:date="2025-11-29T16:06:00Z" w16du:dateUtc="2025-11-29T08:06:00Z">
        <w:r w:rsidRPr="007523D7" w:rsidDel="007523D7">
          <w:rPr>
            <w:rFonts w:hint="eastAsia"/>
          </w:rPr>
          <w:delText>箭载网络拓扑</w:delText>
        </w:r>
      </w:del>
    </w:p>
    <w:p w14:paraId="43AD4F27" w14:textId="77777777" w:rsidR="007F3C95" w:rsidRPr="007F3C95" w:rsidRDefault="007F3C95">
      <w:pPr>
        <w:ind w:firstLineChars="0" w:firstLine="0"/>
        <w:rPr>
          <w:ins w:id="807" w:author="天赐 余" w:date="2025-11-29T16:07:00Z" w16du:dateUtc="2025-11-29T08:07:00Z"/>
        </w:rPr>
        <w:pPrChange w:id="808" w:author="天赐 余" w:date="2025-11-29T16:08:00Z" w16du:dateUtc="2025-11-29T08:08:00Z">
          <w:pPr>
            <w:pStyle w:val="21"/>
            <w:ind w:firstLine="560"/>
          </w:pPr>
        </w:pPrChange>
      </w:pPr>
    </w:p>
    <w:p w14:paraId="2AB2E5B7" w14:textId="78F88779" w:rsidR="007523D7" w:rsidRDefault="007F3C95" w:rsidP="007523D7">
      <w:pPr>
        <w:pStyle w:val="11"/>
        <w:rPr>
          <w:ins w:id="809" w:author="天赐 余" w:date="2025-11-29T16:08:00Z" w16du:dateUtc="2025-11-29T08:08:00Z"/>
        </w:rPr>
      </w:pPr>
      <w:ins w:id="810" w:author="天赐 余" w:date="2025-11-29T16:08:00Z" w16du:dateUtc="2025-11-29T08:08:00Z">
        <w:r>
          <w:rPr>
            <w:rFonts w:hint="eastAsia"/>
          </w:rPr>
          <w:t>箭载网络</w:t>
        </w:r>
      </w:ins>
    </w:p>
    <w:p w14:paraId="48100A0E" w14:textId="376337A1" w:rsidR="007F3C95" w:rsidRPr="007F3C95" w:rsidRDefault="007F3C95" w:rsidP="004C183B">
      <w:pPr>
        <w:pStyle w:val="21"/>
        <w:rPr>
          <w:ins w:id="811" w:author="天赐 余" w:date="2025-11-29T16:05:00Z" w16du:dateUtc="2025-11-29T08:05:00Z"/>
        </w:rPr>
      </w:pPr>
      <w:ins w:id="812" w:author="天赐 余" w:date="2025-11-29T16:08:00Z" w16du:dateUtc="2025-11-29T08:08:00Z">
        <w:r>
          <w:rPr>
            <w:rFonts w:hint="eastAsia"/>
          </w:rPr>
          <w:t>箭载网络拓扑</w:t>
        </w:r>
      </w:ins>
    </w:p>
    <w:p w14:paraId="33795F46" w14:textId="572F7EA7" w:rsidR="00717322" w:rsidDel="007523D7" w:rsidRDefault="00000000">
      <w:pPr>
        <w:ind w:firstLine="560"/>
        <w:rPr>
          <w:ins w:id="813" w:author="liubing" w:date="2025-11-28T19:42:00Z"/>
          <w:del w:id="814" w:author="天赐 余" w:date="2025-11-29T16:05:00Z" w16du:dateUtc="2025-11-29T08:05:00Z"/>
        </w:rPr>
        <w:pPrChange w:id="815" w:author="天赐 余" w:date="2025-11-29T16:07:00Z" w16du:dateUtc="2025-11-29T08:07:00Z">
          <w:pPr>
            <w:ind w:firstLineChars="0" w:firstLine="0"/>
          </w:pPr>
        </w:pPrChange>
      </w:pPr>
      <w:del w:id="816" w:author="天赐 余" w:date="2025-11-29T16:03:00Z" w16du:dateUtc="2025-11-29T08:03:00Z">
        <w:r w:rsidDel="007523D7">
          <w:rPr>
            <w:rFonts w:hint="eastAsia"/>
          </w:rPr>
          <w:delText>介绍箭载网络中典型的拓扑，对于每个拓扑介绍节点数、链路速率，冗余的要求等。（最好能够一一列举，如果拓扑较多无法一一列举可以从拓扑属性介绍，例如介绍可能节点数有哪些、链路速率有哪些、对于冗余程度的要求有哪些）</w:delText>
        </w:r>
      </w:del>
    </w:p>
    <w:p w14:paraId="5248CD75" w14:textId="0897CC4C" w:rsidR="00717322" w:rsidRDefault="00000000">
      <w:pPr>
        <w:ind w:firstLine="560"/>
        <w:pPrChange w:id="817" w:author="天赐 余" w:date="2025-11-29T16:07:00Z" w16du:dateUtc="2025-11-29T08:07:00Z">
          <w:pPr>
            <w:ind w:firstLineChars="0" w:firstLine="0"/>
          </w:pPr>
        </w:pPrChange>
      </w:pPr>
      <w:ins w:id="818" w:author="liubing" w:date="2025-11-28T19:42:00Z">
        <w:r>
          <w:rPr>
            <w:rFonts w:hint="eastAsia"/>
          </w:rPr>
          <w:t>全箭通过</w:t>
        </w:r>
        <w:r>
          <w:rPr>
            <w:rFonts w:hint="eastAsia"/>
          </w:rPr>
          <w:t>TSN</w:t>
        </w:r>
        <w:r>
          <w:rPr>
            <w:rFonts w:hint="eastAsia"/>
          </w:rPr>
          <w:t>实现组网，为了降低全箭热耗和主干网络规模，级间主干</w:t>
        </w:r>
      </w:ins>
      <w:ins w:id="819" w:author="天赐 余" w:date="2025-12-03T10:52:00Z" w16du:dateUtc="2025-12-03T02:52:00Z">
        <w:r w:rsidR="00353320">
          <w:rPr>
            <w:rFonts w:hint="eastAsia"/>
          </w:rPr>
          <w:t>网络</w:t>
        </w:r>
      </w:ins>
      <w:ins w:id="820" w:author="liubing" w:date="2025-11-28T19:42:00Z">
        <w:del w:id="821" w:author="天赐 余" w:date="2025-12-03T10:52:00Z" w16du:dateUtc="2025-12-03T02:52:00Z">
          <w:r w:rsidDel="00353320">
            <w:rPr>
              <w:rFonts w:hint="eastAsia"/>
            </w:rPr>
            <w:delText>总线</w:delText>
          </w:r>
        </w:del>
        <w:r>
          <w:rPr>
            <w:rFonts w:hint="eastAsia"/>
          </w:rPr>
          <w:t>采用双冗余链路实现信息交互。箭载关键设备通常</w:t>
        </w:r>
        <w:r>
          <w:rPr>
            <w:rFonts w:hint="eastAsia"/>
          </w:rPr>
          <w:lastRenderedPageBreak/>
          <w:t>为双</w:t>
        </w:r>
      </w:ins>
      <w:ins w:id="822" w:author="天赐 余" w:date="2025-12-03T10:52:00Z" w16du:dateUtc="2025-12-03T02:52:00Z">
        <w:r w:rsidR="002F5E19">
          <w:rPr>
            <w:rFonts w:hint="eastAsia"/>
          </w:rPr>
          <w:t>冗余</w:t>
        </w:r>
      </w:ins>
      <w:ins w:id="823" w:author="liubing" w:date="2025-11-28T19:42:00Z">
        <w:del w:id="824" w:author="天赐 余" w:date="2025-12-03T10:52:00Z" w16du:dateUtc="2025-12-03T02:52:00Z">
          <w:r w:rsidDel="002F5E19">
            <w:rPr>
              <w:rFonts w:hint="eastAsia"/>
            </w:rPr>
            <w:delText>余度</w:delText>
          </w:r>
        </w:del>
        <w:r>
          <w:rPr>
            <w:rFonts w:hint="eastAsia"/>
          </w:rPr>
          <w:t>，箭机等重要设备更是三冗余，均分别对应双冗余总线链路的一组双以太网端口，即每个单机配置双冗余的</w:t>
        </w:r>
        <w:r>
          <w:rPr>
            <w:rFonts w:hint="eastAsia"/>
          </w:rPr>
          <w:t>4</w:t>
        </w:r>
        <w:r>
          <w:rPr>
            <w:rFonts w:hint="eastAsia"/>
          </w:rPr>
          <w:t>个网络接口，分别连接至</w:t>
        </w:r>
        <w:r>
          <w:rPr>
            <w:rFonts w:hint="eastAsia"/>
          </w:rPr>
          <w:t>2</w:t>
        </w:r>
        <w:r>
          <w:rPr>
            <w:rFonts w:hint="eastAsia"/>
          </w:rPr>
          <w:t>台系统交换机上。</w:t>
        </w:r>
      </w:ins>
      <w:ins w:id="825" w:author="liubing" w:date="2025-11-28T20:23:00Z">
        <w:r>
          <w:rPr>
            <w:rFonts w:hint="eastAsia"/>
          </w:rPr>
          <w:t>2</w:t>
        </w:r>
        <w:r>
          <w:rPr>
            <w:rFonts w:hint="eastAsia"/>
          </w:rPr>
          <w:t>台系统交换机</w:t>
        </w:r>
      </w:ins>
      <w:ins w:id="826" w:author="liubing" w:date="2025-11-28T20:24:00Z">
        <w:r>
          <w:rPr>
            <w:rFonts w:hint="eastAsia"/>
          </w:rPr>
          <w:t>为独立单机，不相互级联。</w:t>
        </w:r>
      </w:ins>
      <w:ins w:id="827" w:author="liubing" w:date="2025-11-28T19:42:00Z">
        <w:r>
          <w:rPr>
            <w:rFonts w:hint="eastAsia"/>
          </w:rPr>
          <w:t>局部采用设备间环形</w:t>
        </w:r>
      </w:ins>
      <w:ins w:id="828" w:author="liubing" w:date="2025-11-28T19:44:00Z">
        <w:r>
          <w:rPr>
            <w:rFonts w:hint="eastAsia"/>
          </w:rPr>
          <w:t>、</w:t>
        </w:r>
      </w:ins>
      <w:ins w:id="829" w:author="liubing" w:date="2025-11-28T19:42:00Z">
        <w:r>
          <w:rPr>
            <w:rFonts w:hint="eastAsia"/>
          </w:rPr>
          <w:t>链式级联</w:t>
        </w:r>
      </w:ins>
      <w:ins w:id="830" w:author="liubing" w:date="2025-11-28T19:44:00Z">
        <w:r>
          <w:rPr>
            <w:rFonts w:hint="eastAsia"/>
          </w:rPr>
          <w:t>或者无线</w:t>
        </w:r>
        <w:r>
          <w:rPr>
            <w:rFonts w:hint="eastAsia"/>
          </w:rPr>
          <w:t>TSN</w:t>
        </w:r>
        <w:r>
          <w:rPr>
            <w:rFonts w:hint="eastAsia"/>
          </w:rPr>
          <w:t>网络</w:t>
        </w:r>
      </w:ins>
      <w:ins w:id="831" w:author="liubing" w:date="2025-11-28T19:42:00Z">
        <w:r>
          <w:rPr>
            <w:rFonts w:hint="eastAsia"/>
          </w:rPr>
          <w:t>。箭上</w:t>
        </w:r>
        <w:r>
          <w:rPr>
            <w:rFonts w:hint="eastAsia"/>
          </w:rPr>
          <w:t>TSN</w:t>
        </w:r>
        <w:r>
          <w:rPr>
            <w:rFonts w:hint="eastAsia"/>
          </w:rPr>
          <w:t>节点数量约</w:t>
        </w:r>
        <w:r>
          <w:rPr>
            <w:rFonts w:hint="eastAsia"/>
          </w:rPr>
          <w:t>50</w:t>
        </w:r>
        <w:r>
          <w:rPr>
            <w:rFonts w:hint="eastAsia"/>
          </w:rPr>
          <w:t>个，交换机的跳数不大于</w:t>
        </w:r>
        <w:r>
          <w:rPr>
            <w:rFonts w:hint="eastAsia"/>
          </w:rPr>
          <w:t>6</w:t>
        </w:r>
        <w:r>
          <w:rPr>
            <w:rFonts w:hint="eastAsia"/>
          </w:rPr>
          <w:t>跳。</w:t>
        </w:r>
      </w:ins>
      <w:ins w:id="832" w:author="liubing" w:date="2025-11-28T19:43:00Z">
        <w:r w:rsidRPr="007F3C95">
          <w:rPr>
            <w:rFonts w:hint="eastAsia"/>
            <w:rPrChange w:id="833" w:author="天赐 余" w:date="2025-11-29T16:14:00Z" w16du:dateUtc="2025-11-29T08:14:00Z">
              <w:rPr>
                <w:rFonts w:hint="eastAsia"/>
                <w:highlight w:val="yellow"/>
              </w:rPr>
            </w:rPrChange>
          </w:rPr>
          <w:t>传输速率不小于</w:t>
        </w:r>
        <w:r w:rsidRPr="007F3C95">
          <w:rPr>
            <w:rPrChange w:id="834" w:author="天赐 余" w:date="2025-11-29T16:14:00Z" w16du:dateUtc="2025-11-29T08:14:00Z">
              <w:rPr>
                <w:highlight w:val="yellow"/>
              </w:rPr>
            </w:rPrChange>
          </w:rPr>
          <w:t>1000Mbps</w:t>
        </w:r>
        <w:r w:rsidRPr="007F3C95">
          <w:rPr>
            <w:rFonts w:hint="eastAsia"/>
            <w:rPrChange w:id="835" w:author="天赐 余" w:date="2025-11-29T16:14:00Z" w16du:dateUtc="2025-11-29T08:14:00Z">
              <w:rPr>
                <w:rFonts w:hint="eastAsia"/>
                <w:highlight w:val="yellow"/>
              </w:rPr>
            </w:rPrChange>
          </w:rPr>
          <w:t>，</w:t>
        </w:r>
      </w:ins>
      <w:ins w:id="836" w:author="天赐 余" w:date="2025-12-04T10:43:00Z" w16du:dateUtc="2025-12-04T02:43:00Z">
        <w:r w:rsidR="001B5042">
          <w:rPr>
            <w:rFonts w:hint="eastAsia"/>
          </w:rPr>
          <w:t>BE</w:t>
        </w:r>
        <w:r w:rsidR="001B5042">
          <w:rPr>
            <w:rFonts w:hint="eastAsia"/>
          </w:rPr>
          <w:t>流支持</w:t>
        </w:r>
      </w:ins>
      <w:commentRangeStart w:id="837"/>
      <w:ins w:id="838" w:author="liubing" w:date="2025-11-28T19:43:00Z">
        <w:r w:rsidRPr="007244AF">
          <w:rPr>
            <w:rPrChange w:id="839" w:author="天赐 余" w:date="2025-12-04T10:07:00Z" w16du:dateUtc="2025-12-04T02:07:00Z">
              <w:rPr>
                <w:highlight w:val="yellow"/>
              </w:rPr>
            </w:rPrChange>
          </w:rPr>
          <w:t>100M/1000M</w:t>
        </w:r>
        <w:r w:rsidRPr="007244AF">
          <w:rPr>
            <w:rFonts w:hint="eastAsia"/>
            <w:rPrChange w:id="840" w:author="天赐 余" w:date="2025-12-04T10:07:00Z" w16du:dateUtc="2025-12-04T02:07:00Z">
              <w:rPr>
                <w:rFonts w:hint="eastAsia"/>
                <w:highlight w:val="yellow"/>
              </w:rPr>
            </w:rPrChange>
          </w:rPr>
          <w:t>网络端口自适应</w:t>
        </w:r>
      </w:ins>
      <w:commentRangeEnd w:id="837"/>
      <w:r w:rsidR="00F12A75" w:rsidRPr="007244AF">
        <w:rPr>
          <w:rStyle w:val="aff5"/>
        </w:rPr>
        <w:commentReference w:id="837"/>
      </w:r>
      <w:ins w:id="841" w:author="liubing" w:date="2025-11-28T19:43:00Z">
        <w:r w:rsidRPr="007F3C95">
          <w:rPr>
            <w:rFonts w:hint="eastAsia"/>
            <w:rPrChange w:id="842" w:author="天赐 余" w:date="2025-11-29T16:14:00Z" w16du:dateUtc="2025-11-29T08:14:00Z">
              <w:rPr>
                <w:rFonts w:hint="eastAsia"/>
                <w:highlight w:val="yellow"/>
              </w:rPr>
            </w:rPrChange>
          </w:rPr>
          <w:t>。</w:t>
        </w:r>
      </w:ins>
      <w:ins w:id="843" w:author="liubing" w:date="2025-11-28T20:25:00Z">
        <w:r w:rsidRPr="007F3C95">
          <w:rPr>
            <w:rFonts w:hint="eastAsia"/>
            <w:rPrChange w:id="844" w:author="天赐 余" w:date="2025-11-29T16:14:00Z" w16du:dateUtc="2025-11-29T08:14:00Z">
              <w:rPr>
                <w:rFonts w:hint="eastAsia"/>
                <w:highlight w:val="yellow"/>
              </w:rPr>
            </w:rPrChange>
          </w:rPr>
          <w:t>箭上</w:t>
        </w:r>
        <w:r w:rsidRPr="007F3C95">
          <w:rPr>
            <w:rPrChange w:id="845" w:author="天赐 余" w:date="2025-11-29T16:14:00Z" w16du:dateUtc="2025-11-29T08:14:00Z">
              <w:rPr>
                <w:highlight w:val="yellow"/>
              </w:rPr>
            </w:rPrChange>
          </w:rPr>
          <w:t>TSN</w:t>
        </w:r>
        <w:r w:rsidRPr="007F3C95">
          <w:rPr>
            <w:rFonts w:hint="eastAsia"/>
            <w:rPrChange w:id="846" w:author="天赐 余" w:date="2025-11-29T16:14:00Z" w16du:dateUtc="2025-11-29T08:14:00Z">
              <w:rPr>
                <w:rFonts w:hint="eastAsia"/>
                <w:highlight w:val="yellow"/>
              </w:rPr>
            </w:rPrChange>
          </w:rPr>
          <w:t>交换机与地面普通以太网交换机</w:t>
        </w:r>
      </w:ins>
      <w:ins w:id="847" w:author="liubing" w:date="2025-11-28T20:26:00Z">
        <w:r w:rsidRPr="007F3C95">
          <w:rPr>
            <w:rFonts w:hint="eastAsia"/>
            <w:rPrChange w:id="848" w:author="天赐 余" w:date="2025-11-29T16:14:00Z" w16du:dateUtc="2025-11-29T08:14:00Z">
              <w:rPr>
                <w:rFonts w:hint="eastAsia"/>
                <w:highlight w:val="yellow"/>
              </w:rPr>
            </w:rPrChange>
          </w:rPr>
          <w:t>可以</w:t>
        </w:r>
      </w:ins>
      <w:ins w:id="849" w:author="liubing" w:date="2025-11-28T20:25:00Z">
        <w:r w:rsidRPr="007F3C95">
          <w:rPr>
            <w:rFonts w:hint="eastAsia"/>
            <w:rPrChange w:id="850" w:author="天赐 余" w:date="2025-11-29T16:14:00Z" w16du:dateUtc="2025-11-29T08:14:00Z">
              <w:rPr>
                <w:rFonts w:hint="eastAsia"/>
                <w:highlight w:val="yellow"/>
              </w:rPr>
            </w:rPrChange>
          </w:rPr>
          <w:t>进行箭地通信。</w:t>
        </w:r>
      </w:ins>
    </w:p>
    <w:p w14:paraId="4DFED0DA" w14:textId="77777777" w:rsidR="00717322" w:rsidRPr="007F3C95" w:rsidRDefault="00000000" w:rsidP="004C183B">
      <w:pPr>
        <w:pStyle w:val="21"/>
      </w:pPr>
      <w:r w:rsidRPr="007F3C95">
        <w:rPr>
          <w:rFonts w:hint="eastAsia"/>
        </w:rPr>
        <w:t>箭载网络流量</w:t>
      </w:r>
    </w:p>
    <w:p w14:paraId="439F22BF" w14:textId="4A60FBA9" w:rsidR="00717322" w:rsidDel="007F3C95" w:rsidRDefault="00000000">
      <w:pPr>
        <w:ind w:firstLineChars="0" w:firstLine="0"/>
        <w:rPr>
          <w:del w:id="851" w:author="天赐 余" w:date="2025-11-29T16:14:00Z" w16du:dateUtc="2025-11-29T08:14:00Z"/>
        </w:rPr>
      </w:pPr>
      <w:del w:id="852" w:author="天赐 余" w:date="2025-11-29T16:14:00Z" w16du:dateUtc="2025-11-29T08:14:00Z">
        <w:r w:rsidDel="007F3C95">
          <w:rPr>
            <w:rFonts w:hint="eastAsia"/>
          </w:rPr>
          <w:delText>介绍流量类型（描述流量的功能）、介绍流量的属性（描述流量是否是周期性的、周期的取值范围、应用是否需要与网络同步、数据帧长度的范围、对丢包以及延迟的容忍度、关键性级别），可以先介绍每类流量的属性，最后形成类似下表的总结</w:delText>
        </w:r>
      </w:del>
    </w:p>
    <w:p w14:paraId="4B04D446" w14:textId="7CB1485F" w:rsidR="00717322" w:rsidDel="007F3C95" w:rsidRDefault="00000000">
      <w:pPr>
        <w:ind w:firstLineChars="0" w:firstLine="0"/>
        <w:jc w:val="center"/>
        <w:rPr>
          <w:del w:id="853" w:author="天赐 余" w:date="2025-11-29T16:14:00Z" w16du:dateUtc="2025-11-29T08:14:00Z"/>
        </w:rPr>
      </w:pPr>
      <w:del w:id="854" w:author="天赐 余" w:date="2025-11-29T16:14:00Z" w16du:dateUtc="2025-11-29T08:14:00Z">
        <w:r w:rsidDel="007F3C95">
          <w:rPr>
            <w:noProof/>
          </w:rPr>
          <w:drawing>
            <wp:inline distT="0" distB="0" distL="0" distR="0" wp14:anchorId="2F2960CF" wp14:editId="6173BBBD">
              <wp:extent cx="3693795" cy="3856990"/>
              <wp:effectExtent l="0" t="0" r="1905" b="0"/>
              <wp:docPr id="101691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1317" name="图片 1"/>
                      <pic:cNvPicPr>
                        <a:picLocks noChangeAspect="1"/>
                      </pic:cNvPicPr>
                    </pic:nvPicPr>
                    <pic:blipFill>
                      <a:blip r:embed="rId13"/>
                      <a:stretch>
                        <a:fillRect/>
                      </a:stretch>
                    </pic:blipFill>
                    <pic:spPr>
                      <a:xfrm>
                        <a:off x="0" y="0"/>
                        <a:ext cx="3700920" cy="3864000"/>
                      </a:xfrm>
                      <a:prstGeom prst="rect">
                        <a:avLst/>
                      </a:prstGeom>
                    </pic:spPr>
                  </pic:pic>
                </a:graphicData>
              </a:graphic>
            </wp:inline>
          </w:drawing>
        </w:r>
      </w:del>
    </w:p>
    <w:p w14:paraId="135067EF" w14:textId="42832312" w:rsidR="00717322" w:rsidRDefault="00000000">
      <w:pPr>
        <w:ind w:firstLine="560"/>
        <w:rPr>
          <w:ins w:id="855" w:author="liubing" w:date="2025-11-28T20:26:00Z"/>
        </w:rPr>
      </w:pPr>
      <w:ins w:id="856" w:author="liubing" w:date="2025-11-28T20:26:00Z">
        <w:r>
          <w:rPr>
            <w:rFonts w:hint="eastAsia"/>
          </w:rPr>
          <w:lastRenderedPageBreak/>
          <w:t>箭载</w:t>
        </w:r>
        <w:r>
          <w:rPr>
            <w:rFonts w:hint="eastAsia"/>
          </w:rPr>
          <w:t>TSN</w:t>
        </w:r>
        <w:r>
          <w:rPr>
            <w:rFonts w:hint="eastAsia"/>
          </w:rPr>
          <w:t>流量类型主要包括以下</w:t>
        </w:r>
      </w:ins>
      <w:ins w:id="857" w:author="天赐 余" w:date="2025-11-29T16:14:00Z" w16du:dateUtc="2025-11-29T08:14:00Z">
        <w:r w:rsidR="007F3C95">
          <w:rPr>
            <w:rFonts w:hint="eastAsia"/>
          </w:rPr>
          <w:t>三类</w:t>
        </w:r>
      </w:ins>
      <w:ins w:id="858" w:author="liubing" w:date="2025-11-28T20:26:00Z">
        <w:del w:id="859" w:author="天赐 余" w:date="2025-11-29T16:14:00Z" w16du:dateUtc="2025-11-29T08:14:00Z">
          <w:r w:rsidDel="007F3C95">
            <w:rPr>
              <w:rFonts w:hint="eastAsia"/>
            </w:rPr>
            <w:delText>内容</w:delText>
          </w:r>
        </w:del>
      </w:ins>
      <w:ins w:id="860" w:author="天赐 余" w:date="2025-11-29T16:14:00Z" w16du:dateUtc="2025-11-29T08:14:00Z">
        <w:r w:rsidR="007F3C95">
          <w:rPr>
            <w:rFonts w:hint="eastAsia"/>
          </w:rPr>
          <w:t>：</w:t>
        </w:r>
      </w:ins>
      <w:ins w:id="861" w:author="liubing" w:date="2025-11-28T20:27:00Z">
        <w:del w:id="862" w:author="天赐 余" w:date="2025-11-29T16:14:00Z" w16du:dateUtc="2025-11-29T08:14:00Z">
          <w:r w:rsidDel="007F3C95">
            <w:rPr>
              <w:rFonts w:hint="eastAsia"/>
            </w:rPr>
            <w:delText>，流量特性</w:delText>
          </w:r>
        </w:del>
      </w:ins>
      <w:ins w:id="863" w:author="liubing" w:date="2025-11-28T20:28:00Z">
        <w:del w:id="864" w:author="天赐 余" w:date="2025-11-29T16:14:00Z" w16du:dateUtc="2025-11-29T08:14:00Z">
          <w:r w:rsidDel="007F3C95">
            <w:rPr>
              <w:rFonts w:hint="eastAsia"/>
            </w:rPr>
            <w:delText>如所示。</w:delText>
          </w:r>
        </w:del>
      </w:ins>
    </w:p>
    <w:p w14:paraId="0EB001E3" w14:textId="77777777" w:rsidR="00717322" w:rsidRDefault="00000000">
      <w:pPr>
        <w:ind w:firstLine="560"/>
        <w:rPr>
          <w:ins w:id="865" w:author="liubing" w:date="2025-11-28T20:26:00Z"/>
        </w:rPr>
      </w:pPr>
      <w:ins w:id="866" w:author="liubing" w:date="2025-11-28T20:27:00Z">
        <w:r>
          <w:rPr>
            <w:rFonts w:hint="eastAsia"/>
          </w:rPr>
          <w:t>（</w:t>
        </w:r>
        <w:r>
          <w:rPr>
            <w:rFonts w:hint="eastAsia"/>
          </w:rPr>
          <w:t>1</w:t>
        </w:r>
        <w:r>
          <w:rPr>
            <w:rFonts w:hint="eastAsia"/>
          </w:rPr>
          <w:t>）</w:t>
        </w:r>
      </w:ins>
      <w:ins w:id="867" w:author="liubing" w:date="2025-11-28T20:26:00Z">
        <w:r>
          <w:rPr>
            <w:rFonts w:hint="eastAsia"/>
          </w:rPr>
          <w:t>飞行控制相关的控制指令：</w:t>
        </w:r>
      </w:ins>
    </w:p>
    <w:p w14:paraId="11450E93" w14:textId="00CC4E50" w:rsidR="00717322" w:rsidRDefault="00084039">
      <w:pPr>
        <w:ind w:firstLine="560"/>
        <w:rPr>
          <w:ins w:id="868" w:author="liubing" w:date="2025-11-28T20:26:00Z"/>
        </w:rPr>
      </w:pPr>
      <w:ins w:id="869" w:author="天赐 余" w:date="2025-12-03T10:54:00Z" w16du:dateUtc="2025-12-03T02:54:00Z">
        <w:r>
          <w:rPr>
            <w:rFonts w:hint="eastAsia"/>
          </w:rPr>
          <w:t>a</w:t>
        </w:r>
      </w:ins>
      <w:ins w:id="870" w:author="天赐 余" w:date="2025-12-02T14:54:00Z" w16du:dateUtc="2025-12-02T06:54:00Z">
        <w:r w:rsidR="00122FF9">
          <w:rPr>
            <w:rFonts w:hint="eastAsia"/>
          </w:rPr>
          <w:t>.</w:t>
        </w:r>
      </w:ins>
      <w:ins w:id="871" w:author="liubing" w:date="2025-11-28T20:26:00Z">
        <w:r>
          <w:rPr>
            <w:rFonts w:hint="eastAsia"/>
          </w:rPr>
          <w:t>时序控制消息</w:t>
        </w:r>
      </w:ins>
    </w:p>
    <w:p w14:paraId="214CDE38" w14:textId="6B4B7364" w:rsidR="00717322" w:rsidRDefault="00084039">
      <w:pPr>
        <w:ind w:firstLine="560"/>
        <w:rPr>
          <w:ins w:id="872" w:author="liubing" w:date="2025-11-28T20:26:00Z"/>
        </w:rPr>
      </w:pPr>
      <w:ins w:id="873" w:author="天赐 余" w:date="2025-12-03T10:54:00Z" w16du:dateUtc="2025-12-03T02:54:00Z">
        <w:r>
          <w:rPr>
            <w:rFonts w:hint="eastAsia"/>
          </w:rPr>
          <w:t>b</w:t>
        </w:r>
      </w:ins>
      <w:ins w:id="874" w:author="天赐 余" w:date="2025-12-02T14:54:00Z" w16du:dateUtc="2025-12-02T06:54:00Z">
        <w:r w:rsidR="00122FF9">
          <w:rPr>
            <w:rFonts w:hint="eastAsia"/>
          </w:rPr>
          <w:t>.</w:t>
        </w:r>
      </w:ins>
      <w:ins w:id="875" w:author="liubing" w:date="2025-11-28T20:26:00Z">
        <w:r>
          <w:rPr>
            <w:rFonts w:hint="eastAsia"/>
          </w:rPr>
          <w:t>姿控指令</w:t>
        </w:r>
      </w:ins>
    </w:p>
    <w:p w14:paraId="1CF5C265" w14:textId="657B7723" w:rsidR="00717322" w:rsidRDefault="00084039">
      <w:pPr>
        <w:ind w:firstLine="560"/>
        <w:rPr>
          <w:ins w:id="876" w:author="liubing" w:date="2025-11-28T20:26:00Z"/>
        </w:rPr>
      </w:pPr>
      <w:ins w:id="877" w:author="天赐 余" w:date="2025-12-03T10:54:00Z" w16du:dateUtc="2025-12-03T02:54:00Z">
        <w:r>
          <w:rPr>
            <w:rFonts w:hint="eastAsia"/>
          </w:rPr>
          <w:t>c</w:t>
        </w:r>
      </w:ins>
      <w:ins w:id="878" w:author="天赐 余" w:date="2025-12-02T14:54:00Z" w16du:dateUtc="2025-12-02T06:54:00Z">
        <w:r w:rsidR="00122FF9">
          <w:rPr>
            <w:rFonts w:hint="eastAsia"/>
          </w:rPr>
          <w:t>.</w:t>
        </w:r>
      </w:ins>
      <w:ins w:id="879" w:author="liubing" w:date="2025-11-28T20:26:00Z">
        <w:r>
          <w:rPr>
            <w:rFonts w:hint="eastAsia"/>
          </w:rPr>
          <w:t>安全自毁指令</w:t>
        </w:r>
      </w:ins>
    </w:p>
    <w:p w14:paraId="1B2F4B13" w14:textId="4B883A44" w:rsidR="00717322" w:rsidRDefault="00084039">
      <w:pPr>
        <w:ind w:firstLine="560"/>
        <w:rPr>
          <w:ins w:id="880" w:author="liubing" w:date="2025-11-28T20:26:00Z"/>
        </w:rPr>
      </w:pPr>
      <w:ins w:id="881" w:author="天赐 余" w:date="2025-12-03T10:54:00Z" w16du:dateUtc="2025-12-03T02:54:00Z">
        <w:r>
          <w:rPr>
            <w:rFonts w:hint="eastAsia"/>
          </w:rPr>
          <w:t>d</w:t>
        </w:r>
      </w:ins>
      <w:ins w:id="882" w:author="天赐 余" w:date="2025-12-02T14:55:00Z" w16du:dateUtc="2025-12-02T06:55:00Z">
        <w:r w:rsidR="00122FF9">
          <w:rPr>
            <w:rFonts w:hint="eastAsia"/>
          </w:rPr>
          <w:t>.</w:t>
        </w:r>
      </w:ins>
      <w:ins w:id="883" w:author="liubing" w:date="2025-11-28T20:26:00Z">
        <w:r>
          <w:rPr>
            <w:rFonts w:hint="eastAsia"/>
          </w:rPr>
          <w:t>发动机控制消息</w:t>
        </w:r>
      </w:ins>
    </w:p>
    <w:p w14:paraId="005FDC17" w14:textId="77777777" w:rsidR="00717322" w:rsidRDefault="00000000">
      <w:pPr>
        <w:ind w:firstLine="560"/>
        <w:rPr>
          <w:ins w:id="884" w:author="liubing" w:date="2025-11-28T20:26:00Z"/>
        </w:rPr>
      </w:pPr>
      <w:ins w:id="885" w:author="liubing" w:date="2025-11-28T20:27:00Z">
        <w:r>
          <w:rPr>
            <w:rFonts w:hint="eastAsia"/>
          </w:rPr>
          <w:t>（</w:t>
        </w:r>
        <w:r>
          <w:rPr>
            <w:rFonts w:hint="eastAsia"/>
          </w:rPr>
          <w:t>2</w:t>
        </w:r>
        <w:r>
          <w:rPr>
            <w:rFonts w:hint="eastAsia"/>
          </w:rPr>
          <w:t>）</w:t>
        </w:r>
      </w:ins>
      <w:ins w:id="886" w:author="liubing" w:date="2025-11-28T20:26:00Z">
        <w:r>
          <w:rPr>
            <w:rFonts w:hint="eastAsia"/>
          </w:rPr>
          <w:t>飞行控制相关的周期消息：</w:t>
        </w:r>
      </w:ins>
    </w:p>
    <w:p w14:paraId="788B1D11" w14:textId="44CCDD9D" w:rsidR="00717322" w:rsidRPr="00122FF9" w:rsidRDefault="00084039">
      <w:pPr>
        <w:ind w:firstLine="560"/>
        <w:rPr>
          <w:ins w:id="887" w:author="liubing" w:date="2025-11-28T20:26:00Z"/>
        </w:rPr>
      </w:pPr>
      <w:ins w:id="888" w:author="天赐 余" w:date="2025-12-03T10:54:00Z" w16du:dateUtc="2025-12-03T02:54:00Z">
        <w:r>
          <w:rPr>
            <w:rFonts w:hint="eastAsia"/>
          </w:rPr>
          <w:t>a</w:t>
        </w:r>
      </w:ins>
      <w:ins w:id="889" w:author="天赐 余" w:date="2025-12-02T14:55:00Z" w16du:dateUtc="2025-12-02T06:55:00Z">
        <w:r w:rsidR="00122FF9">
          <w:rPr>
            <w:rFonts w:hint="eastAsia"/>
          </w:rPr>
          <w:t>.</w:t>
        </w:r>
      </w:ins>
      <w:ins w:id="890" w:author="liubing" w:date="2025-11-28T20:26:00Z">
        <w:r w:rsidRPr="00122FF9">
          <w:rPr>
            <w:rFonts w:hint="eastAsia"/>
          </w:rPr>
          <w:t>惯组控制消息</w:t>
        </w:r>
      </w:ins>
    </w:p>
    <w:p w14:paraId="0BE716A8" w14:textId="4AED6B9A" w:rsidR="00717322" w:rsidRDefault="00084039">
      <w:pPr>
        <w:ind w:firstLine="560"/>
        <w:rPr>
          <w:ins w:id="891" w:author="liubing" w:date="2025-11-28T20:26:00Z"/>
        </w:rPr>
      </w:pPr>
      <w:ins w:id="892" w:author="天赐 余" w:date="2025-12-03T10:54:00Z" w16du:dateUtc="2025-12-03T02:54:00Z">
        <w:r>
          <w:rPr>
            <w:rFonts w:hint="eastAsia"/>
          </w:rPr>
          <w:t>b</w:t>
        </w:r>
      </w:ins>
      <w:ins w:id="893" w:author="天赐 余" w:date="2025-12-02T14:55:00Z" w16du:dateUtc="2025-12-02T06:55:00Z">
        <w:r w:rsidR="00122FF9">
          <w:rPr>
            <w:rFonts w:hint="eastAsia"/>
          </w:rPr>
          <w:t>.</w:t>
        </w:r>
      </w:ins>
      <w:ins w:id="894" w:author="liubing" w:date="2025-11-28T20:26:00Z">
        <w:r w:rsidRPr="00122FF9">
          <w:rPr>
            <w:rFonts w:hint="eastAsia"/>
          </w:rPr>
          <w:t>导航数据</w:t>
        </w:r>
      </w:ins>
    </w:p>
    <w:p w14:paraId="3B5CE819" w14:textId="71C27CBC" w:rsidR="00717322" w:rsidRDefault="00084039">
      <w:pPr>
        <w:ind w:firstLine="560"/>
        <w:rPr>
          <w:ins w:id="895" w:author="liubing" w:date="2025-11-28T20:26:00Z"/>
        </w:rPr>
      </w:pPr>
      <w:ins w:id="896" w:author="天赐 余" w:date="2025-12-03T10:54:00Z" w16du:dateUtc="2025-12-03T02:54:00Z">
        <w:r>
          <w:rPr>
            <w:rFonts w:hint="eastAsia"/>
          </w:rPr>
          <w:t>c</w:t>
        </w:r>
      </w:ins>
      <w:ins w:id="897" w:author="天赐 余" w:date="2025-12-02T14:55:00Z" w16du:dateUtc="2025-12-02T06:55:00Z">
        <w:r w:rsidR="00122FF9">
          <w:rPr>
            <w:rFonts w:hint="eastAsia"/>
          </w:rPr>
          <w:t>.</w:t>
        </w:r>
      </w:ins>
      <w:ins w:id="898" w:author="liubing" w:date="2025-11-28T20:26:00Z">
        <w:r>
          <w:rPr>
            <w:rFonts w:hint="eastAsia"/>
          </w:rPr>
          <w:t>环境感知传感器产生的流量：如毫米波雷达、摄像头、高频振动传感器等</w:t>
        </w:r>
      </w:ins>
    </w:p>
    <w:p w14:paraId="7640E257" w14:textId="6E659DF5" w:rsidR="00717322" w:rsidRDefault="00084039">
      <w:pPr>
        <w:ind w:firstLine="560"/>
        <w:rPr>
          <w:ins w:id="899" w:author="liubing" w:date="2025-11-28T20:26:00Z"/>
        </w:rPr>
      </w:pPr>
      <w:ins w:id="900" w:author="天赐 余" w:date="2025-12-03T10:54:00Z" w16du:dateUtc="2025-12-03T02:54:00Z">
        <w:r>
          <w:rPr>
            <w:rFonts w:hint="eastAsia"/>
          </w:rPr>
          <w:t>d</w:t>
        </w:r>
      </w:ins>
      <w:ins w:id="901" w:author="天赐 余" w:date="2025-12-02T14:55:00Z" w16du:dateUtc="2025-12-02T06:55:00Z">
        <w:r w:rsidR="00122FF9">
          <w:rPr>
            <w:rFonts w:hint="eastAsia"/>
          </w:rPr>
          <w:t>.</w:t>
        </w:r>
      </w:ins>
      <w:ins w:id="902" w:author="liubing" w:date="2025-11-28T20:26:00Z">
        <w:r>
          <w:rPr>
            <w:rFonts w:hint="eastAsia"/>
          </w:rPr>
          <w:t>心跳消息</w:t>
        </w:r>
      </w:ins>
    </w:p>
    <w:p w14:paraId="32382CF3" w14:textId="77777777" w:rsidR="00717322" w:rsidRDefault="00000000">
      <w:pPr>
        <w:ind w:firstLine="560"/>
        <w:rPr>
          <w:ins w:id="903" w:author="liubing" w:date="2025-11-28T20:26:00Z"/>
        </w:rPr>
      </w:pPr>
      <w:ins w:id="904" w:author="liubing" w:date="2025-11-28T20:27:00Z">
        <w:r>
          <w:rPr>
            <w:rFonts w:hint="eastAsia"/>
          </w:rPr>
          <w:t>（</w:t>
        </w:r>
        <w:r>
          <w:rPr>
            <w:rFonts w:hint="eastAsia"/>
          </w:rPr>
          <w:t>3</w:t>
        </w:r>
        <w:r>
          <w:rPr>
            <w:rFonts w:hint="eastAsia"/>
          </w:rPr>
          <w:t>）</w:t>
        </w:r>
      </w:ins>
      <w:ins w:id="905" w:author="liubing" w:date="2025-11-28T20:26:00Z">
        <w:r>
          <w:rPr>
            <w:rFonts w:hint="eastAsia"/>
          </w:rPr>
          <w:t>其它控制指令和流量：</w:t>
        </w:r>
      </w:ins>
    </w:p>
    <w:p w14:paraId="30213E2B" w14:textId="1DE0B3A0" w:rsidR="00717322" w:rsidRDefault="00084039">
      <w:pPr>
        <w:ind w:firstLine="560"/>
        <w:rPr>
          <w:ins w:id="906" w:author="liubing" w:date="2025-11-28T20:26:00Z"/>
        </w:rPr>
      </w:pPr>
      <w:ins w:id="907" w:author="天赐 余" w:date="2025-12-03T10:54:00Z" w16du:dateUtc="2025-12-03T02:54:00Z">
        <w:r>
          <w:rPr>
            <w:rFonts w:hint="eastAsia"/>
          </w:rPr>
          <w:t>a</w:t>
        </w:r>
      </w:ins>
      <w:ins w:id="908" w:author="天赐 余" w:date="2025-12-02T14:56:00Z" w16du:dateUtc="2025-12-02T06:56:00Z">
        <w:r w:rsidR="0058787D">
          <w:rPr>
            <w:rFonts w:hint="eastAsia"/>
          </w:rPr>
          <w:t>.</w:t>
        </w:r>
      </w:ins>
      <w:ins w:id="909" w:author="liubing" w:date="2025-11-28T20:26:00Z">
        <w:r>
          <w:rPr>
            <w:rFonts w:hint="eastAsia"/>
          </w:rPr>
          <w:t>遥控指令</w:t>
        </w:r>
      </w:ins>
    </w:p>
    <w:p w14:paraId="065AD3F0" w14:textId="2538B2BF" w:rsidR="00717322" w:rsidRDefault="00084039">
      <w:pPr>
        <w:ind w:firstLine="560"/>
        <w:rPr>
          <w:ins w:id="910" w:author="liubing" w:date="2025-11-28T20:26:00Z"/>
        </w:rPr>
      </w:pPr>
      <w:ins w:id="911" w:author="天赐 余" w:date="2025-12-03T10:54:00Z" w16du:dateUtc="2025-12-03T02:54:00Z">
        <w:r>
          <w:rPr>
            <w:rFonts w:hint="eastAsia"/>
          </w:rPr>
          <w:t>b</w:t>
        </w:r>
      </w:ins>
      <w:ins w:id="912" w:author="天赐 余" w:date="2025-12-02T14:56:00Z" w16du:dateUtc="2025-12-02T06:56:00Z">
        <w:r w:rsidR="0058787D">
          <w:rPr>
            <w:rFonts w:hint="eastAsia"/>
          </w:rPr>
          <w:t>.</w:t>
        </w:r>
      </w:ins>
      <w:ins w:id="913" w:author="liubing" w:date="2025-11-28T20:26:00Z">
        <w:r>
          <w:rPr>
            <w:rFonts w:hint="eastAsia"/>
          </w:rPr>
          <w:t>飞行遥测数据：单机和环境感知传感器产生的遥测信息、视频等</w:t>
        </w:r>
      </w:ins>
    </w:p>
    <w:p w14:paraId="65814945" w14:textId="18105563" w:rsidR="00717322" w:rsidRDefault="00084039">
      <w:pPr>
        <w:ind w:firstLine="560"/>
        <w:rPr>
          <w:ins w:id="914" w:author="liubing" w:date="2025-11-28T20:26:00Z"/>
        </w:rPr>
      </w:pPr>
      <w:ins w:id="915" w:author="天赐 余" w:date="2025-12-03T10:54:00Z" w16du:dateUtc="2025-12-03T02:54:00Z">
        <w:r>
          <w:rPr>
            <w:rFonts w:hint="eastAsia"/>
          </w:rPr>
          <w:t>c</w:t>
        </w:r>
      </w:ins>
      <w:ins w:id="916" w:author="天赐 余" w:date="2025-12-02T14:56:00Z" w16du:dateUtc="2025-12-02T06:56:00Z">
        <w:r w:rsidR="0058787D">
          <w:rPr>
            <w:rFonts w:hint="eastAsia"/>
          </w:rPr>
          <w:t>.</w:t>
        </w:r>
      </w:ins>
      <w:ins w:id="917" w:author="liubing" w:date="2025-11-28T20:26:00Z">
        <w:r>
          <w:rPr>
            <w:rFonts w:hint="eastAsia"/>
          </w:rPr>
          <w:t>网络配置指令与诊断信息</w:t>
        </w:r>
      </w:ins>
    </w:p>
    <w:p w14:paraId="2BE4C6EA" w14:textId="7E0907BC" w:rsidR="00717322" w:rsidRDefault="00084039">
      <w:pPr>
        <w:ind w:firstLine="560"/>
        <w:rPr>
          <w:ins w:id="918" w:author="天赐 余" w:date="2025-11-29T16:14:00Z" w16du:dateUtc="2025-11-29T08:14:00Z"/>
        </w:rPr>
      </w:pPr>
      <w:ins w:id="919" w:author="天赐 余" w:date="2025-12-03T10:54:00Z" w16du:dateUtc="2025-12-03T02:54:00Z">
        <w:r>
          <w:rPr>
            <w:rFonts w:hint="eastAsia"/>
          </w:rPr>
          <w:t>d</w:t>
        </w:r>
      </w:ins>
      <w:ins w:id="920" w:author="天赐 余" w:date="2025-12-02T14:56:00Z" w16du:dateUtc="2025-12-02T06:56:00Z">
        <w:r w:rsidR="0058787D">
          <w:rPr>
            <w:rFonts w:hint="eastAsia"/>
          </w:rPr>
          <w:t>.</w:t>
        </w:r>
      </w:ins>
      <w:ins w:id="921" w:author="liubing" w:date="2025-11-28T20:26:00Z">
        <w:r>
          <w:rPr>
            <w:rFonts w:hint="eastAsia"/>
          </w:rPr>
          <w:t>参数装订和软件升级</w:t>
        </w:r>
      </w:ins>
    </w:p>
    <w:p w14:paraId="00FBB267" w14:textId="0B887AAC" w:rsidR="007F3C95" w:rsidRDefault="007F3C95">
      <w:pPr>
        <w:ind w:firstLine="560"/>
        <w:rPr>
          <w:ins w:id="922" w:author="liubing" w:date="2025-11-28T20:26:00Z"/>
        </w:rPr>
      </w:pPr>
      <w:ins w:id="923" w:author="天赐 余" w:date="2025-11-29T16:14:00Z" w16du:dateUtc="2025-11-29T08:14:00Z">
        <w:r>
          <w:rPr>
            <w:rFonts w:hint="eastAsia"/>
          </w:rPr>
          <w:t>各类流量特性如</w:t>
        </w:r>
      </w:ins>
      <w:ins w:id="924" w:author="天赐 余" w:date="2025-11-29T16:15:00Z" w16du:dateUtc="2025-11-29T08:15:00Z">
        <w:r>
          <w:rPr>
            <w:rFonts w:hint="eastAsia"/>
          </w:rPr>
          <w:t>下表</w:t>
        </w:r>
      </w:ins>
      <w:ins w:id="925" w:author="天赐 余" w:date="2025-11-29T16:14:00Z" w16du:dateUtc="2025-11-29T08:14:00Z">
        <w:r>
          <w:rPr>
            <w:rFonts w:hint="eastAsia"/>
          </w:rPr>
          <w:t>所示。</w:t>
        </w:r>
      </w:ins>
    </w:p>
    <w:p w14:paraId="31389606" w14:textId="7EB400B1" w:rsidR="004D4727" w:rsidRDefault="004D4727">
      <w:pPr>
        <w:pStyle w:val="a7"/>
        <w:keepNext/>
        <w:rPr>
          <w:ins w:id="926" w:author="天赐 余" w:date="2025-12-01T17:06:00Z" w16du:dateUtc="2025-12-01T09:06:00Z"/>
        </w:rPr>
        <w:pPrChange w:id="927" w:author="天赐 余" w:date="2025-12-01T17:06:00Z" w16du:dateUtc="2025-12-01T09:06:00Z">
          <w:pPr>
            <w:ind w:firstLine="560"/>
          </w:pPr>
        </w:pPrChange>
      </w:pPr>
      <w:ins w:id="928" w:author="天赐 余" w:date="2025-12-01T17:06:00Z" w16du:dateUtc="2025-12-01T09:06:00Z">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929" w:author="天赐 余" w:date="2025-12-04T11:12:00Z" w16du:dateUtc="2025-12-04T03:12:00Z">
        <w:r w:rsidR="008A3990">
          <w:rPr>
            <w:noProof/>
          </w:rPr>
          <w:t>3</w:t>
        </w:r>
      </w:ins>
      <w:ins w:id="930" w:author="天赐 余" w:date="2025-12-01T17:06:00Z" w16du:dateUtc="2025-12-01T09:06:00Z">
        <w:r>
          <w:fldChar w:fldCharType="end"/>
        </w:r>
        <w:r>
          <w:rPr>
            <w:rFonts w:hint="eastAsia"/>
          </w:rPr>
          <w:t xml:space="preserve"> </w:t>
        </w:r>
      </w:ins>
      <w:ins w:id="931" w:author="天赐 余" w:date="2025-12-01T17:07:00Z" w16du:dateUtc="2025-12-01T09:07:00Z">
        <w:r>
          <w:rPr>
            <w:rFonts w:hint="eastAsia"/>
          </w:rPr>
          <w:t>箭载流量特征</w:t>
        </w:r>
      </w:ins>
    </w:p>
    <w:tbl>
      <w:tblPr>
        <w:tblStyle w:val="aff1"/>
        <w:tblW w:w="8268" w:type="dxa"/>
        <w:tblLayout w:type="fixed"/>
        <w:tblLook w:val="04A0" w:firstRow="1" w:lastRow="0" w:firstColumn="1" w:lastColumn="0" w:noHBand="0" w:noVBand="1"/>
        <w:tblPrChange w:id="932" w:author="天赐 余" w:date="2025-12-02T10:28:00Z" w16du:dateUtc="2025-12-02T02:28:00Z">
          <w:tblPr>
            <w:tblStyle w:val="aff1"/>
            <w:tblW w:w="8519" w:type="dxa"/>
            <w:tblLayout w:type="fixed"/>
            <w:tblLook w:val="04A0" w:firstRow="1" w:lastRow="0" w:firstColumn="1" w:lastColumn="0" w:noHBand="0" w:noVBand="1"/>
          </w:tblPr>
        </w:tblPrChange>
      </w:tblPr>
      <w:tblGrid>
        <w:gridCol w:w="903"/>
        <w:gridCol w:w="904"/>
        <w:gridCol w:w="904"/>
        <w:gridCol w:w="904"/>
        <w:gridCol w:w="904"/>
        <w:gridCol w:w="904"/>
        <w:gridCol w:w="946"/>
        <w:gridCol w:w="995"/>
        <w:gridCol w:w="904"/>
        <w:tblGridChange w:id="933">
          <w:tblGrid>
            <w:gridCol w:w="851"/>
            <w:gridCol w:w="52"/>
            <w:gridCol w:w="800"/>
            <w:gridCol w:w="104"/>
            <w:gridCol w:w="748"/>
            <w:gridCol w:w="156"/>
            <w:gridCol w:w="696"/>
            <w:gridCol w:w="208"/>
            <w:gridCol w:w="644"/>
            <w:gridCol w:w="260"/>
            <w:gridCol w:w="592"/>
            <w:gridCol w:w="312"/>
            <w:gridCol w:w="579"/>
            <w:gridCol w:w="367"/>
            <w:gridCol w:w="570"/>
            <w:gridCol w:w="425"/>
            <w:gridCol w:w="427"/>
            <w:gridCol w:w="477"/>
          </w:tblGrid>
        </w:tblGridChange>
      </w:tblGrid>
      <w:tr w:rsidR="00767BEE" w14:paraId="4D3F105E" w14:textId="77777777" w:rsidTr="00767BEE">
        <w:trPr>
          <w:trHeight w:val="2326"/>
          <w:ins w:id="934" w:author="liubing" w:date="2025-11-28T20:28:00Z"/>
          <w:trPrChange w:id="935" w:author="天赐 余" w:date="2025-12-02T10:28:00Z" w16du:dateUtc="2025-12-02T02:28:00Z">
            <w:trPr>
              <w:gridAfter w:val="0"/>
            </w:trPr>
          </w:trPrChange>
        </w:trPr>
        <w:tc>
          <w:tcPr>
            <w:tcW w:w="903" w:type="dxa"/>
            <w:tcPrChange w:id="936" w:author="天赐 余" w:date="2025-12-02T10:28:00Z" w16du:dateUtc="2025-12-02T02:28:00Z">
              <w:tcPr>
                <w:tcW w:w="851" w:type="dxa"/>
              </w:tcPr>
            </w:tcPrChange>
          </w:tcPr>
          <w:p w14:paraId="02AFD99A" w14:textId="77777777" w:rsidR="00767BEE" w:rsidRDefault="00767BEE">
            <w:pPr>
              <w:ind w:firstLineChars="0" w:firstLine="0"/>
              <w:rPr>
                <w:ins w:id="937" w:author="liubing" w:date="2025-11-28T20:28:00Z"/>
              </w:rPr>
            </w:pPr>
            <w:ins w:id="938" w:author="liubing" w:date="2025-11-28T20:28:00Z">
              <w:r>
                <w:rPr>
                  <w:rFonts w:hint="eastAsia"/>
                </w:rPr>
                <w:t>序号</w:t>
              </w:r>
            </w:ins>
          </w:p>
        </w:tc>
        <w:tc>
          <w:tcPr>
            <w:tcW w:w="904" w:type="dxa"/>
            <w:tcPrChange w:id="939" w:author="天赐 余" w:date="2025-12-02T10:28:00Z" w16du:dateUtc="2025-12-02T02:28:00Z">
              <w:tcPr>
                <w:tcW w:w="852" w:type="dxa"/>
                <w:gridSpan w:val="2"/>
              </w:tcPr>
            </w:tcPrChange>
          </w:tcPr>
          <w:p w14:paraId="2F3B8D36" w14:textId="77777777" w:rsidR="00767BEE" w:rsidRDefault="00767BEE">
            <w:pPr>
              <w:ind w:firstLineChars="0" w:firstLine="0"/>
              <w:rPr>
                <w:ins w:id="940" w:author="liubing" w:date="2025-11-28T20:28:00Z"/>
              </w:rPr>
            </w:pPr>
            <w:ins w:id="941" w:author="liubing" w:date="2025-11-28T20:28:00Z">
              <w:r>
                <w:rPr>
                  <w:rFonts w:hint="eastAsia"/>
                </w:rPr>
                <w:t>类型</w:t>
              </w:r>
            </w:ins>
          </w:p>
        </w:tc>
        <w:tc>
          <w:tcPr>
            <w:tcW w:w="904" w:type="dxa"/>
            <w:tcPrChange w:id="942" w:author="天赐 余" w:date="2025-12-02T10:28:00Z" w16du:dateUtc="2025-12-02T02:28:00Z">
              <w:tcPr>
                <w:tcW w:w="852" w:type="dxa"/>
                <w:gridSpan w:val="2"/>
              </w:tcPr>
            </w:tcPrChange>
          </w:tcPr>
          <w:p w14:paraId="1AA5272A" w14:textId="77777777" w:rsidR="00767BEE" w:rsidRDefault="00767BEE">
            <w:pPr>
              <w:ind w:firstLineChars="0" w:firstLine="0"/>
              <w:rPr>
                <w:ins w:id="943" w:author="liubing" w:date="2025-11-28T20:28:00Z"/>
              </w:rPr>
            </w:pPr>
            <w:ins w:id="944" w:author="liubing" w:date="2025-11-28T20:28:00Z">
              <w:r>
                <w:rPr>
                  <w:rFonts w:hint="eastAsia"/>
                </w:rPr>
                <w:t>周期性</w:t>
              </w:r>
              <w:r>
                <w:rPr>
                  <w:rFonts w:hint="eastAsia"/>
                </w:rPr>
                <w:t>/</w:t>
              </w:r>
              <w:r>
                <w:rPr>
                  <w:rFonts w:hint="eastAsia"/>
                </w:rPr>
                <w:t>偶发性</w:t>
              </w:r>
            </w:ins>
          </w:p>
        </w:tc>
        <w:tc>
          <w:tcPr>
            <w:tcW w:w="904" w:type="dxa"/>
            <w:tcPrChange w:id="945" w:author="天赐 余" w:date="2025-12-02T10:28:00Z" w16du:dateUtc="2025-12-02T02:28:00Z">
              <w:tcPr>
                <w:tcW w:w="852" w:type="dxa"/>
                <w:gridSpan w:val="2"/>
              </w:tcPr>
            </w:tcPrChange>
          </w:tcPr>
          <w:p w14:paraId="4CDC38DE" w14:textId="77777777" w:rsidR="00767BEE" w:rsidRDefault="00767BEE">
            <w:pPr>
              <w:ind w:firstLineChars="0" w:firstLine="0"/>
              <w:rPr>
                <w:ins w:id="946" w:author="liubing" w:date="2025-11-28T20:28:00Z"/>
              </w:rPr>
            </w:pPr>
            <w:ins w:id="947" w:author="liubing" w:date="2025-11-28T20:28:00Z">
              <w:r>
                <w:rPr>
                  <w:rFonts w:hint="eastAsia"/>
                </w:rPr>
                <w:t>典型周期</w:t>
              </w:r>
            </w:ins>
          </w:p>
        </w:tc>
        <w:tc>
          <w:tcPr>
            <w:tcW w:w="904" w:type="dxa"/>
            <w:tcPrChange w:id="948" w:author="天赐 余" w:date="2025-12-02T10:28:00Z" w16du:dateUtc="2025-12-02T02:28:00Z">
              <w:tcPr>
                <w:tcW w:w="852" w:type="dxa"/>
                <w:gridSpan w:val="2"/>
              </w:tcPr>
            </w:tcPrChange>
          </w:tcPr>
          <w:p w14:paraId="377E88D9" w14:textId="77777777" w:rsidR="00767BEE" w:rsidRDefault="00767BEE">
            <w:pPr>
              <w:ind w:firstLineChars="0" w:firstLine="0"/>
              <w:rPr>
                <w:ins w:id="949" w:author="liubing" w:date="2025-11-28T20:28:00Z"/>
              </w:rPr>
            </w:pPr>
            <w:ins w:id="950" w:author="liubing" w:date="2025-11-28T20:28:00Z">
              <w:r>
                <w:rPr>
                  <w:rFonts w:hint="eastAsia"/>
                </w:rPr>
                <w:t>与网络同步</w:t>
              </w:r>
            </w:ins>
          </w:p>
        </w:tc>
        <w:tc>
          <w:tcPr>
            <w:tcW w:w="904" w:type="dxa"/>
            <w:tcPrChange w:id="951" w:author="天赐 余" w:date="2025-12-02T10:28:00Z" w16du:dateUtc="2025-12-02T02:28:00Z">
              <w:tcPr>
                <w:tcW w:w="852" w:type="dxa"/>
                <w:gridSpan w:val="2"/>
              </w:tcPr>
            </w:tcPrChange>
          </w:tcPr>
          <w:p w14:paraId="0C54AB67" w14:textId="77777777" w:rsidR="00767BEE" w:rsidRDefault="00767BEE">
            <w:pPr>
              <w:ind w:firstLineChars="0" w:firstLine="0"/>
              <w:rPr>
                <w:ins w:id="952" w:author="liubing" w:date="2025-11-28T20:28:00Z"/>
              </w:rPr>
            </w:pPr>
            <w:ins w:id="953" w:author="liubing" w:date="2025-11-28T20:28:00Z">
              <w:r>
                <w:rPr>
                  <w:rFonts w:hint="eastAsia"/>
                </w:rPr>
                <w:t>数据传输保证</w:t>
              </w:r>
            </w:ins>
          </w:p>
        </w:tc>
        <w:tc>
          <w:tcPr>
            <w:tcW w:w="946" w:type="dxa"/>
            <w:tcPrChange w:id="954" w:author="天赐 余" w:date="2025-12-02T10:28:00Z" w16du:dateUtc="2025-12-02T02:28:00Z">
              <w:tcPr>
                <w:tcW w:w="891" w:type="dxa"/>
                <w:gridSpan w:val="2"/>
              </w:tcPr>
            </w:tcPrChange>
          </w:tcPr>
          <w:p w14:paraId="6546F5B8" w14:textId="77777777" w:rsidR="00767BEE" w:rsidRDefault="00767BEE">
            <w:pPr>
              <w:ind w:firstLineChars="0" w:firstLine="0"/>
              <w:rPr>
                <w:ins w:id="955" w:author="liubing" w:date="2025-11-28T20:28:00Z"/>
              </w:rPr>
            </w:pPr>
            <w:ins w:id="956" w:author="liubing" w:date="2025-11-28T20:28:00Z">
              <w:r>
                <w:rPr>
                  <w:rFonts w:hint="eastAsia"/>
                </w:rPr>
                <w:t>容错性（丢包）</w:t>
              </w:r>
            </w:ins>
          </w:p>
        </w:tc>
        <w:tc>
          <w:tcPr>
            <w:tcW w:w="995" w:type="dxa"/>
            <w:tcPrChange w:id="957" w:author="天赐 余" w:date="2025-12-02T10:28:00Z" w16du:dateUtc="2025-12-02T02:28:00Z">
              <w:tcPr>
                <w:tcW w:w="937" w:type="dxa"/>
                <w:gridSpan w:val="2"/>
              </w:tcPr>
            </w:tcPrChange>
          </w:tcPr>
          <w:p w14:paraId="6E4D7326" w14:textId="77777777" w:rsidR="00767BEE" w:rsidRDefault="00767BEE">
            <w:pPr>
              <w:ind w:firstLineChars="0" w:firstLine="0"/>
              <w:rPr>
                <w:ins w:id="958" w:author="liubing" w:date="2025-11-28T20:28:00Z"/>
              </w:rPr>
            </w:pPr>
            <w:ins w:id="959" w:author="liubing" w:date="2025-11-28T20:28:00Z">
              <w:r>
                <w:rPr>
                  <w:rFonts w:hint="eastAsia"/>
                </w:rPr>
                <w:t>典型应用数据大小（字节）</w:t>
              </w:r>
            </w:ins>
          </w:p>
        </w:tc>
        <w:tc>
          <w:tcPr>
            <w:tcW w:w="904" w:type="dxa"/>
            <w:tcPrChange w:id="960" w:author="天赐 余" w:date="2025-12-02T10:28:00Z" w16du:dateUtc="2025-12-02T02:28:00Z">
              <w:tcPr>
                <w:tcW w:w="852" w:type="dxa"/>
                <w:gridSpan w:val="2"/>
              </w:tcPr>
            </w:tcPrChange>
          </w:tcPr>
          <w:p w14:paraId="2C477ACF" w14:textId="77777777" w:rsidR="00767BEE" w:rsidRDefault="00767BEE">
            <w:pPr>
              <w:ind w:firstLineChars="0" w:firstLine="0"/>
              <w:rPr>
                <w:ins w:id="961" w:author="liubing" w:date="2025-11-28T20:28:00Z"/>
              </w:rPr>
            </w:pPr>
            <w:ins w:id="962" w:author="liubing" w:date="2025-11-28T20:28:00Z">
              <w:r>
                <w:rPr>
                  <w:rFonts w:hint="eastAsia"/>
                </w:rPr>
                <w:t>关键性</w:t>
              </w:r>
            </w:ins>
          </w:p>
        </w:tc>
      </w:tr>
      <w:tr w:rsidR="00767BEE" w14:paraId="4DDD49C5" w14:textId="77777777" w:rsidTr="00767BEE">
        <w:trPr>
          <w:trHeight w:val="143"/>
          <w:ins w:id="963" w:author="liubing" w:date="2025-11-28T20:28:00Z"/>
          <w:trPrChange w:id="964" w:author="天赐 余" w:date="2025-12-02T10:28:00Z" w16du:dateUtc="2025-12-02T02:28:00Z">
            <w:trPr>
              <w:gridAfter w:val="0"/>
            </w:trPr>
          </w:trPrChange>
        </w:trPr>
        <w:tc>
          <w:tcPr>
            <w:tcW w:w="903" w:type="dxa"/>
            <w:tcPrChange w:id="965" w:author="天赐 余" w:date="2025-12-02T10:28:00Z" w16du:dateUtc="2025-12-02T02:28:00Z">
              <w:tcPr>
                <w:tcW w:w="851" w:type="dxa"/>
              </w:tcPr>
            </w:tcPrChange>
          </w:tcPr>
          <w:p w14:paraId="0763D6B2" w14:textId="77777777" w:rsidR="00767BEE" w:rsidRDefault="00767BEE">
            <w:pPr>
              <w:numPr>
                <w:ilvl w:val="0"/>
                <w:numId w:val="13"/>
              </w:numPr>
              <w:ind w:left="0" w:firstLineChars="0" w:firstLine="0"/>
              <w:rPr>
                <w:ins w:id="966" w:author="liubing" w:date="2025-11-28T20:28:00Z"/>
              </w:rPr>
            </w:pPr>
          </w:p>
        </w:tc>
        <w:tc>
          <w:tcPr>
            <w:tcW w:w="904" w:type="dxa"/>
            <w:tcPrChange w:id="967" w:author="天赐 余" w:date="2025-12-02T10:28:00Z" w16du:dateUtc="2025-12-02T02:28:00Z">
              <w:tcPr>
                <w:tcW w:w="852" w:type="dxa"/>
                <w:gridSpan w:val="2"/>
              </w:tcPr>
            </w:tcPrChange>
          </w:tcPr>
          <w:p w14:paraId="1C301766" w14:textId="77777777" w:rsidR="00767BEE" w:rsidRDefault="00767BEE">
            <w:pPr>
              <w:ind w:firstLineChars="0" w:firstLine="0"/>
              <w:rPr>
                <w:ins w:id="968" w:author="liubing" w:date="2025-11-28T20:28:00Z"/>
              </w:rPr>
            </w:pPr>
            <w:ins w:id="969" w:author="liubing" w:date="2025-11-28T20:28:00Z">
              <w:r>
                <w:rPr>
                  <w:rFonts w:hint="eastAsia"/>
                </w:rPr>
                <w:t>时序控制消息</w:t>
              </w:r>
            </w:ins>
          </w:p>
        </w:tc>
        <w:tc>
          <w:tcPr>
            <w:tcW w:w="904" w:type="dxa"/>
            <w:tcPrChange w:id="970" w:author="天赐 余" w:date="2025-12-02T10:28:00Z" w16du:dateUtc="2025-12-02T02:28:00Z">
              <w:tcPr>
                <w:tcW w:w="852" w:type="dxa"/>
                <w:gridSpan w:val="2"/>
              </w:tcPr>
            </w:tcPrChange>
          </w:tcPr>
          <w:p w14:paraId="7BFE6863" w14:textId="77777777" w:rsidR="00767BEE" w:rsidRDefault="00767BEE">
            <w:pPr>
              <w:ind w:firstLineChars="0" w:firstLine="0"/>
              <w:rPr>
                <w:ins w:id="971" w:author="liubing" w:date="2025-11-28T20:28:00Z"/>
              </w:rPr>
            </w:pPr>
            <w:ins w:id="972" w:author="liubing" w:date="2025-11-28T20:28:00Z">
              <w:r>
                <w:rPr>
                  <w:rFonts w:hint="eastAsia"/>
                </w:rPr>
                <w:t>周期性</w:t>
              </w:r>
            </w:ins>
          </w:p>
        </w:tc>
        <w:tc>
          <w:tcPr>
            <w:tcW w:w="904" w:type="dxa"/>
            <w:tcPrChange w:id="973" w:author="天赐 余" w:date="2025-12-02T10:28:00Z" w16du:dateUtc="2025-12-02T02:28:00Z">
              <w:tcPr>
                <w:tcW w:w="852" w:type="dxa"/>
                <w:gridSpan w:val="2"/>
              </w:tcPr>
            </w:tcPrChange>
          </w:tcPr>
          <w:p w14:paraId="69F790FA" w14:textId="77777777" w:rsidR="00767BEE" w:rsidRDefault="00767BEE">
            <w:pPr>
              <w:ind w:firstLineChars="0" w:firstLine="0"/>
              <w:rPr>
                <w:ins w:id="974" w:author="liubing" w:date="2025-11-28T20:28:00Z"/>
              </w:rPr>
            </w:pPr>
            <w:ins w:id="975" w:author="liubing" w:date="2025-11-28T20:28:00Z">
              <w:r>
                <w:rPr>
                  <w:rFonts w:hint="eastAsia"/>
                </w:rPr>
                <w:t>1ms</w:t>
              </w:r>
            </w:ins>
          </w:p>
        </w:tc>
        <w:tc>
          <w:tcPr>
            <w:tcW w:w="904" w:type="dxa"/>
            <w:tcPrChange w:id="976" w:author="天赐 余" w:date="2025-12-02T10:28:00Z" w16du:dateUtc="2025-12-02T02:28:00Z">
              <w:tcPr>
                <w:tcW w:w="852" w:type="dxa"/>
                <w:gridSpan w:val="2"/>
              </w:tcPr>
            </w:tcPrChange>
          </w:tcPr>
          <w:p w14:paraId="5981C021" w14:textId="77777777" w:rsidR="00767BEE" w:rsidRDefault="00767BEE">
            <w:pPr>
              <w:ind w:firstLineChars="0" w:firstLine="0"/>
              <w:rPr>
                <w:ins w:id="977" w:author="liubing" w:date="2025-11-28T20:28:00Z"/>
              </w:rPr>
            </w:pPr>
            <w:ins w:id="978" w:author="liubing" w:date="2025-11-28T20:28:00Z">
              <w:r>
                <w:rPr>
                  <w:rFonts w:hint="eastAsia"/>
                </w:rPr>
                <w:t>是</w:t>
              </w:r>
            </w:ins>
          </w:p>
        </w:tc>
        <w:tc>
          <w:tcPr>
            <w:tcW w:w="904" w:type="dxa"/>
            <w:tcPrChange w:id="979" w:author="天赐 余" w:date="2025-12-02T10:28:00Z" w16du:dateUtc="2025-12-02T02:28:00Z">
              <w:tcPr>
                <w:tcW w:w="852" w:type="dxa"/>
                <w:gridSpan w:val="2"/>
              </w:tcPr>
            </w:tcPrChange>
          </w:tcPr>
          <w:p w14:paraId="61B48EBF" w14:textId="66A2DBC7" w:rsidR="00767BEE" w:rsidRDefault="00C64691">
            <w:pPr>
              <w:ind w:firstLineChars="0" w:firstLine="0"/>
              <w:rPr>
                <w:ins w:id="980" w:author="liubing" w:date="2025-11-28T20:28:00Z"/>
              </w:rPr>
            </w:pPr>
            <w:ins w:id="981" w:author="天赐 余" w:date="2025-12-02T14:06:00Z" w16du:dateUtc="2025-12-02T06:06:00Z">
              <w:r>
                <w:rPr>
                  <w:rFonts w:hint="eastAsia"/>
                </w:rPr>
                <w:t>延迟</w:t>
              </w:r>
            </w:ins>
            <w:ins w:id="982" w:author="liubing" w:date="2025-11-28T20:28:00Z">
              <w:del w:id="983" w:author="天赐 余" w:date="2025-12-02T14:06:00Z" w16du:dateUtc="2025-12-02T06:06:00Z">
                <w:r w:rsidR="00767BEE" w:rsidDel="00C64691">
                  <w:rPr>
                    <w:rFonts w:hint="eastAsia"/>
                  </w:rPr>
                  <w:delText>截止时间</w:delText>
                </w:r>
              </w:del>
            </w:ins>
          </w:p>
        </w:tc>
        <w:tc>
          <w:tcPr>
            <w:tcW w:w="946" w:type="dxa"/>
            <w:tcPrChange w:id="984" w:author="天赐 余" w:date="2025-12-02T10:28:00Z" w16du:dateUtc="2025-12-02T02:28:00Z">
              <w:tcPr>
                <w:tcW w:w="891" w:type="dxa"/>
                <w:gridSpan w:val="2"/>
              </w:tcPr>
            </w:tcPrChange>
          </w:tcPr>
          <w:p w14:paraId="1BB7FC11" w14:textId="77777777" w:rsidR="00767BEE" w:rsidRDefault="00767BEE">
            <w:pPr>
              <w:ind w:firstLineChars="0" w:firstLine="0"/>
              <w:rPr>
                <w:ins w:id="985" w:author="liubing" w:date="2025-11-28T20:28:00Z"/>
              </w:rPr>
            </w:pPr>
            <w:ins w:id="986" w:author="liubing" w:date="2025-11-28T20:28:00Z">
              <w:r>
                <w:rPr>
                  <w:rFonts w:hint="eastAsia"/>
                </w:rPr>
                <w:t>不允许</w:t>
              </w:r>
            </w:ins>
          </w:p>
        </w:tc>
        <w:tc>
          <w:tcPr>
            <w:tcW w:w="995" w:type="dxa"/>
            <w:tcPrChange w:id="987" w:author="天赐 余" w:date="2025-12-02T10:28:00Z" w16du:dateUtc="2025-12-02T02:28:00Z">
              <w:tcPr>
                <w:tcW w:w="937" w:type="dxa"/>
                <w:gridSpan w:val="2"/>
              </w:tcPr>
            </w:tcPrChange>
          </w:tcPr>
          <w:p w14:paraId="7C4DCEA5" w14:textId="77777777" w:rsidR="00767BEE" w:rsidRDefault="00767BEE">
            <w:pPr>
              <w:ind w:firstLineChars="0" w:firstLine="0"/>
              <w:rPr>
                <w:ins w:id="988" w:author="liubing" w:date="2025-11-28T20:28:00Z"/>
              </w:rPr>
            </w:pPr>
            <w:ins w:id="989" w:author="liubing" w:date="2025-11-28T20:28:00Z">
              <w:r>
                <w:rPr>
                  <w:rFonts w:hint="eastAsia"/>
                </w:rPr>
                <w:t>固定：</w:t>
              </w:r>
              <w:r>
                <w:rPr>
                  <w:rFonts w:hint="eastAsia"/>
                </w:rPr>
                <w:t>8~10</w:t>
              </w:r>
            </w:ins>
          </w:p>
        </w:tc>
        <w:tc>
          <w:tcPr>
            <w:tcW w:w="904" w:type="dxa"/>
            <w:tcPrChange w:id="990" w:author="天赐 余" w:date="2025-12-02T10:28:00Z" w16du:dateUtc="2025-12-02T02:28:00Z">
              <w:tcPr>
                <w:tcW w:w="852" w:type="dxa"/>
                <w:gridSpan w:val="2"/>
              </w:tcPr>
            </w:tcPrChange>
          </w:tcPr>
          <w:p w14:paraId="4FFD922B" w14:textId="77777777" w:rsidR="00767BEE" w:rsidRDefault="00767BEE">
            <w:pPr>
              <w:ind w:firstLineChars="0" w:firstLine="0"/>
              <w:rPr>
                <w:ins w:id="991" w:author="liubing" w:date="2025-11-28T20:28:00Z"/>
              </w:rPr>
            </w:pPr>
            <w:ins w:id="992" w:author="liubing" w:date="2025-11-28T20:28:00Z">
              <w:r>
                <w:rPr>
                  <w:rFonts w:hint="eastAsia"/>
                </w:rPr>
                <w:t>高</w:t>
              </w:r>
            </w:ins>
          </w:p>
        </w:tc>
      </w:tr>
      <w:tr w:rsidR="00767BEE" w14:paraId="3820D948" w14:textId="77777777" w:rsidTr="00767BEE">
        <w:trPr>
          <w:trHeight w:val="143"/>
          <w:ins w:id="993" w:author="liubing" w:date="2025-11-28T20:28:00Z"/>
          <w:trPrChange w:id="994" w:author="天赐 余" w:date="2025-12-02T10:28:00Z" w16du:dateUtc="2025-12-02T02:28:00Z">
            <w:trPr>
              <w:gridAfter w:val="0"/>
            </w:trPr>
          </w:trPrChange>
        </w:trPr>
        <w:tc>
          <w:tcPr>
            <w:tcW w:w="903" w:type="dxa"/>
            <w:tcPrChange w:id="995" w:author="天赐 余" w:date="2025-12-02T10:28:00Z" w16du:dateUtc="2025-12-02T02:28:00Z">
              <w:tcPr>
                <w:tcW w:w="851" w:type="dxa"/>
              </w:tcPr>
            </w:tcPrChange>
          </w:tcPr>
          <w:p w14:paraId="3D63F5B7" w14:textId="77777777" w:rsidR="00767BEE" w:rsidRDefault="00767BEE">
            <w:pPr>
              <w:numPr>
                <w:ilvl w:val="0"/>
                <w:numId w:val="13"/>
              </w:numPr>
              <w:ind w:left="0" w:firstLineChars="0" w:firstLine="0"/>
              <w:rPr>
                <w:ins w:id="996" w:author="liubing" w:date="2025-11-28T20:28:00Z"/>
              </w:rPr>
            </w:pPr>
          </w:p>
        </w:tc>
        <w:tc>
          <w:tcPr>
            <w:tcW w:w="904" w:type="dxa"/>
            <w:tcPrChange w:id="997" w:author="天赐 余" w:date="2025-12-02T10:28:00Z" w16du:dateUtc="2025-12-02T02:28:00Z">
              <w:tcPr>
                <w:tcW w:w="852" w:type="dxa"/>
                <w:gridSpan w:val="2"/>
              </w:tcPr>
            </w:tcPrChange>
          </w:tcPr>
          <w:p w14:paraId="3ED63D94" w14:textId="77777777" w:rsidR="00767BEE" w:rsidRDefault="00767BEE">
            <w:pPr>
              <w:ind w:firstLineChars="0" w:firstLine="0"/>
              <w:rPr>
                <w:ins w:id="998" w:author="liubing" w:date="2025-11-28T20:28:00Z"/>
              </w:rPr>
            </w:pPr>
            <w:ins w:id="999" w:author="liubing" w:date="2025-11-28T20:28:00Z">
              <w:r>
                <w:rPr>
                  <w:rFonts w:hint="eastAsia"/>
                </w:rPr>
                <w:t>安全自毁指令</w:t>
              </w:r>
            </w:ins>
          </w:p>
        </w:tc>
        <w:tc>
          <w:tcPr>
            <w:tcW w:w="904" w:type="dxa"/>
            <w:tcPrChange w:id="1000" w:author="天赐 余" w:date="2025-12-02T10:28:00Z" w16du:dateUtc="2025-12-02T02:28:00Z">
              <w:tcPr>
                <w:tcW w:w="852" w:type="dxa"/>
                <w:gridSpan w:val="2"/>
              </w:tcPr>
            </w:tcPrChange>
          </w:tcPr>
          <w:p w14:paraId="3C053746" w14:textId="77777777" w:rsidR="00767BEE" w:rsidRDefault="00767BEE">
            <w:pPr>
              <w:ind w:firstLineChars="0" w:firstLine="0"/>
              <w:rPr>
                <w:ins w:id="1001" w:author="liubing" w:date="2025-11-28T20:28:00Z"/>
              </w:rPr>
            </w:pPr>
            <w:ins w:id="1002" w:author="liubing" w:date="2025-11-28T20:28:00Z">
              <w:r>
                <w:rPr>
                  <w:rFonts w:hint="eastAsia"/>
                </w:rPr>
                <w:t>偶发性</w:t>
              </w:r>
            </w:ins>
          </w:p>
        </w:tc>
        <w:tc>
          <w:tcPr>
            <w:tcW w:w="904" w:type="dxa"/>
            <w:tcPrChange w:id="1003" w:author="天赐 余" w:date="2025-12-02T10:28:00Z" w16du:dateUtc="2025-12-02T02:28:00Z">
              <w:tcPr>
                <w:tcW w:w="852" w:type="dxa"/>
                <w:gridSpan w:val="2"/>
              </w:tcPr>
            </w:tcPrChange>
          </w:tcPr>
          <w:p w14:paraId="2F265079" w14:textId="77777777" w:rsidR="00767BEE" w:rsidRDefault="00767BEE">
            <w:pPr>
              <w:ind w:firstLineChars="0" w:firstLine="0"/>
              <w:rPr>
                <w:ins w:id="1004" w:author="liubing" w:date="2025-11-28T20:28:00Z"/>
              </w:rPr>
            </w:pPr>
            <w:ins w:id="1005" w:author="liubing" w:date="2025-11-28T20:28:00Z">
              <w:r>
                <w:rPr>
                  <w:rFonts w:hint="eastAsia"/>
                </w:rPr>
                <w:t>1ms</w:t>
              </w:r>
            </w:ins>
          </w:p>
        </w:tc>
        <w:tc>
          <w:tcPr>
            <w:tcW w:w="904" w:type="dxa"/>
            <w:tcPrChange w:id="1006" w:author="天赐 余" w:date="2025-12-02T10:28:00Z" w16du:dateUtc="2025-12-02T02:28:00Z">
              <w:tcPr>
                <w:tcW w:w="852" w:type="dxa"/>
                <w:gridSpan w:val="2"/>
              </w:tcPr>
            </w:tcPrChange>
          </w:tcPr>
          <w:p w14:paraId="6BE9F5D7" w14:textId="77777777" w:rsidR="00767BEE" w:rsidRDefault="00767BEE">
            <w:pPr>
              <w:ind w:firstLineChars="0" w:firstLine="0"/>
              <w:rPr>
                <w:ins w:id="1007" w:author="liubing" w:date="2025-11-28T20:28:00Z"/>
              </w:rPr>
            </w:pPr>
            <w:ins w:id="1008" w:author="liubing" w:date="2025-11-28T20:28:00Z">
              <w:r>
                <w:rPr>
                  <w:rFonts w:hint="eastAsia"/>
                </w:rPr>
                <w:t>是</w:t>
              </w:r>
            </w:ins>
          </w:p>
        </w:tc>
        <w:tc>
          <w:tcPr>
            <w:tcW w:w="904" w:type="dxa"/>
            <w:tcPrChange w:id="1009" w:author="天赐 余" w:date="2025-12-02T10:28:00Z" w16du:dateUtc="2025-12-02T02:28:00Z">
              <w:tcPr>
                <w:tcW w:w="852" w:type="dxa"/>
                <w:gridSpan w:val="2"/>
              </w:tcPr>
            </w:tcPrChange>
          </w:tcPr>
          <w:p w14:paraId="098928AD" w14:textId="52579019" w:rsidR="00767BEE" w:rsidRDefault="00C64691">
            <w:pPr>
              <w:ind w:firstLineChars="0" w:firstLine="0"/>
              <w:rPr>
                <w:ins w:id="1010" w:author="liubing" w:date="2025-11-28T20:28:00Z"/>
              </w:rPr>
            </w:pPr>
            <w:ins w:id="1011" w:author="天赐 余" w:date="2025-12-02T14:06:00Z" w16du:dateUtc="2025-12-02T06:06:00Z">
              <w:r>
                <w:rPr>
                  <w:rFonts w:hint="eastAsia"/>
                </w:rPr>
                <w:t>延迟</w:t>
              </w:r>
            </w:ins>
            <w:ins w:id="1012" w:author="liubing" w:date="2025-11-28T20:28:00Z">
              <w:del w:id="1013" w:author="天赐 余" w:date="2025-12-02T14:06:00Z" w16du:dateUtc="2025-12-02T06:06:00Z">
                <w:r w:rsidR="00767BEE" w:rsidDel="00C64691">
                  <w:rPr>
                    <w:rFonts w:hint="eastAsia"/>
                  </w:rPr>
                  <w:delText>截止时间</w:delText>
                </w:r>
              </w:del>
            </w:ins>
          </w:p>
        </w:tc>
        <w:tc>
          <w:tcPr>
            <w:tcW w:w="946" w:type="dxa"/>
            <w:tcPrChange w:id="1014" w:author="天赐 余" w:date="2025-12-02T10:28:00Z" w16du:dateUtc="2025-12-02T02:28:00Z">
              <w:tcPr>
                <w:tcW w:w="891" w:type="dxa"/>
                <w:gridSpan w:val="2"/>
              </w:tcPr>
            </w:tcPrChange>
          </w:tcPr>
          <w:p w14:paraId="4DC5EB0B" w14:textId="77777777" w:rsidR="00767BEE" w:rsidRDefault="00767BEE">
            <w:pPr>
              <w:ind w:firstLineChars="0" w:firstLine="0"/>
              <w:rPr>
                <w:ins w:id="1015" w:author="liubing" w:date="2025-11-28T20:28:00Z"/>
              </w:rPr>
            </w:pPr>
            <w:ins w:id="1016" w:author="liubing" w:date="2025-11-28T20:28:00Z">
              <w:r>
                <w:rPr>
                  <w:rFonts w:hint="eastAsia"/>
                </w:rPr>
                <w:t>不允许</w:t>
              </w:r>
            </w:ins>
          </w:p>
        </w:tc>
        <w:tc>
          <w:tcPr>
            <w:tcW w:w="995" w:type="dxa"/>
            <w:tcPrChange w:id="1017" w:author="天赐 余" w:date="2025-12-02T10:28:00Z" w16du:dateUtc="2025-12-02T02:28:00Z">
              <w:tcPr>
                <w:tcW w:w="937" w:type="dxa"/>
                <w:gridSpan w:val="2"/>
              </w:tcPr>
            </w:tcPrChange>
          </w:tcPr>
          <w:p w14:paraId="3CD6EF05" w14:textId="77777777" w:rsidR="00767BEE" w:rsidRDefault="00767BEE">
            <w:pPr>
              <w:ind w:firstLineChars="0" w:firstLine="0"/>
              <w:rPr>
                <w:ins w:id="1018" w:author="liubing" w:date="2025-11-28T20:28:00Z"/>
              </w:rPr>
            </w:pPr>
            <w:ins w:id="1019" w:author="liubing" w:date="2025-11-28T20:28:00Z">
              <w:r>
                <w:rPr>
                  <w:rFonts w:hint="eastAsia"/>
                </w:rPr>
                <w:t>固定：</w:t>
              </w:r>
              <w:r>
                <w:rPr>
                  <w:rFonts w:hint="eastAsia"/>
                </w:rPr>
                <w:t>8~10</w:t>
              </w:r>
            </w:ins>
          </w:p>
        </w:tc>
        <w:tc>
          <w:tcPr>
            <w:tcW w:w="904" w:type="dxa"/>
            <w:tcPrChange w:id="1020" w:author="天赐 余" w:date="2025-12-02T10:28:00Z" w16du:dateUtc="2025-12-02T02:28:00Z">
              <w:tcPr>
                <w:tcW w:w="852" w:type="dxa"/>
                <w:gridSpan w:val="2"/>
              </w:tcPr>
            </w:tcPrChange>
          </w:tcPr>
          <w:p w14:paraId="1C9C6D7B" w14:textId="77777777" w:rsidR="00767BEE" w:rsidRDefault="00767BEE">
            <w:pPr>
              <w:ind w:firstLineChars="0" w:firstLine="0"/>
              <w:rPr>
                <w:ins w:id="1021" w:author="liubing" w:date="2025-11-28T20:28:00Z"/>
              </w:rPr>
            </w:pPr>
            <w:ins w:id="1022" w:author="liubing" w:date="2025-11-28T20:28:00Z">
              <w:r>
                <w:rPr>
                  <w:rFonts w:hint="eastAsia"/>
                </w:rPr>
                <w:t>高</w:t>
              </w:r>
            </w:ins>
          </w:p>
        </w:tc>
      </w:tr>
      <w:tr w:rsidR="00767BEE" w14:paraId="51702D39" w14:textId="77777777" w:rsidTr="00767BEE">
        <w:trPr>
          <w:trHeight w:val="143"/>
          <w:ins w:id="1023" w:author="liubing" w:date="2025-11-28T20:28:00Z"/>
          <w:trPrChange w:id="1024" w:author="天赐 余" w:date="2025-12-02T10:28:00Z" w16du:dateUtc="2025-12-02T02:28:00Z">
            <w:trPr>
              <w:gridAfter w:val="0"/>
            </w:trPr>
          </w:trPrChange>
        </w:trPr>
        <w:tc>
          <w:tcPr>
            <w:tcW w:w="903" w:type="dxa"/>
            <w:tcPrChange w:id="1025" w:author="天赐 余" w:date="2025-12-02T10:28:00Z" w16du:dateUtc="2025-12-02T02:28:00Z">
              <w:tcPr>
                <w:tcW w:w="851" w:type="dxa"/>
              </w:tcPr>
            </w:tcPrChange>
          </w:tcPr>
          <w:p w14:paraId="5F3C7193" w14:textId="77777777" w:rsidR="00767BEE" w:rsidRDefault="00767BEE">
            <w:pPr>
              <w:numPr>
                <w:ilvl w:val="0"/>
                <w:numId w:val="13"/>
              </w:numPr>
              <w:ind w:left="0" w:firstLineChars="0" w:firstLine="0"/>
              <w:rPr>
                <w:ins w:id="1026" w:author="liubing" w:date="2025-11-28T20:28:00Z"/>
              </w:rPr>
            </w:pPr>
          </w:p>
        </w:tc>
        <w:tc>
          <w:tcPr>
            <w:tcW w:w="904" w:type="dxa"/>
            <w:tcPrChange w:id="1027" w:author="天赐 余" w:date="2025-12-02T10:28:00Z" w16du:dateUtc="2025-12-02T02:28:00Z">
              <w:tcPr>
                <w:tcW w:w="852" w:type="dxa"/>
                <w:gridSpan w:val="2"/>
              </w:tcPr>
            </w:tcPrChange>
          </w:tcPr>
          <w:p w14:paraId="2CDE0D1D" w14:textId="77777777" w:rsidR="00767BEE" w:rsidRDefault="00767BEE">
            <w:pPr>
              <w:ind w:firstLineChars="0" w:firstLine="0"/>
              <w:rPr>
                <w:ins w:id="1028" w:author="liubing" w:date="2025-11-28T20:28:00Z"/>
              </w:rPr>
            </w:pPr>
            <w:ins w:id="1029" w:author="liubing" w:date="2025-11-28T20:28:00Z">
              <w:r>
                <w:rPr>
                  <w:rFonts w:hint="eastAsia"/>
                </w:rPr>
                <w:t>姿控指令</w:t>
              </w:r>
            </w:ins>
          </w:p>
        </w:tc>
        <w:tc>
          <w:tcPr>
            <w:tcW w:w="904" w:type="dxa"/>
            <w:tcPrChange w:id="1030" w:author="天赐 余" w:date="2025-12-02T10:28:00Z" w16du:dateUtc="2025-12-02T02:28:00Z">
              <w:tcPr>
                <w:tcW w:w="852" w:type="dxa"/>
                <w:gridSpan w:val="2"/>
              </w:tcPr>
            </w:tcPrChange>
          </w:tcPr>
          <w:p w14:paraId="5DA9DCE9" w14:textId="77777777" w:rsidR="00767BEE" w:rsidRDefault="00767BEE">
            <w:pPr>
              <w:ind w:firstLineChars="0" w:firstLine="0"/>
              <w:rPr>
                <w:ins w:id="1031" w:author="liubing" w:date="2025-11-28T20:28:00Z"/>
              </w:rPr>
            </w:pPr>
            <w:ins w:id="1032" w:author="liubing" w:date="2025-11-28T20:28:00Z">
              <w:r>
                <w:rPr>
                  <w:rFonts w:hint="eastAsia"/>
                </w:rPr>
                <w:t>周期性</w:t>
              </w:r>
            </w:ins>
          </w:p>
        </w:tc>
        <w:tc>
          <w:tcPr>
            <w:tcW w:w="904" w:type="dxa"/>
            <w:tcPrChange w:id="1033" w:author="天赐 余" w:date="2025-12-02T10:28:00Z" w16du:dateUtc="2025-12-02T02:28:00Z">
              <w:tcPr>
                <w:tcW w:w="852" w:type="dxa"/>
                <w:gridSpan w:val="2"/>
              </w:tcPr>
            </w:tcPrChange>
          </w:tcPr>
          <w:p w14:paraId="588CCC81" w14:textId="77777777" w:rsidR="00767BEE" w:rsidRDefault="00767BEE">
            <w:pPr>
              <w:ind w:firstLineChars="0" w:firstLine="0"/>
              <w:rPr>
                <w:ins w:id="1034" w:author="liubing" w:date="2025-11-28T20:28:00Z"/>
              </w:rPr>
            </w:pPr>
            <w:ins w:id="1035" w:author="liubing" w:date="2025-11-28T20:28:00Z">
              <w:r>
                <w:rPr>
                  <w:rFonts w:hint="eastAsia"/>
                </w:rPr>
                <w:t>10ms~20ms</w:t>
              </w:r>
            </w:ins>
          </w:p>
        </w:tc>
        <w:tc>
          <w:tcPr>
            <w:tcW w:w="904" w:type="dxa"/>
            <w:tcPrChange w:id="1036" w:author="天赐 余" w:date="2025-12-02T10:28:00Z" w16du:dateUtc="2025-12-02T02:28:00Z">
              <w:tcPr>
                <w:tcW w:w="852" w:type="dxa"/>
                <w:gridSpan w:val="2"/>
              </w:tcPr>
            </w:tcPrChange>
          </w:tcPr>
          <w:p w14:paraId="2C8E665A" w14:textId="77777777" w:rsidR="00767BEE" w:rsidRDefault="00767BEE">
            <w:pPr>
              <w:ind w:firstLineChars="0" w:firstLine="0"/>
              <w:rPr>
                <w:ins w:id="1037" w:author="liubing" w:date="2025-11-28T20:28:00Z"/>
              </w:rPr>
            </w:pPr>
            <w:ins w:id="1038" w:author="liubing" w:date="2025-11-28T20:28:00Z">
              <w:r>
                <w:rPr>
                  <w:rFonts w:hint="eastAsia"/>
                </w:rPr>
                <w:t>是</w:t>
              </w:r>
            </w:ins>
          </w:p>
        </w:tc>
        <w:tc>
          <w:tcPr>
            <w:tcW w:w="904" w:type="dxa"/>
            <w:tcPrChange w:id="1039" w:author="天赐 余" w:date="2025-12-02T10:28:00Z" w16du:dateUtc="2025-12-02T02:28:00Z">
              <w:tcPr>
                <w:tcW w:w="852" w:type="dxa"/>
                <w:gridSpan w:val="2"/>
              </w:tcPr>
            </w:tcPrChange>
          </w:tcPr>
          <w:p w14:paraId="6DF95D57" w14:textId="39358AE8" w:rsidR="00767BEE" w:rsidRDefault="00C64691">
            <w:pPr>
              <w:ind w:firstLineChars="0" w:firstLine="0"/>
              <w:rPr>
                <w:ins w:id="1040" w:author="liubing" w:date="2025-11-28T20:28:00Z"/>
              </w:rPr>
            </w:pPr>
            <w:ins w:id="1041" w:author="天赐 余" w:date="2025-12-02T14:06:00Z" w16du:dateUtc="2025-12-02T06:06:00Z">
              <w:r>
                <w:rPr>
                  <w:rFonts w:hint="eastAsia"/>
                </w:rPr>
                <w:t>延迟</w:t>
              </w:r>
            </w:ins>
            <w:ins w:id="1042" w:author="liubing" w:date="2025-11-28T20:28:00Z">
              <w:del w:id="1043" w:author="天赐 余" w:date="2025-12-02T14:06:00Z" w16du:dateUtc="2025-12-02T06:06:00Z">
                <w:r w:rsidR="00767BEE" w:rsidDel="00C64691">
                  <w:rPr>
                    <w:rFonts w:hint="eastAsia"/>
                  </w:rPr>
                  <w:delText>截止时间</w:delText>
                </w:r>
              </w:del>
            </w:ins>
          </w:p>
        </w:tc>
        <w:tc>
          <w:tcPr>
            <w:tcW w:w="946" w:type="dxa"/>
            <w:tcPrChange w:id="1044" w:author="天赐 余" w:date="2025-12-02T10:28:00Z" w16du:dateUtc="2025-12-02T02:28:00Z">
              <w:tcPr>
                <w:tcW w:w="891" w:type="dxa"/>
                <w:gridSpan w:val="2"/>
              </w:tcPr>
            </w:tcPrChange>
          </w:tcPr>
          <w:p w14:paraId="22ACEC17" w14:textId="77777777" w:rsidR="00767BEE" w:rsidRDefault="00767BEE">
            <w:pPr>
              <w:ind w:firstLineChars="0" w:firstLine="0"/>
              <w:rPr>
                <w:ins w:id="1045" w:author="liubing" w:date="2025-11-28T20:28:00Z"/>
              </w:rPr>
            </w:pPr>
            <w:ins w:id="1046" w:author="liubing" w:date="2025-11-28T20:28:00Z">
              <w:r>
                <w:rPr>
                  <w:rFonts w:hint="eastAsia"/>
                </w:rPr>
                <w:t>不允许</w:t>
              </w:r>
            </w:ins>
          </w:p>
        </w:tc>
        <w:tc>
          <w:tcPr>
            <w:tcW w:w="995" w:type="dxa"/>
            <w:tcPrChange w:id="1047" w:author="天赐 余" w:date="2025-12-02T10:28:00Z" w16du:dateUtc="2025-12-02T02:28:00Z">
              <w:tcPr>
                <w:tcW w:w="937" w:type="dxa"/>
                <w:gridSpan w:val="2"/>
              </w:tcPr>
            </w:tcPrChange>
          </w:tcPr>
          <w:p w14:paraId="5EE9E68D" w14:textId="77777777" w:rsidR="00767BEE" w:rsidRDefault="00767BEE">
            <w:pPr>
              <w:ind w:firstLineChars="0" w:firstLine="0"/>
              <w:rPr>
                <w:ins w:id="1048" w:author="liubing" w:date="2025-11-28T20:28:00Z"/>
              </w:rPr>
            </w:pPr>
            <w:ins w:id="1049" w:author="liubing" w:date="2025-11-28T20:28:00Z">
              <w:r>
                <w:rPr>
                  <w:rFonts w:hint="eastAsia"/>
                </w:rPr>
                <w:t>固定：</w:t>
              </w:r>
              <w:r>
                <w:rPr>
                  <w:rFonts w:hint="eastAsia"/>
                </w:rPr>
                <w:t>10~30</w:t>
              </w:r>
            </w:ins>
          </w:p>
        </w:tc>
        <w:tc>
          <w:tcPr>
            <w:tcW w:w="904" w:type="dxa"/>
            <w:tcPrChange w:id="1050" w:author="天赐 余" w:date="2025-12-02T10:28:00Z" w16du:dateUtc="2025-12-02T02:28:00Z">
              <w:tcPr>
                <w:tcW w:w="852" w:type="dxa"/>
                <w:gridSpan w:val="2"/>
              </w:tcPr>
            </w:tcPrChange>
          </w:tcPr>
          <w:p w14:paraId="4E3E91E7" w14:textId="77777777" w:rsidR="00767BEE" w:rsidRDefault="00767BEE">
            <w:pPr>
              <w:ind w:firstLineChars="0" w:firstLine="0"/>
              <w:rPr>
                <w:ins w:id="1051" w:author="liubing" w:date="2025-11-28T20:28:00Z"/>
              </w:rPr>
            </w:pPr>
            <w:ins w:id="1052" w:author="liubing" w:date="2025-11-28T20:28:00Z">
              <w:r>
                <w:rPr>
                  <w:rFonts w:hint="eastAsia"/>
                </w:rPr>
                <w:t>高</w:t>
              </w:r>
            </w:ins>
          </w:p>
        </w:tc>
      </w:tr>
      <w:tr w:rsidR="00767BEE" w14:paraId="38DF3B3D" w14:textId="77777777" w:rsidTr="00767BEE">
        <w:trPr>
          <w:trHeight w:val="143"/>
          <w:ins w:id="1053" w:author="liubing" w:date="2025-11-28T20:28:00Z"/>
          <w:trPrChange w:id="1054" w:author="天赐 余" w:date="2025-12-02T10:28:00Z" w16du:dateUtc="2025-12-02T02:28:00Z">
            <w:trPr>
              <w:gridAfter w:val="0"/>
            </w:trPr>
          </w:trPrChange>
        </w:trPr>
        <w:tc>
          <w:tcPr>
            <w:tcW w:w="903" w:type="dxa"/>
            <w:tcPrChange w:id="1055" w:author="天赐 余" w:date="2025-12-02T10:28:00Z" w16du:dateUtc="2025-12-02T02:28:00Z">
              <w:tcPr>
                <w:tcW w:w="851" w:type="dxa"/>
              </w:tcPr>
            </w:tcPrChange>
          </w:tcPr>
          <w:p w14:paraId="5783C989" w14:textId="77777777" w:rsidR="00767BEE" w:rsidRDefault="00767BEE">
            <w:pPr>
              <w:numPr>
                <w:ilvl w:val="0"/>
                <w:numId w:val="13"/>
              </w:numPr>
              <w:ind w:left="0" w:firstLineChars="0" w:firstLine="0"/>
              <w:rPr>
                <w:ins w:id="1056" w:author="liubing" w:date="2025-11-28T20:28:00Z"/>
              </w:rPr>
            </w:pPr>
          </w:p>
        </w:tc>
        <w:tc>
          <w:tcPr>
            <w:tcW w:w="904" w:type="dxa"/>
            <w:tcPrChange w:id="1057" w:author="天赐 余" w:date="2025-12-02T10:28:00Z" w16du:dateUtc="2025-12-02T02:28:00Z">
              <w:tcPr>
                <w:tcW w:w="852" w:type="dxa"/>
                <w:gridSpan w:val="2"/>
              </w:tcPr>
            </w:tcPrChange>
          </w:tcPr>
          <w:p w14:paraId="75D760D6" w14:textId="77777777" w:rsidR="00767BEE" w:rsidRDefault="00767BEE">
            <w:pPr>
              <w:ind w:firstLineChars="0" w:firstLine="0"/>
              <w:rPr>
                <w:ins w:id="1058" w:author="liubing" w:date="2025-11-28T20:28:00Z"/>
              </w:rPr>
            </w:pPr>
            <w:ins w:id="1059" w:author="liubing" w:date="2025-11-28T20:28:00Z">
              <w:r>
                <w:rPr>
                  <w:rFonts w:hint="eastAsia"/>
                </w:rPr>
                <w:t>伺服指令</w:t>
              </w:r>
            </w:ins>
          </w:p>
        </w:tc>
        <w:tc>
          <w:tcPr>
            <w:tcW w:w="904" w:type="dxa"/>
            <w:tcPrChange w:id="1060" w:author="天赐 余" w:date="2025-12-02T10:28:00Z" w16du:dateUtc="2025-12-02T02:28:00Z">
              <w:tcPr>
                <w:tcW w:w="852" w:type="dxa"/>
                <w:gridSpan w:val="2"/>
              </w:tcPr>
            </w:tcPrChange>
          </w:tcPr>
          <w:p w14:paraId="62AAEA4D" w14:textId="77777777" w:rsidR="00767BEE" w:rsidRDefault="00767BEE">
            <w:pPr>
              <w:ind w:firstLineChars="0" w:firstLine="0"/>
              <w:rPr>
                <w:ins w:id="1061" w:author="liubing" w:date="2025-11-28T20:28:00Z"/>
              </w:rPr>
            </w:pPr>
            <w:ins w:id="1062" w:author="liubing" w:date="2025-11-28T20:28:00Z">
              <w:r>
                <w:rPr>
                  <w:rFonts w:hint="eastAsia"/>
                </w:rPr>
                <w:t>周期性</w:t>
              </w:r>
            </w:ins>
          </w:p>
        </w:tc>
        <w:tc>
          <w:tcPr>
            <w:tcW w:w="904" w:type="dxa"/>
            <w:tcPrChange w:id="1063" w:author="天赐 余" w:date="2025-12-02T10:28:00Z" w16du:dateUtc="2025-12-02T02:28:00Z">
              <w:tcPr>
                <w:tcW w:w="852" w:type="dxa"/>
                <w:gridSpan w:val="2"/>
              </w:tcPr>
            </w:tcPrChange>
          </w:tcPr>
          <w:p w14:paraId="51EB6FDA" w14:textId="77777777" w:rsidR="00767BEE" w:rsidRDefault="00767BEE">
            <w:pPr>
              <w:ind w:firstLineChars="0" w:firstLine="0"/>
              <w:rPr>
                <w:ins w:id="1064" w:author="liubing" w:date="2025-11-28T20:28:00Z"/>
              </w:rPr>
            </w:pPr>
            <w:ins w:id="1065" w:author="liubing" w:date="2025-11-28T20:28:00Z">
              <w:r>
                <w:rPr>
                  <w:rFonts w:hint="eastAsia"/>
                </w:rPr>
                <w:t>10ms~20ms</w:t>
              </w:r>
            </w:ins>
          </w:p>
        </w:tc>
        <w:tc>
          <w:tcPr>
            <w:tcW w:w="904" w:type="dxa"/>
            <w:tcPrChange w:id="1066" w:author="天赐 余" w:date="2025-12-02T10:28:00Z" w16du:dateUtc="2025-12-02T02:28:00Z">
              <w:tcPr>
                <w:tcW w:w="852" w:type="dxa"/>
                <w:gridSpan w:val="2"/>
              </w:tcPr>
            </w:tcPrChange>
          </w:tcPr>
          <w:p w14:paraId="502EDCE7" w14:textId="77777777" w:rsidR="00767BEE" w:rsidRDefault="00767BEE">
            <w:pPr>
              <w:ind w:firstLineChars="0" w:firstLine="0"/>
              <w:rPr>
                <w:ins w:id="1067" w:author="liubing" w:date="2025-11-28T20:28:00Z"/>
              </w:rPr>
            </w:pPr>
            <w:ins w:id="1068" w:author="liubing" w:date="2025-11-28T20:28:00Z">
              <w:r>
                <w:rPr>
                  <w:rFonts w:hint="eastAsia"/>
                </w:rPr>
                <w:t>是</w:t>
              </w:r>
            </w:ins>
          </w:p>
        </w:tc>
        <w:tc>
          <w:tcPr>
            <w:tcW w:w="904" w:type="dxa"/>
            <w:tcPrChange w:id="1069" w:author="天赐 余" w:date="2025-12-02T10:28:00Z" w16du:dateUtc="2025-12-02T02:28:00Z">
              <w:tcPr>
                <w:tcW w:w="852" w:type="dxa"/>
                <w:gridSpan w:val="2"/>
              </w:tcPr>
            </w:tcPrChange>
          </w:tcPr>
          <w:p w14:paraId="30DD7A89" w14:textId="35F18B4D" w:rsidR="00767BEE" w:rsidRDefault="00C64691">
            <w:pPr>
              <w:ind w:firstLineChars="0" w:firstLine="0"/>
              <w:rPr>
                <w:ins w:id="1070" w:author="liubing" w:date="2025-11-28T20:28:00Z"/>
              </w:rPr>
            </w:pPr>
            <w:ins w:id="1071" w:author="天赐 余" w:date="2025-12-02T14:06:00Z" w16du:dateUtc="2025-12-02T06:06:00Z">
              <w:r>
                <w:rPr>
                  <w:rFonts w:hint="eastAsia"/>
                </w:rPr>
                <w:t>延迟</w:t>
              </w:r>
            </w:ins>
            <w:ins w:id="1072" w:author="liubing" w:date="2025-11-28T20:28:00Z">
              <w:del w:id="1073" w:author="天赐 余" w:date="2025-12-02T14:06:00Z" w16du:dateUtc="2025-12-02T06:06:00Z">
                <w:r w:rsidR="00767BEE" w:rsidDel="00C64691">
                  <w:rPr>
                    <w:rFonts w:hint="eastAsia"/>
                  </w:rPr>
                  <w:delText>截止时间</w:delText>
                </w:r>
              </w:del>
            </w:ins>
          </w:p>
        </w:tc>
        <w:tc>
          <w:tcPr>
            <w:tcW w:w="946" w:type="dxa"/>
            <w:tcPrChange w:id="1074" w:author="天赐 余" w:date="2025-12-02T10:28:00Z" w16du:dateUtc="2025-12-02T02:28:00Z">
              <w:tcPr>
                <w:tcW w:w="891" w:type="dxa"/>
                <w:gridSpan w:val="2"/>
              </w:tcPr>
            </w:tcPrChange>
          </w:tcPr>
          <w:p w14:paraId="51A9D8F4" w14:textId="77777777" w:rsidR="00767BEE" w:rsidRDefault="00767BEE">
            <w:pPr>
              <w:ind w:firstLineChars="0" w:firstLine="0"/>
              <w:rPr>
                <w:ins w:id="1075" w:author="liubing" w:date="2025-11-28T20:28:00Z"/>
              </w:rPr>
            </w:pPr>
            <w:ins w:id="1076" w:author="liubing" w:date="2025-11-28T20:28:00Z">
              <w:r>
                <w:rPr>
                  <w:rFonts w:hint="eastAsia"/>
                </w:rPr>
                <w:t>不允许</w:t>
              </w:r>
            </w:ins>
          </w:p>
        </w:tc>
        <w:tc>
          <w:tcPr>
            <w:tcW w:w="995" w:type="dxa"/>
            <w:tcPrChange w:id="1077" w:author="天赐 余" w:date="2025-12-02T10:28:00Z" w16du:dateUtc="2025-12-02T02:28:00Z">
              <w:tcPr>
                <w:tcW w:w="937" w:type="dxa"/>
                <w:gridSpan w:val="2"/>
              </w:tcPr>
            </w:tcPrChange>
          </w:tcPr>
          <w:p w14:paraId="7BF4FC07" w14:textId="77777777" w:rsidR="00767BEE" w:rsidRDefault="00767BEE">
            <w:pPr>
              <w:ind w:firstLineChars="0" w:firstLine="0"/>
              <w:rPr>
                <w:ins w:id="1078" w:author="liubing" w:date="2025-11-28T20:28:00Z"/>
              </w:rPr>
            </w:pPr>
            <w:ins w:id="1079" w:author="liubing" w:date="2025-11-28T20:28:00Z">
              <w:r>
                <w:rPr>
                  <w:rFonts w:hint="eastAsia"/>
                </w:rPr>
                <w:t>固定：</w:t>
              </w:r>
              <w:r>
                <w:rPr>
                  <w:rFonts w:hint="eastAsia"/>
                </w:rPr>
                <w:t>10~30</w:t>
              </w:r>
            </w:ins>
          </w:p>
        </w:tc>
        <w:tc>
          <w:tcPr>
            <w:tcW w:w="904" w:type="dxa"/>
            <w:tcPrChange w:id="1080" w:author="天赐 余" w:date="2025-12-02T10:28:00Z" w16du:dateUtc="2025-12-02T02:28:00Z">
              <w:tcPr>
                <w:tcW w:w="852" w:type="dxa"/>
                <w:gridSpan w:val="2"/>
              </w:tcPr>
            </w:tcPrChange>
          </w:tcPr>
          <w:p w14:paraId="00758E42" w14:textId="77777777" w:rsidR="00767BEE" w:rsidRDefault="00767BEE">
            <w:pPr>
              <w:ind w:firstLineChars="0" w:firstLine="0"/>
              <w:rPr>
                <w:ins w:id="1081" w:author="liubing" w:date="2025-11-28T20:28:00Z"/>
              </w:rPr>
            </w:pPr>
            <w:ins w:id="1082" w:author="liubing" w:date="2025-11-28T20:28:00Z">
              <w:r>
                <w:rPr>
                  <w:rFonts w:hint="eastAsia"/>
                </w:rPr>
                <w:t>高</w:t>
              </w:r>
            </w:ins>
          </w:p>
        </w:tc>
      </w:tr>
      <w:tr w:rsidR="00767BEE" w14:paraId="558D482D" w14:textId="77777777" w:rsidTr="00767BEE">
        <w:trPr>
          <w:trHeight w:val="1610"/>
          <w:ins w:id="1083" w:author="liubing" w:date="2025-11-28T20:28:00Z"/>
          <w:trPrChange w:id="1084" w:author="天赐 余" w:date="2025-12-02T10:28:00Z" w16du:dateUtc="2025-12-02T02:28:00Z">
            <w:trPr>
              <w:gridAfter w:val="0"/>
            </w:trPr>
          </w:trPrChange>
        </w:trPr>
        <w:tc>
          <w:tcPr>
            <w:tcW w:w="903" w:type="dxa"/>
            <w:tcPrChange w:id="1085" w:author="天赐 余" w:date="2025-12-02T10:28:00Z" w16du:dateUtc="2025-12-02T02:28:00Z">
              <w:tcPr>
                <w:tcW w:w="851" w:type="dxa"/>
              </w:tcPr>
            </w:tcPrChange>
          </w:tcPr>
          <w:p w14:paraId="66F07504" w14:textId="77777777" w:rsidR="00767BEE" w:rsidRDefault="00767BEE">
            <w:pPr>
              <w:numPr>
                <w:ilvl w:val="0"/>
                <w:numId w:val="13"/>
              </w:numPr>
              <w:ind w:left="0" w:firstLineChars="0" w:firstLine="0"/>
              <w:rPr>
                <w:ins w:id="1086" w:author="liubing" w:date="2025-11-28T20:28:00Z"/>
              </w:rPr>
            </w:pPr>
          </w:p>
        </w:tc>
        <w:tc>
          <w:tcPr>
            <w:tcW w:w="904" w:type="dxa"/>
            <w:tcPrChange w:id="1087" w:author="天赐 余" w:date="2025-12-02T10:28:00Z" w16du:dateUtc="2025-12-02T02:28:00Z">
              <w:tcPr>
                <w:tcW w:w="852" w:type="dxa"/>
                <w:gridSpan w:val="2"/>
              </w:tcPr>
            </w:tcPrChange>
          </w:tcPr>
          <w:p w14:paraId="31C6084D" w14:textId="77777777" w:rsidR="00767BEE" w:rsidRDefault="00767BEE">
            <w:pPr>
              <w:ind w:firstLineChars="0" w:firstLine="0"/>
              <w:rPr>
                <w:ins w:id="1088" w:author="liubing" w:date="2025-11-28T20:28:00Z"/>
              </w:rPr>
            </w:pPr>
            <w:ins w:id="1089" w:author="liubing" w:date="2025-11-28T20:28:00Z">
              <w:r>
                <w:rPr>
                  <w:rFonts w:hint="eastAsia"/>
                </w:rPr>
                <w:t>心跳消息</w:t>
              </w:r>
            </w:ins>
          </w:p>
        </w:tc>
        <w:tc>
          <w:tcPr>
            <w:tcW w:w="904" w:type="dxa"/>
            <w:tcPrChange w:id="1090" w:author="天赐 余" w:date="2025-12-02T10:28:00Z" w16du:dateUtc="2025-12-02T02:28:00Z">
              <w:tcPr>
                <w:tcW w:w="852" w:type="dxa"/>
                <w:gridSpan w:val="2"/>
              </w:tcPr>
            </w:tcPrChange>
          </w:tcPr>
          <w:p w14:paraId="15393064" w14:textId="77777777" w:rsidR="00767BEE" w:rsidRDefault="00767BEE">
            <w:pPr>
              <w:ind w:firstLineChars="0" w:firstLine="0"/>
              <w:rPr>
                <w:ins w:id="1091" w:author="liubing" w:date="2025-11-28T20:28:00Z"/>
              </w:rPr>
            </w:pPr>
            <w:ins w:id="1092" w:author="liubing" w:date="2025-11-28T20:28:00Z">
              <w:r>
                <w:rPr>
                  <w:rFonts w:hint="eastAsia"/>
                </w:rPr>
                <w:t>周期性</w:t>
              </w:r>
            </w:ins>
          </w:p>
        </w:tc>
        <w:tc>
          <w:tcPr>
            <w:tcW w:w="904" w:type="dxa"/>
            <w:tcPrChange w:id="1093" w:author="天赐 余" w:date="2025-12-02T10:28:00Z" w16du:dateUtc="2025-12-02T02:28:00Z">
              <w:tcPr>
                <w:tcW w:w="852" w:type="dxa"/>
                <w:gridSpan w:val="2"/>
              </w:tcPr>
            </w:tcPrChange>
          </w:tcPr>
          <w:p w14:paraId="4E022B91" w14:textId="77777777" w:rsidR="00767BEE" w:rsidRDefault="00767BEE">
            <w:pPr>
              <w:ind w:firstLineChars="0" w:firstLine="0"/>
              <w:rPr>
                <w:ins w:id="1094" w:author="liubing" w:date="2025-11-28T20:28:00Z"/>
              </w:rPr>
            </w:pPr>
            <w:ins w:id="1095" w:author="liubing" w:date="2025-11-28T20:28:00Z">
              <w:r>
                <w:rPr>
                  <w:rFonts w:hint="eastAsia"/>
                </w:rPr>
                <w:t>20ms</w:t>
              </w:r>
            </w:ins>
          </w:p>
        </w:tc>
        <w:tc>
          <w:tcPr>
            <w:tcW w:w="904" w:type="dxa"/>
            <w:tcPrChange w:id="1096" w:author="天赐 余" w:date="2025-12-02T10:28:00Z" w16du:dateUtc="2025-12-02T02:28:00Z">
              <w:tcPr>
                <w:tcW w:w="852" w:type="dxa"/>
                <w:gridSpan w:val="2"/>
              </w:tcPr>
            </w:tcPrChange>
          </w:tcPr>
          <w:p w14:paraId="444E3F34" w14:textId="77777777" w:rsidR="00767BEE" w:rsidRDefault="00767BEE">
            <w:pPr>
              <w:ind w:firstLineChars="0" w:firstLine="0"/>
              <w:rPr>
                <w:ins w:id="1097" w:author="liubing" w:date="2025-11-28T20:28:00Z"/>
              </w:rPr>
            </w:pPr>
            <w:ins w:id="1098" w:author="liubing" w:date="2025-11-28T20:28:00Z">
              <w:r>
                <w:rPr>
                  <w:rFonts w:hint="eastAsia"/>
                </w:rPr>
                <w:t>是</w:t>
              </w:r>
            </w:ins>
          </w:p>
        </w:tc>
        <w:tc>
          <w:tcPr>
            <w:tcW w:w="904" w:type="dxa"/>
            <w:tcPrChange w:id="1099" w:author="天赐 余" w:date="2025-12-02T10:28:00Z" w16du:dateUtc="2025-12-02T02:28:00Z">
              <w:tcPr>
                <w:tcW w:w="852" w:type="dxa"/>
                <w:gridSpan w:val="2"/>
              </w:tcPr>
            </w:tcPrChange>
          </w:tcPr>
          <w:p w14:paraId="08DB8C74" w14:textId="5C04FE60" w:rsidR="00767BEE" w:rsidRDefault="00C64691">
            <w:pPr>
              <w:ind w:firstLineChars="0" w:firstLine="0"/>
              <w:rPr>
                <w:ins w:id="1100" w:author="liubing" w:date="2025-11-28T20:28:00Z"/>
              </w:rPr>
            </w:pPr>
            <w:ins w:id="1101" w:author="天赐 余" w:date="2025-12-02T14:06:00Z" w16du:dateUtc="2025-12-02T06:06:00Z">
              <w:r>
                <w:rPr>
                  <w:rFonts w:hint="eastAsia"/>
                </w:rPr>
                <w:t>延迟</w:t>
              </w:r>
            </w:ins>
            <w:ins w:id="1102" w:author="liubing" w:date="2025-11-28T20:28:00Z">
              <w:del w:id="1103" w:author="天赐 余" w:date="2025-12-02T14:06:00Z" w16du:dateUtc="2025-12-02T06:06:00Z">
                <w:r w:rsidR="00767BEE" w:rsidDel="00C64691">
                  <w:rPr>
                    <w:rFonts w:hint="eastAsia"/>
                  </w:rPr>
                  <w:delText>截止时间</w:delText>
                </w:r>
              </w:del>
            </w:ins>
          </w:p>
        </w:tc>
        <w:tc>
          <w:tcPr>
            <w:tcW w:w="946" w:type="dxa"/>
            <w:tcPrChange w:id="1104" w:author="天赐 余" w:date="2025-12-02T10:28:00Z" w16du:dateUtc="2025-12-02T02:28:00Z">
              <w:tcPr>
                <w:tcW w:w="891" w:type="dxa"/>
                <w:gridSpan w:val="2"/>
              </w:tcPr>
            </w:tcPrChange>
          </w:tcPr>
          <w:p w14:paraId="6C403CCF" w14:textId="77777777" w:rsidR="00767BEE" w:rsidRDefault="00767BEE">
            <w:pPr>
              <w:ind w:firstLineChars="0" w:firstLine="0"/>
              <w:rPr>
                <w:ins w:id="1105" w:author="liubing" w:date="2025-11-28T20:28:00Z"/>
              </w:rPr>
            </w:pPr>
            <w:ins w:id="1106" w:author="liubing" w:date="2025-11-28T20:28:00Z">
              <w:r>
                <w:rPr>
                  <w:rFonts w:hint="eastAsia"/>
                </w:rPr>
                <w:t>不允许</w:t>
              </w:r>
            </w:ins>
          </w:p>
        </w:tc>
        <w:tc>
          <w:tcPr>
            <w:tcW w:w="995" w:type="dxa"/>
            <w:tcPrChange w:id="1107" w:author="天赐 余" w:date="2025-12-02T10:28:00Z" w16du:dateUtc="2025-12-02T02:28:00Z">
              <w:tcPr>
                <w:tcW w:w="937" w:type="dxa"/>
                <w:gridSpan w:val="2"/>
              </w:tcPr>
            </w:tcPrChange>
          </w:tcPr>
          <w:p w14:paraId="7769B706" w14:textId="77777777" w:rsidR="00767BEE" w:rsidRDefault="00767BEE">
            <w:pPr>
              <w:ind w:firstLineChars="0" w:firstLine="0"/>
              <w:rPr>
                <w:ins w:id="1108" w:author="liubing" w:date="2025-11-28T20:28:00Z"/>
              </w:rPr>
            </w:pPr>
            <w:ins w:id="1109" w:author="liubing" w:date="2025-11-28T20:28:00Z">
              <w:r>
                <w:rPr>
                  <w:rFonts w:hint="eastAsia"/>
                </w:rPr>
                <w:t>固定：</w:t>
              </w:r>
              <w:r>
                <w:rPr>
                  <w:rFonts w:hint="eastAsia"/>
                </w:rPr>
                <w:t>8~10</w:t>
              </w:r>
            </w:ins>
          </w:p>
        </w:tc>
        <w:tc>
          <w:tcPr>
            <w:tcW w:w="904" w:type="dxa"/>
            <w:tcPrChange w:id="1110" w:author="天赐 余" w:date="2025-12-02T10:28:00Z" w16du:dateUtc="2025-12-02T02:28:00Z">
              <w:tcPr>
                <w:tcW w:w="852" w:type="dxa"/>
                <w:gridSpan w:val="2"/>
              </w:tcPr>
            </w:tcPrChange>
          </w:tcPr>
          <w:p w14:paraId="2D9F5BB0" w14:textId="77777777" w:rsidR="00767BEE" w:rsidRDefault="00767BEE">
            <w:pPr>
              <w:ind w:firstLineChars="0" w:firstLine="0"/>
              <w:rPr>
                <w:ins w:id="1111" w:author="liubing" w:date="2025-11-28T20:28:00Z"/>
              </w:rPr>
            </w:pPr>
            <w:ins w:id="1112" w:author="liubing" w:date="2025-11-28T20:28:00Z">
              <w:r>
                <w:rPr>
                  <w:rFonts w:hint="eastAsia"/>
                </w:rPr>
                <w:t>高</w:t>
              </w:r>
            </w:ins>
          </w:p>
        </w:tc>
      </w:tr>
      <w:tr w:rsidR="00767BEE" w14:paraId="02322294" w14:textId="77777777" w:rsidTr="00767BEE">
        <w:trPr>
          <w:trHeight w:val="2326"/>
          <w:ins w:id="1113" w:author="liubing" w:date="2025-11-28T20:28:00Z"/>
          <w:trPrChange w:id="1114" w:author="天赐 余" w:date="2025-12-02T10:28:00Z" w16du:dateUtc="2025-12-02T02:28:00Z">
            <w:trPr>
              <w:gridAfter w:val="0"/>
            </w:trPr>
          </w:trPrChange>
        </w:trPr>
        <w:tc>
          <w:tcPr>
            <w:tcW w:w="903" w:type="dxa"/>
            <w:tcPrChange w:id="1115" w:author="天赐 余" w:date="2025-12-02T10:28:00Z" w16du:dateUtc="2025-12-02T02:28:00Z">
              <w:tcPr>
                <w:tcW w:w="851" w:type="dxa"/>
              </w:tcPr>
            </w:tcPrChange>
          </w:tcPr>
          <w:p w14:paraId="2816CD00" w14:textId="77777777" w:rsidR="00767BEE" w:rsidRDefault="00767BEE">
            <w:pPr>
              <w:numPr>
                <w:ilvl w:val="0"/>
                <w:numId w:val="13"/>
              </w:numPr>
              <w:ind w:left="0" w:firstLineChars="0" w:firstLine="0"/>
              <w:rPr>
                <w:ins w:id="1116" w:author="liubing" w:date="2025-11-28T20:28:00Z"/>
              </w:rPr>
            </w:pPr>
          </w:p>
        </w:tc>
        <w:tc>
          <w:tcPr>
            <w:tcW w:w="904" w:type="dxa"/>
            <w:tcPrChange w:id="1117" w:author="天赐 余" w:date="2025-12-02T10:28:00Z" w16du:dateUtc="2025-12-02T02:28:00Z">
              <w:tcPr>
                <w:tcW w:w="852" w:type="dxa"/>
                <w:gridSpan w:val="2"/>
              </w:tcPr>
            </w:tcPrChange>
          </w:tcPr>
          <w:p w14:paraId="0DC34CFF" w14:textId="77777777" w:rsidR="00767BEE" w:rsidRDefault="00767BEE">
            <w:pPr>
              <w:ind w:firstLineChars="0" w:firstLine="0"/>
              <w:rPr>
                <w:ins w:id="1118" w:author="liubing" w:date="2025-11-28T20:28:00Z"/>
              </w:rPr>
            </w:pPr>
            <w:ins w:id="1119" w:author="liubing" w:date="2025-11-28T20:28:00Z">
              <w:r>
                <w:rPr>
                  <w:rFonts w:hint="eastAsia"/>
                </w:rPr>
                <w:t>惯组控制消息</w:t>
              </w:r>
            </w:ins>
          </w:p>
        </w:tc>
        <w:tc>
          <w:tcPr>
            <w:tcW w:w="904" w:type="dxa"/>
            <w:tcPrChange w:id="1120" w:author="天赐 余" w:date="2025-12-02T10:28:00Z" w16du:dateUtc="2025-12-02T02:28:00Z">
              <w:tcPr>
                <w:tcW w:w="852" w:type="dxa"/>
                <w:gridSpan w:val="2"/>
              </w:tcPr>
            </w:tcPrChange>
          </w:tcPr>
          <w:p w14:paraId="186D9DDE" w14:textId="77777777" w:rsidR="00767BEE" w:rsidRDefault="00767BEE">
            <w:pPr>
              <w:ind w:firstLineChars="0" w:firstLine="0"/>
              <w:rPr>
                <w:ins w:id="1121" w:author="liubing" w:date="2025-11-28T20:28:00Z"/>
              </w:rPr>
            </w:pPr>
            <w:ins w:id="1122" w:author="liubing" w:date="2025-11-28T20:28:00Z">
              <w:r>
                <w:rPr>
                  <w:rFonts w:hint="eastAsia"/>
                </w:rPr>
                <w:t>周期性</w:t>
              </w:r>
            </w:ins>
          </w:p>
        </w:tc>
        <w:tc>
          <w:tcPr>
            <w:tcW w:w="904" w:type="dxa"/>
            <w:tcPrChange w:id="1123" w:author="天赐 余" w:date="2025-12-02T10:28:00Z" w16du:dateUtc="2025-12-02T02:28:00Z">
              <w:tcPr>
                <w:tcW w:w="852" w:type="dxa"/>
                <w:gridSpan w:val="2"/>
              </w:tcPr>
            </w:tcPrChange>
          </w:tcPr>
          <w:p w14:paraId="404E0F36" w14:textId="77777777" w:rsidR="00767BEE" w:rsidRDefault="00767BEE">
            <w:pPr>
              <w:ind w:firstLineChars="0" w:firstLine="0"/>
              <w:rPr>
                <w:ins w:id="1124" w:author="liubing" w:date="2025-11-28T20:28:00Z"/>
              </w:rPr>
            </w:pPr>
            <w:ins w:id="1125" w:author="liubing" w:date="2025-11-28T20:28:00Z">
              <w:r>
                <w:rPr>
                  <w:rFonts w:hint="eastAsia"/>
                </w:rPr>
                <w:t>5ms</w:t>
              </w:r>
            </w:ins>
          </w:p>
        </w:tc>
        <w:tc>
          <w:tcPr>
            <w:tcW w:w="904" w:type="dxa"/>
            <w:tcPrChange w:id="1126" w:author="天赐 余" w:date="2025-12-02T10:28:00Z" w16du:dateUtc="2025-12-02T02:28:00Z">
              <w:tcPr>
                <w:tcW w:w="852" w:type="dxa"/>
                <w:gridSpan w:val="2"/>
              </w:tcPr>
            </w:tcPrChange>
          </w:tcPr>
          <w:p w14:paraId="0DAA61FD" w14:textId="77777777" w:rsidR="00767BEE" w:rsidRDefault="00767BEE">
            <w:pPr>
              <w:ind w:firstLineChars="0" w:firstLine="0"/>
              <w:rPr>
                <w:ins w:id="1127" w:author="liubing" w:date="2025-11-28T20:28:00Z"/>
              </w:rPr>
            </w:pPr>
            <w:ins w:id="1128" w:author="liubing" w:date="2025-11-28T20:28:00Z">
              <w:r>
                <w:rPr>
                  <w:rFonts w:hint="eastAsia"/>
                </w:rPr>
                <w:t>是</w:t>
              </w:r>
            </w:ins>
          </w:p>
        </w:tc>
        <w:tc>
          <w:tcPr>
            <w:tcW w:w="904" w:type="dxa"/>
            <w:tcPrChange w:id="1129" w:author="天赐 余" w:date="2025-12-02T10:28:00Z" w16du:dateUtc="2025-12-02T02:28:00Z">
              <w:tcPr>
                <w:tcW w:w="852" w:type="dxa"/>
                <w:gridSpan w:val="2"/>
              </w:tcPr>
            </w:tcPrChange>
          </w:tcPr>
          <w:p w14:paraId="5C7DD271" w14:textId="76C20553" w:rsidR="00767BEE" w:rsidRDefault="00C64691">
            <w:pPr>
              <w:ind w:firstLineChars="0" w:firstLine="0"/>
              <w:rPr>
                <w:ins w:id="1130" w:author="liubing" w:date="2025-11-28T20:28:00Z"/>
              </w:rPr>
            </w:pPr>
            <w:ins w:id="1131" w:author="天赐 余" w:date="2025-12-02T14:06:00Z" w16du:dateUtc="2025-12-02T06:06:00Z">
              <w:r>
                <w:rPr>
                  <w:rFonts w:hint="eastAsia"/>
                </w:rPr>
                <w:t>延迟</w:t>
              </w:r>
            </w:ins>
            <w:ins w:id="1132" w:author="liubing" w:date="2025-11-28T20:28:00Z">
              <w:del w:id="1133" w:author="天赐 余" w:date="2025-12-02T14:06:00Z" w16du:dateUtc="2025-12-02T06:06:00Z">
                <w:r w:rsidR="00767BEE" w:rsidDel="00C64691">
                  <w:rPr>
                    <w:rFonts w:hint="eastAsia"/>
                  </w:rPr>
                  <w:delText>截止时间</w:delText>
                </w:r>
              </w:del>
            </w:ins>
          </w:p>
        </w:tc>
        <w:tc>
          <w:tcPr>
            <w:tcW w:w="946" w:type="dxa"/>
            <w:tcPrChange w:id="1134" w:author="天赐 余" w:date="2025-12-02T10:28:00Z" w16du:dateUtc="2025-12-02T02:28:00Z">
              <w:tcPr>
                <w:tcW w:w="891" w:type="dxa"/>
                <w:gridSpan w:val="2"/>
              </w:tcPr>
            </w:tcPrChange>
          </w:tcPr>
          <w:p w14:paraId="14954332" w14:textId="77777777" w:rsidR="00767BEE" w:rsidRDefault="00767BEE">
            <w:pPr>
              <w:ind w:firstLineChars="0" w:firstLine="0"/>
              <w:rPr>
                <w:ins w:id="1135" w:author="liubing" w:date="2025-11-28T20:28:00Z"/>
              </w:rPr>
            </w:pPr>
            <w:ins w:id="1136" w:author="liubing" w:date="2025-11-28T20:28:00Z">
              <w:r>
                <w:rPr>
                  <w:rFonts w:hint="eastAsia"/>
                </w:rPr>
                <w:t>不允许</w:t>
              </w:r>
            </w:ins>
          </w:p>
        </w:tc>
        <w:tc>
          <w:tcPr>
            <w:tcW w:w="995" w:type="dxa"/>
            <w:tcPrChange w:id="1137" w:author="天赐 余" w:date="2025-12-02T10:28:00Z" w16du:dateUtc="2025-12-02T02:28:00Z">
              <w:tcPr>
                <w:tcW w:w="937" w:type="dxa"/>
                <w:gridSpan w:val="2"/>
              </w:tcPr>
            </w:tcPrChange>
          </w:tcPr>
          <w:p w14:paraId="3D3FA20A" w14:textId="77777777" w:rsidR="00767BEE" w:rsidRDefault="00767BEE">
            <w:pPr>
              <w:ind w:firstLineChars="0" w:firstLine="0"/>
              <w:rPr>
                <w:ins w:id="1138" w:author="liubing" w:date="2025-11-28T20:28:00Z"/>
              </w:rPr>
            </w:pPr>
            <w:ins w:id="1139" w:author="liubing" w:date="2025-11-28T20:28:00Z">
              <w:r>
                <w:rPr>
                  <w:rFonts w:hint="eastAsia"/>
                </w:rPr>
                <w:t>固定：</w:t>
              </w:r>
              <w:r>
                <w:rPr>
                  <w:rFonts w:hint="eastAsia"/>
                </w:rPr>
                <w:t>50~100</w:t>
              </w:r>
            </w:ins>
          </w:p>
        </w:tc>
        <w:tc>
          <w:tcPr>
            <w:tcW w:w="904" w:type="dxa"/>
            <w:tcPrChange w:id="1140" w:author="天赐 余" w:date="2025-12-02T10:28:00Z" w16du:dateUtc="2025-12-02T02:28:00Z">
              <w:tcPr>
                <w:tcW w:w="852" w:type="dxa"/>
                <w:gridSpan w:val="2"/>
              </w:tcPr>
            </w:tcPrChange>
          </w:tcPr>
          <w:p w14:paraId="4D384168" w14:textId="77777777" w:rsidR="00767BEE" w:rsidRDefault="00767BEE">
            <w:pPr>
              <w:ind w:firstLineChars="0" w:firstLine="0"/>
              <w:rPr>
                <w:ins w:id="1141" w:author="liubing" w:date="2025-11-28T20:28:00Z"/>
              </w:rPr>
            </w:pPr>
            <w:ins w:id="1142" w:author="liubing" w:date="2025-11-28T20:28:00Z">
              <w:r>
                <w:rPr>
                  <w:rFonts w:hint="eastAsia"/>
                </w:rPr>
                <w:t>高</w:t>
              </w:r>
            </w:ins>
          </w:p>
        </w:tc>
      </w:tr>
      <w:tr w:rsidR="00767BEE" w14:paraId="1935EF0A" w14:textId="77777777" w:rsidTr="00767BEE">
        <w:trPr>
          <w:trHeight w:val="3043"/>
          <w:ins w:id="1143" w:author="liubing" w:date="2025-11-28T20:28:00Z"/>
          <w:trPrChange w:id="1144" w:author="天赐 余" w:date="2025-12-02T10:28:00Z" w16du:dateUtc="2025-12-02T02:28:00Z">
            <w:trPr>
              <w:gridAfter w:val="0"/>
            </w:trPr>
          </w:trPrChange>
        </w:trPr>
        <w:tc>
          <w:tcPr>
            <w:tcW w:w="903" w:type="dxa"/>
            <w:tcPrChange w:id="1145" w:author="天赐 余" w:date="2025-12-02T10:28:00Z" w16du:dateUtc="2025-12-02T02:28:00Z">
              <w:tcPr>
                <w:tcW w:w="851" w:type="dxa"/>
              </w:tcPr>
            </w:tcPrChange>
          </w:tcPr>
          <w:p w14:paraId="58653B8A" w14:textId="77777777" w:rsidR="00767BEE" w:rsidRDefault="00767BEE">
            <w:pPr>
              <w:numPr>
                <w:ilvl w:val="0"/>
                <w:numId w:val="13"/>
              </w:numPr>
              <w:ind w:left="0" w:firstLineChars="0" w:firstLine="0"/>
              <w:rPr>
                <w:ins w:id="1146" w:author="liubing" w:date="2025-11-28T20:28:00Z"/>
              </w:rPr>
            </w:pPr>
          </w:p>
        </w:tc>
        <w:tc>
          <w:tcPr>
            <w:tcW w:w="904" w:type="dxa"/>
            <w:tcPrChange w:id="1147" w:author="天赐 余" w:date="2025-12-02T10:28:00Z" w16du:dateUtc="2025-12-02T02:28:00Z">
              <w:tcPr>
                <w:tcW w:w="852" w:type="dxa"/>
                <w:gridSpan w:val="2"/>
              </w:tcPr>
            </w:tcPrChange>
          </w:tcPr>
          <w:p w14:paraId="3EAA0AAE" w14:textId="77777777" w:rsidR="00767BEE" w:rsidRDefault="00767BEE">
            <w:pPr>
              <w:ind w:firstLineChars="0" w:firstLine="0"/>
              <w:rPr>
                <w:ins w:id="1148" w:author="liubing" w:date="2025-11-28T20:28:00Z"/>
              </w:rPr>
            </w:pPr>
            <w:ins w:id="1149" w:author="liubing" w:date="2025-11-28T20:28:00Z">
              <w:r>
                <w:rPr>
                  <w:rFonts w:hint="eastAsia"/>
                </w:rPr>
                <w:t>发动机控制消息</w:t>
              </w:r>
            </w:ins>
          </w:p>
        </w:tc>
        <w:tc>
          <w:tcPr>
            <w:tcW w:w="904" w:type="dxa"/>
            <w:tcPrChange w:id="1150" w:author="天赐 余" w:date="2025-12-02T10:28:00Z" w16du:dateUtc="2025-12-02T02:28:00Z">
              <w:tcPr>
                <w:tcW w:w="852" w:type="dxa"/>
                <w:gridSpan w:val="2"/>
              </w:tcPr>
            </w:tcPrChange>
          </w:tcPr>
          <w:p w14:paraId="1C68951F" w14:textId="77777777" w:rsidR="00767BEE" w:rsidRDefault="00767BEE">
            <w:pPr>
              <w:ind w:firstLineChars="0" w:firstLine="0"/>
              <w:rPr>
                <w:ins w:id="1151" w:author="liubing" w:date="2025-11-28T20:28:00Z"/>
              </w:rPr>
            </w:pPr>
            <w:ins w:id="1152" w:author="liubing" w:date="2025-11-28T20:28:00Z">
              <w:r>
                <w:rPr>
                  <w:rFonts w:hint="eastAsia"/>
                </w:rPr>
                <w:t>周期性</w:t>
              </w:r>
            </w:ins>
          </w:p>
        </w:tc>
        <w:tc>
          <w:tcPr>
            <w:tcW w:w="904" w:type="dxa"/>
            <w:tcPrChange w:id="1153" w:author="天赐 余" w:date="2025-12-02T10:28:00Z" w16du:dateUtc="2025-12-02T02:28:00Z">
              <w:tcPr>
                <w:tcW w:w="852" w:type="dxa"/>
                <w:gridSpan w:val="2"/>
              </w:tcPr>
            </w:tcPrChange>
          </w:tcPr>
          <w:p w14:paraId="732D8CEB" w14:textId="77777777" w:rsidR="00767BEE" w:rsidRDefault="00767BEE">
            <w:pPr>
              <w:ind w:firstLineChars="0" w:firstLine="0"/>
              <w:rPr>
                <w:ins w:id="1154" w:author="liubing" w:date="2025-11-28T20:28:00Z"/>
              </w:rPr>
            </w:pPr>
            <w:ins w:id="1155" w:author="liubing" w:date="2025-11-28T20:28:00Z">
              <w:r>
                <w:rPr>
                  <w:rFonts w:hint="eastAsia"/>
                </w:rPr>
                <w:t>20ms</w:t>
              </w:r>
            </w:ins>
          </w:p>
        </w:tc>
        <w:tc>
          <w:tcPr>
            <w:tcW w:w="904" w:type="dxa"/>
            <w:tcPrChange w:id="1156" w:author="天赐 余" w:date="2025-12-02T10:28:00Z" w16du:dateUtc="2025-12-02T02:28:00Z">
              <w:tcPr>
                <w:tcW w:w="852" w:type="dxa"/>
                <w:gridSpan w:val="2"/>
              </w:tcPr>
            </w:tcPrChange>
          </w:tcPr>
          <w:p w14:paraId="3583F83A" w14:textId="77777777" w:rsidR="00767BEE" w:rsidRDefault="00767BEE">
            <w:pPr>
              <w:ind w:firstLineChars="0" w:firstLine="0"/>
              <w:rPr>
                <w:ins w:id="1157" w:author="liubing" w:date="2025-11-28T20:28:00Z"/>
              </w:rPr>
            </w:pPr>
            <w:ins w:id="1158" w:author="liubing" w:date="2025-11-28T20:28:00Z">
              <w:r>
                <w:rPr>
                  <w:rFonts w:hint="eastAsia"/>
                </w:rPr>
                <w:t>是</w:t>
              </w:r>
            </w:ins>
          </w:p>
        </w:tc>
        <w:tc>
          <w:tcPr>
            <w:tcW w:w="904" w:type="dxa"/>
            <w:tcPrChange w:id="1159" w:author="天赐 余" w:date="2025-12-02T10:28:00Z" w16du:dateUtc="2025-12-02T02:28:00Z">
              <w:tcPr>
                <w:tcW w:w="852" w:type="dxa"/>
                <w:gridSpan w:val="2"/>
              </w:tcPr>
            </w:tcPrChange>
          </w:tcPr>
          <w:p w14:paraId="22D68F6E" w14:textId="0BDAF6EA" w:rsidR="00767BEE" w:rsidRDefault="00C64691">
            <w:pPr>
              <w:ind w:firstLineChars="0" w:firstLine="0"/>
              <w:rPr>
                <w:ins w:id="1160" w:author="liubing" w:date="2025-11-28T20:28:00Z"/>
              </w:rPr>
            </w:pPr>
            <w:ins w:id="1161" w:author="天赐 余" w:date="2025-12-02T14:06:00Z" w16du:dateUtc="2025-12-02T06:06:00Z">
              <w:r>
                <w:rPr>
                  <w:rFonts w:hint="eastAsia"/>
                </w:rPr>
                <w:t>延迟</w:t>
              </w:r>
            </w:ins>
            <w:ins w:id="1162" w:author="liubing" w:date="2025-11-28T20:28:00Z">
              <w:del w:id="1163" w:author="天赐 余" w:date="2025-12-02T14:06:00Z" w16du:dateUtc="2025-12-02T06:06:00Z">
                <w:r w:rsidR="00767BEE" w:rsidRPr="00745088" w:rsidDel="00C64691">
                  <w:rPr>
                    <w:rFonts w:hint="eastAsia"/>
                    <w:highlight w:val="yellow"/>
                    <w:rPrChange w:id="1164" w:author="天赐 余" w:date="2025-12-02T10:25:00Z" w16du:dateUtc="2025-12-02T02:25:00Z">
                      <w:rPr>
                        <w:rFonts w:hint="eastAsia"/>
                      </w:rPr>
                    </w:rPrChange>
                  </w:rPr>
                  <w:delText>截止时间</w:delText>
                </w:r>
              </w:del>
            </w:ins>
          </w:p>
        </w:tc>
        <w:tc>
          <w:tcPr>
            <w:tcW w:w="946" w:type="dxa"/>
            <w:tcPrChange w:id="1165" w:author="天赐 余" w:date="2025-12-02T10:28:00Z" w16du:dateUtc="2025-12-02T02:28:00Z">
              <w:tcPr>
                <w:tcW w:w="891" w:type="dxa"/>
                <w:gridSpan w:val="2"/>
              </w:tcPr>
            </w:tcPrChange>
          </w:tcPr>
          <w:p w14:paraId="3FF3EF3E" w14:textId="77777777" w:rsidR="00767BEE" w:rsidRDefault="00767BEE">
            <w:pPr>
              <w:ind w:firstLineChars="0" w:firstLine="0"/>
              <w:rPr>
                <w:ins w:id="1166" w:author="liubing" w:date="2025-11-28T20:28:00Z"/>
              </w:rPr>
            </w:pPr>
            <w:ins w:id="1167" w:author="liubing" w:date="2025-11-28T20:28:00Z">
              <w:r>
                <w:rPr>
                  <w:rFonts w:hint="eastAsia"/>
                </w:rPr>
                <w:t>不允许</w:t>
              </w:r>
            </w:ins>
          </w:p>
        </w:tc>
        <w:tc>
          <w:tcPr>
            <w:tcW w:w="995" w:type="dxa"/>
            <w:tcPrChange w:id="1168" w:author="天赐 余" w:date="2025-12-02T10:28:00Z" w16du:dateUtc="2025-12-02T02:28:00Z">
              <w:tcPr>
                <w:tcW w:w="937" w:type="dxa"/>
                <w:gridSpan w:val="2"/>
              </w:tcPr>
            </w:tcPrChange>
          </w:tcPr>
          <w:p w14:paraId="0C2DFD6F" w14:textId="77777777" w:rsidR="00767BEE" w:rsidRDefault="00767BEE">
            <w:pPr>
              <w:ind w:firstLineChars="0" w:firstLine="0"/>
              <w:rPr>
                <w:ins w:id="1169" w:author="liubing" w:date="2025-11-28T20:28:00Z"/>
              </w:rPr>
            </w:pPr>
            <w:ins w:id="1170" w:author="liubing" w:date="2025-11-28T20:28:00Z">
              <w:r>
                <w:rPr>
                  <w:rFonts w:hint="eastAsia"/>
                </w:rPr>
                <w:t>固定：</w:t>
              </w:r>
              <w:r>
                <w:rPr>
                  <w:rFonts w:hint="eastAsia"/>
                </w:rPr>
                <w:t>500~1500</w:t>
              </w:r>
            </w:ins>
          </w:p>
        </w:tc>
        <w:tc>
          <w:tcPr>
            <w:tcW w:w="904" w:type="dxa"/>
            <w:tcPrChange w:id="1171" w:author="天赐 余" w:date="2025-12-02T10:28:00Z" w16du:dateUtc="2025-12-02T02:28:00Z">
              <w:tcPr>
                <w:tcW w:w="852" w:type="dxa"/>
                <w:gridSpan w:val="2"/>
              </w:tcPr>
            </w:tcPrChange>
          </w:tcPr>
          <w:p w14:paraId="5B6051FB" w14:textId="77777777" w:rsidR="00767BEE" w:rsidRDefault="00767BEE">
            <w:pPr>
              <w:ind w:firstLineChars="0" w:firstLine="0"/>
              <w:rPr>
                <w:ins w:id="1172" w:author="liubing" w:date="2025-11-28T20:28:00Z"/>
              </w:rPr>
            </w:pPr>
            <w:ins w:id="1173" w:author="liubing" w:date="2025-11-28T20:28:00Z">
              <w:r>
                <w:rPr>
                  <w:rFonts w:hint="eastAsia"/>
                </w:rPr>
                <w:t>高</w:t>
              </w:r>
            </w:ins>
          </w:p>
        </w:tc>
      </w:tr>
      <w:tr w:rsidR="00767BEE" w14:paraId="5466F8C8" w14:textId="77777777" w:rsidTr="00767BEE">
        <w:trPr>
          <w:trHeight w:val="1848"/>
          <w:ins w:id="1174" w:author="liubing" w:date="2025-11-28T20:28:00Z"/>
          <w:trPrChange w:id="1175" w:author="天赐 余" w:date="2025-12-02T10:28:00Z" w16du:dateUtc="2025-12-02T02:28:00Z">
            <w:trPr>
              <w:gridAfter w:val="0"/>
            </w:trPr>
          </w:trPrChange>
        </w:trPr>
        <w:tc>
          <w:tcPr>
            <w:tcW w:w="903" w:type="dxa"/>
            <w:tcPrChange w:id="1176" w:author="天赐 余" w:date="2025-12-02T10:28:00Z" w16du:dateUtc="2025-12-02T02:28:00Z">
              <w:tcPr>
                <w:tcW w:w="851" w:type="dxa"/>
              </w:tcPr>
            </w:tcPrChange>
          </w:tcPr>
          <w:p w14:paraId="452018D7" w14:textId="77777777" w:rsidR="00767BEE" w:rsidRDefault="00767BEE">
            <w:pPr>
              <w:numPr>
                <w:ilvl w:val="0"/>
                <w:numId w:val="13"/>
              </w:numPr>
              <w:ind w:left="0" w:firstLineChars="0" w:firstLine="0"/>
              <w:rPr>
                <w:ins w:id="1177" w:author="liubing" w:date="2025-11-28T20:28:00Z"/>
              </w:rPr>
            </w:pPr>
          </w:p>
        </w:tc>
        <w:tc>
          <w:tcPr>
            <w:tcW w:w="904" w:type="dxa"/>
            <w:tcPrChange w:id="1178" w:author="天赐 余" w:date="2025-12-02T10:28:00Z" w16du:dateUtc="2025-12-02T02:28:00Z">
              <w:tcPr>
                <w:tcW w:w="852" w:type="dxa"/>
                <w:gridSpan w:val="2"/>
              </w:tcPr>
            </w:tcPrChange>
          </w:tcPr>
          <w:p w14:paraId="7B65D182" w14:textId="77777777" w:rsidR="00767BEE" w:rsidRDefault="00767BEE">
            <w:pPr>
              <w:ind w:firstLineChars="0" w:firstLine="0"/>
              <w:rPr>
                <w:ins w:id="1179" w:author="liubing" w:date="2025-11-28T20:28:00Z"/>
              </w:rPr>
            </w:pPr>
            <w:ins w:id="1180" w:author="liubing" w:date="2025-11-28T20:28:00Z">
              <w:r>
                <w:rPr>
                  <w:rFonts w:hint="eastAsia"/>
                </w:rPr>
                <w:t>导航数据</w:t>
              </w:r>
            </w:ins>
          </w:p>
        </w:tc>
        <w:tc>
          <w:tcPr>
            <w:tcW w:w="904" w:type="dxa"/>
            <w:tcPrChange w:id="1181" w:author="天赐 余" w:date="2025-12-02T10:28:00Z" w16du:dateUtc="2025-12-02T02:28:00Z">
              <w:tcPr>
                <w:tcW w:w="852" w:type="dxa"/>
                <w:gridSpan w:val="2"/>
              </w:tcPr>
            </w:tcPrChange>
          </w:tcPr>
          <w:p w14:paraId="0C236D87" w14:textId="77777777" w:rsidR="00767BEE" w:rsidRDefault="00767BEE">
            <w:pPr>
              <w:ind w:firstLineChars="0" w:firstLine="0"/>
              <w:rPr>
                <w:ins w:id="1182" w:author="liubing" w:date="2025-11-28T20:28:00Z"/>
              </w:rPr>
            </w:pPr>
            <w:ins w:id="1183" w:author="liubing" w:date="2025-11-28T20:28:00Z">
              <w:r>
                <w:rPr>
                  <w:rFonts w:hint="eastAsia"/>
                </w:rPr>
                <w:t>周期性</w:t>
              </w:r>
            </w:ins>
          </w:p>
        </w:tc>
        <w:tc>
          <w:tcPr>
            <w:tcW w:w="904" w:type="dxa"/>
            <w:tcPrChange w:id="1184" w:author="天赐 余" w:date="2025-12-02T10:28:00Z" w16du:dateUtc="2025-12-02T02:28:00Z">
              <w:tcPr>
                <w:tcW w:w="852" w:type="dxa"/>
                <w:gridSpan w:val="2"/>
              </w:tcPr>
            </w:tcPrChange>
          </w:tcPr>
          <w:p w14:paraId="462D8CEA" w14:textId="77777777" w:rsidR="00767BEE" w:rsidRDefault="00767BEE">
            <w:pPr>
              <w:ind w:firstLineChars="0" w:firstLine="0"/>
              <w:rPr>
                <w:ins w:id="1185" w:author="liubing" w:date="2025-11-28T20:28:00Z"/>
              </w:rPr>
            </w:pPr>
            <w:ins w:id="1186" w:author="liubing" w:date="2025-11-28T20:28:00Z">
              <w:r>
                <w:rPr>
                  <w:rFonts w:hint="eastAsia"/>
                </w:rPr>
                <w:t>1s</w:t>
              </w:r>
            </w:ins>
          </w:p>
        </w:tc>
        <w:tc>
          <w:tcPr>
            <w:tcW w:w="904" w:type="dxa"/>
            <w:tcPrChange w:id="1187" w:author="天赐 余" w:date="2025-12-02T10:28:00Z" w16du:dateUtc="2025-12-02T02:28:00Z">
              <w:tcPr>
                <w:tcW w:w="852" w:type="dxa"/>
                <w:gridSpan w:val="2"/>
              </w:tcPr>
            </w:tcPrChange>
          </w:tcPr>
          <w:p w14:paraId="5C83C1AD" w14:textId="77777777" w:rsidR="00767BEE" w:rsidRDefault="00767BEE">
            <w:pPr>
              <w:ind w:firstLineChars="0" w:firstLine="0"/>
              <w:rPr>
                <w:ins w:id="1188" w:author="liubing" w:date="2025-11-28T20:28:00Z"/>
              </w:rPr>
            </w:pPr>
            <w:ins w:id="1189" w:author="liubing" w:date="2025-11-28T20:28:00Z">
              <w:r>
                <w:rPr>
                  <w:rFonts w:hint="eastAsia"/>
                </w:rPr>
                <w:t>是</w:t>
              </w:r>
            </w:ins>
          </w:p>
        </w:tc>
        <w:tc>
          <w:tcPr>
            <w:tcW w:w="904" w:type="dxa"/>
            <w:tcPrChange w:id="1190" w:author="天赐 余" w:date="2025-12-02T10:28:00Z" w16du:dateUtc="2025-12-02T02:28:00Z">
              <w:tcPr>
                <w:tcW w:w="852" w:type="dxa"/>
                <w:gridSpan w:val="2"/>
              </w:tcPr>
            </w:tcPrChange>
          </w:tcPr>
          <w:p w14:paraId="45A9ED6D" w14:textId="77777777" w:rsidR="00767BEE" w:rsidRDefault="00767BEE">
            <w:pPr>
              <w:ind w:firstLineChars="0" w:firstLine="0"/>
              <w:rPr>
                <w:ins w:id="1191" w:author="liubing" w:date="2025-11-28T20:28:00Z"/>
              </w:rPr>
            </w:pPr>
            <w:ins w:id="1192" w:author="liubing" w:date="2025-11-28T20:28:00Z">
              <w:r>
                <w:rPr>
                  <w:rFonts w:hint="eastAsia"/>
                </w:rPr>
                <w:t>延迟</w:t>
              </w:r>
            </w:ins>
          </w:p>
        </w:tc>
        <w:tc>
          <w:tcPr>
            <w:tcW w:w="946" w:type="dxa"/>
            <w:tcPrChange w:id="1193" w:author="天赐 余" w:date="2025-12-02T10:28:00Z" w16du:dateUtc="2025-12-02T02:28:00Z">
              <w:tcPr>
                <w:tcW w:w="891" w:type="dxa"/>
                <w:gridSpan w:val="2"/>
              </w:tcPr>
            </w:tcPrChange>
          </w:tcPr>
          <w:p w14:paraId="456307D9" w14:textId="77777777" w:rsidR="00767BEE" w:rsidRDefault="00767BEE">
            <w:pPr>
              <w:ind w:firstLineChars="0" w:firstLine="0"/>
              <w:rPr>
                <w:ins w:id="1194" w:author="liubing" w:date="2025-11-28T20:28:00Z"/>
              </w:rPr>
            </w:pPr>
            <w:ins w:id="1195" w:author="liubing" w:date="2025-11-28T20:28:00Z">
              <w:r>
                <w:rPr>
                  <w:rFonts w:hint="eastAsia"/>
                </w:rPr>
                <w:t>是</w:t>
              </w:r>
            </w:ins>
          </w:p>
        </w:tc>
        <w:tc>
          <w:tcPr>
            <w:tcW w:w="995" w:type="dxa"/>
            <w:tcPrChange w:id="1196" w:author="天赐 余" w:date="2025-12-02T10:28:00Z" w16du:dateUtc="2025-12-02T02:28:00Z">
              <w:tcPr>
                <w:tcW w:w="937" w:type="dxa"/>
                <w:gridSpan w:val="2"/>
              </w:tcPr>
            </w:tcPrChange>
          </w:tcPr>
          <w:p w14:paraId="0330E867" w14:textId="77777777" w:rsidR="00767BEE" w:rsidRDefault="00767BEE">
            <w:pPr>
              <w:ind w:firstLineChars="0" w:firstLine="0"/>
              <w:rPr>
                <w:ins w:id="1197" w:author="liubing" w:date="2025-11-28T20:28:00Z"/>
              </w:rPr>
            </w:pPr>
            <w:ins w:id="1198" w:author="liubing" w:date="2025-11-28T20:28:00Z">
              <w:r>
                <w:rPr>
                  <w:rFonts w:hint="eastAsia"/>
                </w:rPr>
                <w:t>固定：</w:t>
              </w:r>
              <w:r>
                <w:rPr>
                  <w:rFonts w:hint="eastAsia"/>
                </w:rPr>
                <w:t>50~100</w:t>
              </w:r>
            </w:ins>
          </w:p>
        </w:tc>
        <w:tc>
          <w:tcPr>
            <w:tcW w:w="904" w:type="dxa"/>
            <w:tcPrChange w:id="1199" w:author="天赐 余" w:date="2025-12-02T10:28:00Z" w16du:dateUtc="2025-12-02T02:28:00Z">
              <w:tcPr>
                <w:tcW w:w="852" w:type="dxa"/>
                <w:gridSpan w:val="2"/>
              </w:tcPr>
            </w:tcPrChange>
          </w:tcPr>
          <w:p w14:paraId="06505F5C" w14:textId="77777777" w:rsidR="00767BEE" w:rsidRDefault="00767BEE">
            <w:pPr>
              <w:ind w:firstLineChars="0" w:firstLine="0"/>
              <w:rPr>
                <w:ins w:id="1200" w:author="liubing" w:date="2025-11-28T20:28:00Z"/>
              </w:rPr>
            </w:pPr>
            <w:ins w:id="1201" w:author="liubing" w:date="2025-11-28T20:28:00Z">
              <w:r>
                <w:rPr>
                  <w:rFonts w:hint="eastAsia"/>
                </w:rPr>
                <w:t>中</w:t>
              </w:r>
            </w:ins>
          </w:p>
        </w:tc>
      </w:tr>
      <w:tr w:rsidR="00767BEE" w14:paraId="1417FF5A" w14:textId="77777777" w:rsidTr="00767BEE">
        <w:trPr>
          <w:trHeight w:val="2319"/>
          <w:ins w:id="1202" w:author="liubing" w:date="2025-11-28T20:28:00Z"/>
          <w:trPrChange w:id="1203" w:author="天赐 余" w:date="2025-12-02T10:28:00Z" w16du:dateUtc="2025-12-02T02:28:00Z">
            <w:trPr>
              <w:gridAfter w:val="0"/>
            </w:trPr>
          </w:trPrChange>
        </w:trPr>
        <w:tc>
          <w:tcPr>
            <w:tcW w:w="903" w:type="dxa"/>
            <w:tcPrChange w:id="1204" w:author="天赐 余" w:date="2025-12-02T10:28:00Z" w16du:dateUtc="2025-12-02T02:28:00Z">
              <w:tcPr>
                <w:tcW w:w="851" w:type="dxa"/>
              </w:tcPr>
            </w:tcPrChange>
          </w:tcPr>
          <w:p w14:paraId="0D62EF82" w14:textId="77777777" w:rsidR="00767BEE" w:rsidRDefault="00767BEE">
            <w:pPr>
              <w:numPr>
                <w:ilvl w:val="0"/>
                <w:numId w:val="13"/>
              </w:numPr>
              <w:ind w:left="0" w:firstLineChars="0" w:firstLine="0"/>
              <w:rPr>
                <w:ins w:id="1205" w:author="liubing" w:date="2025-11-28T20:28:00Z"/>
              </w:rPr>
            </w:pPr>
          </w:p>
        </w:tc>
        <w:tc>
          <w:tcPr>
            <w:tcW w:w="904" w:type="dxa"/>
            <w:tcPrChange w:id="1206" w:author="天赐 余" w:date="2025-12-02T10:28:00Z" w16du:dateUtc="2025-12-02T02:28:00Z">
              <w:tcPr>
                <w:tcW w:w="852" w:type="dxa"/>
                <w:gridSpan w:val="2"/>
              </w:tcPr>
            </w:tcPrChange>
          </w:tcPr>
          <w:p w14:paraId="278B1722" w14:textId="77777777" w:rsidR="00767BEE" w:rsidRDefault="00767BEE">
            <w:pPr>
              <w:ind w:firstLineChars="0" w:firstLine="0"/>
              <w:rPr>
                <w:ins w:id="1207" w:author="liubing" w:date="2025-11-28T20:28:00Z"/>
              </w:rPr>
            </w:pPr>
            <w:ins w:id="1208" w:author="liubing" w:date="2025-11-28T20:28:00Z">
              <w:r>
                <w:rPr>
                  <w:rFonts w:hint="eastAsia"/>
                </w:rPr>
                <w:t>捷联遥测消息</w:t>
              </w:r>
            </w:ins>
          </w:p>
        </w:tc>
        <w:tc>
          <w:tcPr>
            <w:tcW w:w="904" w:type="dxa"/>
            <w:tcPrChange w:id="1209" w:author="天赐 余" w:date="2025-12-02T10:28:00Z" w16du:dateUtc="2025-12-02T02:28:00Z">
              <w:tcPr>
                <w:tcW w:w="852" w:type="dxa"/>
                <w:gridSpan w:val="2"/>
              </w:tcPr>
            </w:tcPrChange>
          </w:tcPr>
          <w:p w14:paraId="1E034314" w14:textId="77777777" w:rsidR="00767BEE" w:rsidRDefault="00767BEE">
            <w:pPr>
              <w:ind w:firstLineChars="0" w:firstLine="0"/>
              <w:rPr>
                <w:ins w:id="1210" w:author="liubing" w:date="2025-11-28T20:28:00Z"/>
              </w:rPr>
            </w:pPr>
            <w:ins w:id="1211" w:author="liubing" w:date="2025-11-28T20:28:00Z">
              <w:r>
                <w:rPr>
                  <w:rFonts w:hint="eastAsia"/>
                </w:rPr>
                <w:t>周期性</w:t>
              </w:r>
            </w:ins>
          </w:p>
        </w:tc>
        <w:tc>
          <w:tcPr>
            <w:tcW w:w="904" w:type="dxa"/>
            <w:tcPrChange w:id="1212" w:author="天赐 余" w:date="2025-12-02T10:28:00Z" w16du:dateUtc="2025-12-02T02:28:00Z">
              <w:tcPr>
                <w:tcW w:w="852" w:type="dxa"/>
                <w:gridSpan w:val="2"/>
              </w:tcPr>
            </w:tcPrChange>
          </w:tcPr>
          <w:p w14:paraId="7E3113EE" w14:textId="77777777" w:rsidR="00767BEE" w:rsidRDefault="00767BEE">
            <w:pPr>
              <w:ind w:firstLineChars="0" w:firstLine="0"/>
              <w:rPr>
                <w:ins w:id="1213" w:author="liubing" w:date="2025-11-28T20:28:00Z"/>
              </w:rPr>
            </w:pPr>
            <w:ins w:id="1214" w:author="liubing" w:date="2025-11-28T20:28:00Z">
              <w:r>
                <w:rPr>
                  <w:rFonts w:hint="eastAsia"/>
                </w:rPr>
                <w:t>20ms</w:t>
              </w:r>
            </w:ins>
          </w:p>
        </w:tc>
        <w:tc>
          <w:tcPr>
            <w:tcW w:w="904" w:type="dxa"/>
            <w:tcPrChange w:id="1215" w:author="天赐 余" w:date="2025-12-02T10:28:00Z" w16du:dateUtc="2025-12-02T02:28:00Z">
              <w:tcPr>
                <w:tcW w:w="852" w:type="dxa"/>
                <w:gridSpan w:val="2"/>
              </w:tcPr>
            </w:tcPrChange>
          </w:tcPr>
          <w:p w14:paraId="3BD67E1C" w14:textId="77777777" w:rsidR="00767BEE" w:rsidRDefault="00767BEE">
            <w:pPr>
              <w:ind w:firstLineChars="0" w:firstLine="0"/>
              <w:rPr>
                <w:ins w:id="1216" w:author="liubing" w:date="2025-11-28T20:28:00Z"/>
              </w:rPr>
            </w:pPr>
            <w:ins w:id="1217" w:author="liubing" w:date="2025-11-28T20:28:00Z">
              <w:r>
                <w:rPr>
                  <w:rFonts w:hint="eastAsia"/>
                </w:rPr>
                <w:t>是</w:t>
              </w:r>
            </w:ins>
          </w:p>
        </w:tc>
        <w:tc>
          <w:tcPr>
            <w:tcW w:w="904" w:type="dxa"/>
            <w:tcPrChange w:id="1218" w:author="天赐 余" w:date="2025-12-02T10:28:00Z" w16du:dateUtc="2025-12-02T02:28:00Z">
              <w:tcPr>
                <w:tcW w:w="852" w:type="dxa"/>
                <w:gridSpan w:val="2"/>
              </w:tcPr>
            </w:tcPrChange>
          </w:tcPr>
          <w:p w14:paraId="2EB0BA56" w14:textId="77777777" w:rsidR="00767BEE" w:rsidRDefault="00767BEE">
            <w:pPr>
              <w:ind w:firstLineChars="0" w:firstLine="0"/>
              <w:rPr>
                <w:ins w:id="1219" w:author="liubing" w:date="2025-11-28T20:28:00Z"/>
              </w:rPr>
            </w:pPr>
            <w:ins w:id="1220" w:author="liubing" w:date="2025-11-28T20:28:00Z">
              <w:r>
                <w:rPr>
                  <w:rFonts w:hint="eastAsia"/>
                </w:rPr>
                <w:t>延迟</w:t>
              </w:r>
            </w:ins>
          </w:p>
        </w:tc>
        <w:tc>
          <w:tcPr>
            <w:tcW w:w="946" w:type="dxa"/>
            <w:tcPrChange w:id="1221" w:author="天赐 余" w:date="2025-12-02T10:28:00Z" w16du:dateUtc="2025-12-02T02:28:00Z">
              <w:tcPr>
                <w:tcW w:w="891" w:type="dxa"/>
                <w:gridSpan w:val="2"/>
              </w:tcPr>
            </w:tcPrChange>
          </w:tcPr>
          <w:p w14:paraId="2A07F2C8" w14:textId="77777777" w:rsidR="00767BEE" w:rsidRDefault="00767BEE">
            <w:pPr>
              <w:ind w:firstLineChars="0" w:firstLine="0"/>
              <w:rPr>
                <w:ins w:id="1222" w:author="liubing" w:date="2025-11-28T20:28:00Z"/>
              </w:rPr>
            </w:pPr>
            <w:ins w:id="1223" w:author="liubing" w:date="2025-11-28T20:28:00Z">
              <w:r>
                <w:rPr>
                  <w:rFonts w:hint="eastAsia"/>
                </w:rPr>
                <w:t>是</w:t>
              </w:r>
            </w:ins>
          </w:p>
        </w:tc>
        <w:tc>
          <w:tcPr>
            <w:tcW w:w="995" w:type="dxa"/>
            <w:tcPrChange w:id="1224" w:author="天赐 余" w:date="2025-12-02T10:28:00Z" w16du:dateUtc="2025-12-02T02:28:00Z">
              <w:tcPr>
                <w:tcW w:w="937" w:type="dxa"/>
                <w:gridSpan w:val="2"/>
              </w:tcPr>
            </w:tcPrChange>
          </w:tcPr>
          <w:p w14:paraId="0DF9AD97" w14:textId="77777777" w:rsidR="00767BEE" w:rsidRDefault="00767BEE">
            <w:pPr>
              <w:ind w:firstLineChars="0" w:firstLine="0"/>
              <w:rPr>
                <w:ins w:id="1225" w:author="liubing" w:date="2025-11-28T20:28:00Z"/>
              </w:rPr>
            </w:pPr>
            <w:ins w:id="1226" w:author="liubing" w:date="2025-11-28T20:28:00Z">
              <w:r>
                <w:rPr>
                  <w:rFonts w:hint="eastAsia"/>
                </w:rPr>
                <w:t>固定：</w:t>
              </w:r>
              <w:r>
                <w:rPr>
                  <w:rFonts w:hint="eastAsia"/>
                </w:rPr>
                <w:t>50~100</w:t>
              </w:r>
            </w:ins>
          </w:p>
        </w:tc>
        <w:tc>
          <w:tcPr>
            <w:tcW w:w="904" w:type="dxa"/>
            <w:tcPrChange w:id="1227" w:author="天赐 余" w:date="2025-12-02T10:28:00Z" w16du:dateUtc="2025-12-02T02:28:00Z">
              <w:tcPr>
                <w:tcW w:w="852" w:type="dxa"/>
                <w:gridSpan w:val="2"/>
              </w:tcPr>
            </w:tcPrChange>
          </w:tcPr>
          <w:p w14:paraId="3E851F8B" w14:textId="77777777" w:rsidR="00767BEE" w:rsidRDefault="00767BEE">
            <w:pPr>
              <w:ind w:firstLineChars="0" w:firstLine="0"/>
              <w:rPr>
                <w:ins w:id="1228" w:author="liubing" w:date="2025-11-28T20:28:00Z"/>
              </w:rPr>
            </w:pPr>
            <w:ins w:id="1229" w:author="liubing" w:date="2025-11-28T20:28:00Z">
              <w:r>
                <w:rPr>
                  <w:rFonts w:hint="eastAsia"/>
                </w:rPr>
                <w:t>中</w:t>
              </w:r>
            </w:ins>
          </w:p>
        </w:tc>
      </w:tr>
      <w:tr w:rsidR="00767BEE" w14:paraId="1669DD1D" w14:textId="77777777" w:rsidTr="00767BEE">
        <w:trPr>
          <w:trHeight w:val="2326"/>
          <w:ins w:id="1230" w:author="liubing" w:date="2025-11-28T20:28:00Z"/>
          <w:trPrChange w:id="1231" w:author="天赐 余" w:date="2025-12-02T10:28:00Z" w16du:dateUtc="2025-12-02T02:28:00Z">
            <w:trPr>
              <w:gridAfter w:val="0"/>
            </w:trPr>
          </w:trPrChange>
        </w:trPr>
        <w:tc>
          <w:tcPr>
            <w:tcW w:w="903" w:type="dxa"/>
            <w:tcPrChange w:id="1232" w:author="天赐 余" w:date="2025-12-02T10:28:00Z" w16du:dateUtc="2025-12-02T02:28:00Z">
              <w:tcPr>
                <w:tcW w:w="851" w:type="dxa"/>
              </w:tcPr>
            </w:tcPrChange>
          </w:tcPr>
          <w:p w14:paraId="77ABC9BA" w14:textId="77777777" w:rsidR="00767BEE" w:rsidRDefault="00767BEE">
            <w:pPr>
              <w:numPr>
                <w:ilvl w:val="0"/>
                <w:numId w:val="13"/>
              </w:numPr>
              <w:ind w:left="0" w:firstLineChars="0" w:firstLine="0"/>
              <w:rPr>
                <w:ins w:id="1233" w:author="liubing" w:date="2025-11-28T20:28:00Z"/>
              </w:rPr>
            </w:pPr>
          </w:p>
        </w:tc>
        <w:tc>
          <w:tcPr>
            <w:tcW w:w="904" w:type="dxa"/>
            <w:tcPrChange w:id="1234" w:author="天赐 余" w:date="2025-12-02T10:28:00Z" w16du:dateUtc="2025-12-02T02:28:00Z">
              <w:tcPr>
                <w:tcW w:w="852" w:type="dxa"/>
                <w:gridSpan w:val="2"/>
              </w:tcPr>
            </w:tcPrChange>
          </w:tcPr>
          <w:p w14:paraId="1466E0F4" w14:textId="77777777" w:rsidR="00767BEE" w:rsidRDefault="00767BEE">
            <w:pPr>
              <w:ind w:firstLineChars="0" w:firstLine="0"/>
              <w:rPr>
                <w:ins w:id="1235" w:author="liubing" w:date="2025-11-28T20:28:00Z"/>
              </w:rPr>
            </w:pPr>
            <w:ins w:id="1236" w:author="liubing" w:date="2025-11-28T20:28:00Z">
              <w:r>
                <w:rPr>
                  <w:rFonts w:hint="eastAsia"/>
                </w:rPr>
                <w:t>故障诊断信息</w:t>
              </w:r>
            </w:ins>
          </w:p>
        </w:tc>
        <w:tc>
          <w:tcPr>
            <w:tcW w:w="904" w:type="dxa"/>
            <w:tcPrChange w:id="1237" w:author="天赐 余" w:date="2025-12-02T10:28:00Z" w16du:dateUtc="2025-12-02T02:28:00Z">
              <w:tcPr>
                <w:tcW w:w="852" w:type="dxa"/>
                <w:gridSpan w:val="2"/>
              </w:tcPr>
            </w:tcPrChange>
          </w:tcPr>
          <w:p w14:paraId="49D0B832" w14:textId="77777777" w:rsidR="00767BEE" w:rsidRDefault="00767BEE">
            <w:pPr>
              <w:ind w:firstLineChars="0" w:firstLine="0"/>
              <w:rPr>
                <w:ins w:id="1238" w:author="liubing" w:date="2025-11-28T20:28:00Z"/>
              </w:rPr>
            </w:pPr>
            <w:ins w:id="1239" w:author="liubing" w:date="2025-11-28T20:28:00Z">
              <w:r>
                <w:rPr>
                  <w:rFonts w:hint="eastAsia"/>
                </w:rPr>
                <w:t>周期性</w:t>
              </w:r>
            </w:ins>
          </w:p>
        </w:tc>
        <w:tc>
          <w:tcPr>
            <w:tcW w:w="904" w:type="dxa"/>
            <w:tcPrChange w:id="1240" w:author="天赐 余" w:date="2025-12-02T10:28:00Z" w16du:dateUtc="2025-12-02T02:28:00Z">
              <w:tcPr>
                <w:tcW w:w="852" w:type="dxa"/>
                <w:gridSpan w:val="2"/>
              </w:tcPr>
            </w:tcPrChange>
          </w:tcPr>
          <w:p w14:paraId="673741E9" w14:textId="77777777" w:rsidR="00767BEE" w:rsidRDefault="00767BEE">
            <w:pPr>
              <w:ind w:firstLineChars="0" w:firstLine="0"/>
              <w:rPr>
                <w:ins w:id="1241" w:author="liubing" w:date="2025-11-28T20:28:00Z"/>
              </w:rPr>
            </w:pPr>
            <w:ins w:id="1242" w:author="liubing" w:date="2025-11-28T20:28:00Z">
              <w:r>
                <w:rPr>
                  <w:rFonts w:hint="eastAsia"/>
                </w:rPr>
                <w:t>10ms</w:t>
              </w:r>
            </w:ins>
          </w:p>
        </w:tc>
        <w:tc>
          <w:tcPr>
            <w:tcW w:w="904" w:type="dxa"/>
            <w:tcPrChange w:id="1243" w:author="天赐 余" w:date="2025-12-02T10:28:00Z" w16du:dateUtc="2025-12-02T02:28:00Z">
              <w:tcPr>
                <w:tcW w:w="852" w:type="dxa"/>
                <w:gridSpan w:val="2"/>
              </w:tcPr>
            </w:tcPrChange>
          </w:tcPr>
          <w:p w14:paraId="4DE86920" w14:textId="77777777" w:rsidR="00767BEE" w:rsidRDefault="00767BEE">
            <w:pPr>
              <w:ind w:firstLineChars="0" w:firstLine="0"/>
              <w:rPr>
                <w:ins w:id="1244" w:author="liubing" w:date="2025-11-28T20:28:00Z"/>
              </w:rPr>
            </w:pPr>
            <w:ins w:id="1245" w:author="liubing" w:date="2025-11-28T20:28:00Z">
              <w:r>
                <w:rPr>
                  <w:rFonts w:hint="eastAsia"/>
                </w:rPr>
                <w:t>是</w:t>
              </w:r>
            </w:ins>
          </w:p>
        </w:tc>
        <w:tc>
          <w:tcPr>
            <w:tcW w:w="904" w:type="dxa"/>
            <w:tcPrChange w:id="1246" w:author="天赐 余" w:date="2025-12-02T10:28:00Z" w16du:dateUtc="2025-12-02T02:28:00Z">
              <w:tcPr>
                <w:tcW w:w="852" w:type="dxa"/>
                <w:gridSpan w:val="2"/>
              </w:tcPr>
            </w:tcPrChange>
          </w:tcPr>
          <w:p w14:paraId="6815D686" w14:textId="30EB19C5" w:rsidR="00767BEE" w:rsidRDefault="004D6EC5">
            <w:pPr>
              <w:ind w:firstLineChars="0" w:firstLine="0"/>
              <w:rPr>
                <w:ins w:id="1247" w:author="liubing" w:date="2025-11-28T20:28:00Z"/>
              </w:rPr>
            </w:pPr>
            <w:ins w:id="1248" w:author="天赐 余" w:date="2025-12-03T10:56:00Z" w16du:dateUtc="2025-12-03T02:56:00Z">
              <w:r>
                <w:rPr>
                  <w:rFonts w:hint="eastAsia"/>
                </w:rPr>
                <w:t>延迟</w:t>
              </w:r>
            </w:ins>
            <w:ins w:id="1249" w:author="liubing" w:date="2025-11-28T20:28:00Z">
              <w:del w:id="1250" w:author="天赐 余" w:date="2025-12-03T10:56:00Z" w16du:dateUtc="2025-12-03T02:56:00Z">
                <w:r w:rsidR="00767BEE" w:rsidDel="004D6EC5">
                  <w:rPr>
                    <w:rFonts w:hint="eastAsia"/>
                  </w:rPr>
                  <w:delText>截止时间</w:delText>
                </w:r>
              </w:del>
            </w:ins>
          </w:p>
        </w:tc>
        <w:tc>
          <w:tcPr>
            <w:tcW w:w="946" w:type="dxa"/>
            <w:tcPrChange w:id="1251" w:author="天赐 余" w:date="2025-12-02T10:28:00Z" w16du:dateUtc="2025-12-02T02:28:00Z">
              <w:tcPr>
                <w:tcW w:w="891" w:type="dxa"/>
                <w:gridSpan w:val="2"/>
              </w:tcPr>
            </w:tcPrChange>
          </w:tcPr>
          <w:p w14:paraId="617BF7B4" w14:textId="77777777" w:rsidR="00767BEE" w:rsidRDefault="00767BEE">
            <w:pPr>
              <w:ind w:firstLineChars="0" w:firstLine="0"/>
              <w:rPr>
                <w:ins w:id="1252" w:author="liubing" w:date="2025-11-28T20:28:00Z"/>
              </w:rPr>
            </w:pPr>
            <w:ins w:id="1253" w:author="liubing" w:date="2025-11-28T20:28:00Z">
              <w:r>
                <w:rPr>
                  <w:rFonts w:hint="eastAsia"/>
                </w:rPr>
                <w:t>不允许</w:t>
              </w:r>
            </w:ins>
          </w:p>
        </w:tc>
        <w:tc>
          <w:tcPr>
            <w:tcW w:w="995" w:type="dxa"/>
            <w:tcPrChange w:id="1254" w:author="天赐 余" w:date="2025-12-02T10:28:00Z" w16du:dateUtc="2025-12-02T02:28:00Z">
              <w:tcPr>
                <w:tcW w:w="937" w:type="dxa"/>
                <w:gridSpan w:val="2"/>
              </w:tcPr>
            </w:tcPrChange>
          </w:tcPr>
          <w:p w14:paraId="6BDA9891" w14:textId="77777777" w:rsidR="00767BEE" w:rsidRDefault="00767BEE">
            <w:pPr>
              <w:ind w:firstLineChars="0" w:firstLine="0"/>
              <w:rPr>
                <w:ins w:id="1255" w:author="liubing" w:date="2025-11-28T20:28:00Z"/>
              </w:rPr>
            </w:pPr>
            <w:ins w:id="1256" w:author="liubing" w:date="2025-11-28T20:28:00Z">
              <w:r>
                <w:rPr>
                  <w:rFonts w:hint="eastAsia"/>
                </w:rPr>
                <w:t>固定：</w:t>
              </w:r>
              <w:r>
                <w:rPr>
                  <w:rFonts w:hint="eastAsia"/>
                </w:rPr>
                <w:t>500~1500</w:t>
              </w:r>
            </w:ins>
          </w:p>
        </w:tc>
        <w:tc>
          <w:tcPr>
            <w:tcW w:w="904" w:type="dxa"/>
            <w:tcPrChange w:id="1257" w:author="天赐 余" w:date="2025-12-02T10:28:00Z" w16du:dateUtc="2025-12-02T02:28:00Z">
              <w:tcPr>
                <w:tcW w:w="852" w:type="dxa"/>
                <w:gridSpan w:val="2"/>
              </w:tcPr>
            </w:tcPrChange>
          </w:tcPr>
          <w:p w14:paraId="3C1BED42" w14:textId="77777777" w:rsidR="00767BEE" w:rsidRDefault="00767BEE">
            <w:pPr>
              <w:ind w:firstLineChars="0" w:firstLine="0"/>
              <w:rPr>
                <w:ins w:id="1258" w:author="liubing" w:date="2025-11-28T20:28:00Z"/>
              </w:rPr>
            </w:pPr>
            <w:ins w:id="1259" w:author="liubing" w:date="2025-11-28T20:28:00Z">
              <w:r>
                <w:rPr>
                  <w:rFonts w:hint="eastAsia"/>
                </w:rPr>
                <w:t>高</w:t>
              </w:r>
            </w:ins>
          </w:p>
        </w:tc>
      </w:tr>
      <w:tr w:rsidR="00767BEE" w14:paraId="2EADE702" w14:textId="77777777" w:rsidTr="00767BEE">
        <w:trPr>
          <w:trHeight w:val="1848"/>
          <w:ins w:id="1260" w:author="liubing" w:date="2025-11-28T20:28:00Z"/>
          <w:trPrChange w:id="1261" w:author="天赐 余" w:date="2025-12-02T10:28:00Z" w16du:dateUtc="2025-12-02T02:28:00Z">
            <w:trPr>
              <w:gridAfter w:val="0"/>
            </w:trPr>
          </w:trPrChange>
        </w:trPr>
        <w:tc>
          <w:tcPr>
            <w:tcW w:w="903" w:type="dxa"/>
            <w:tcPrChange w:id="1262" w:author="天赐 余" w:date="2025-12-02T10:28:00Z" w16du:dateUtc="2025-12-02T02:28:00Z">
              <w:tcPr>
                <w:tcW w:w="851" w:type="dxa"/>
              </w:tcPr>
            </w:tcPrChange>
          </w:tcPr>
          <w:p w14:paraId="765456BB" w14:textId="77777777" w:rsidR="00767BEE" w:rsidRDefault="00767BEE">
            <w:pPr>
              <w:numPr>
                <w:ilvl w:val="0"/>
                <w:numId w:val="13"/>
              </w:numPr>
              <w:ind w:left="0" w:firstLineChars="0" w:firstLine="0"/>
              <w:rPr>
                <w:ins w:id="1263" w:author="liubing" w:date="2025-11-28T20:28:00Z"/>
              </w:rPr>
            </w:pPr>
          </w:p>
        </w:tc>
        <w:tc>
          <w:tcPr>
            <w:tcW w:w="904" w:type="dxa"/>
            <w:tcPrChange w:id="1264" w:author="天赐 余" w:date="2025-12-02T10:28:00Z" w16du:dateUtc="2025-12-02T02:28:00Z">
              <w:tcPr>
                <w:tcW w:w="852" w:type="dxa"/>
                <w:gridSpan w:val="2"/>
              </w:tcPr>
            </w:tcPrChange>
          </w:tcPr>
          <w:p w14:paraId="1C9042CA" w14:textId="77777777" w:rsidR="00767BEE" w:rsidRDefault="00767BEE">
            <w:pPr>
              <w:ind w:firstLineChars="0" w:firstLine="0"/>
              <w:rPr>
                <w:ins w:id="1265" w:author="liubing" w:date="2025-11-28T20:28:00Z"/>
              </w:rPr>
            </w:pPr>
            <w:ins w:id="1266" w:author="liubing" w:date="2025-11-28T20:28:00Z">
              <w:r>
                <w:rPr>
                  <w:rFonts w:hint="eastAsia"/>
                </w:rPr>
                <w:t>故障诊断遥测消息</w:t>
              </w:r>
            </w:ins>
          </w:p>
        </w:tc>
        <w:tc>
          <w:tcPr>
            <w:tcW w:w="904" w:type="dxa"/>
            <w:tcPrChange w:id="1267" w:author="天赐 余" w:date="2025-12-02T10:28:00Z" w16du:dateUtc="2025-12-02T02:28:00Z">
              <w:tcPr>
                <w:tcW w:w="852" w:type="dxa"/>
                <w:gridSpan w:val="2"/>
              </w:tcPr>
            </w:tcPrChange>
          </w:tcPr>
          <w:p w14:paraId="655F06CA" w14:textId="77777777" w:rsidR="00767BEE" w:rsidRDefault="00767BEE">
            <w:pPr>
              <w:ind w:firstLineChars="0" w:firstLine="0"/>
              <w:rPr>
                <w:ins w:id="1268" w:author="liubing" w:date="2025-11-28T20:28:00Z"/>
              </w:rPr>
            </w:pPr>
            <w:ins w:id="1269" w:author="liubing" w:date="2025-11-28T20:28:00Z">
              <w:r>
                <w:rPr>
                  <w:rFonts w:hint="eastAsia"/>
                </w:rPr>
                <w:t>周期性</w:t>
              </w:r>
            </w:ins>
          </w:p>
        </w:tc>
        <w:tc>
          <w:tcPr>
            <w:tcW w:w="904" w:type="dxa"/>
            <w:tcPrChange w:id="1270" w:author="天赐 余" w:date="2025-12-02T10:28:00Z" w16du:dateUtc="2025-12-02T02:28:00Z">
              <w:tcPr>
                <w:tcW w:w="852" w:type="dxa"/>
                <w:gridSpan w:val="2"/>
              </w:tcPr>
            </w:tcPrChange>
          </w:tcPr>
          <w:p w14:paraId="09945132" w14:textId="77777777" w:rsidR="00767BEE" w:rsidRDefault="00767BEE">
            <w:pPr>
              <w:ind w:firstLineChars="0" w:firstLine="0"/>
              <w:rPr>
                <w:ins w:id="1271" w:author="liubing" w:date="2025-11-28T20:28:00Z"/>
              </w:rPr>
            </w:pPr>
            <w:ins w:id="1272" w:author="liubing" w:date="2025-11-28T20:28:00Z">
              <w:r>
                <w:rPr>
                  <w:rFonts w:hint="eastAsia"/>
                </w:rPr>
                <w:t>20ms</w:t>
              </w:r>
            </w:ins>
          </w:p>
        </w:tc>
        <w:tc>
          <w:tcPr>
            <w:tcW w:w="904" w:type="dxa"/>
            <w:tcPrChange w:id="1273" w:author="天赐 余" w:date="2025-12-02T10:28:00Z" w16du:dateUtc="2025-12-02T02:28:00Z">
              <w:tcPr>
                <w:tcW w:w="852" w:type="dxa"/>
                <w:gridSpan w:val="2"/>
              </w:tcPr>
            </w:tcPrChange>
          </w:tcPr>
          <w:p w14:paraId="19FBAE87" w14:textId="77777777" w:rsidR="00767BEE" w:rsidRDefault="00767BEE">
            <w:pPr>
              <w:ind w:firstLineChars="0" w:firstLine="0"/>
              <w:rPr>
                <w:ins w:id="1274" w:author="liubing" w:date="2025-11-28T20:28:00Z"/>
              </w:rPr>
            </w:pPr>
            <w:ins w:id="1275" w:author="liubing" w:date="2025-11-28T20:28:00Z">
              <w:r>
                <w:rPr>
                  <w:rFonts w:hint="eastAsia"/>
                </w:rPr>
                <w:t>是</w:t>
              </w:r>
            </w:ins>
          </w:p>
        </w:tc>
        <w:tc>
          <w:tcPr>
            <w:tcW w:w="904" w:type="dxa"/>
            <w:tcPrChange w:id="1276" w:author="天赐 余" w:date="2025-12-02T10:28:00Z" w16du:dateUtc="2025-12-02T02:28:00Z">
              <w:tcPr>
                <w:tcW w:w="852" w:type="dxa"/>
                <w:gridSpan w:val="2"/>
              </w:tcPr>
            </w:tcPrChange>
          </w:tcPr>
          <w:p w14:paraId="67632FD5" w14:textId="77777777" w:rsidR="00767BEE" w:rsidRDefault="00767BEE">
            <w:pPr>
              <w:ind w:firstLineChars="0" w:firstLine="0"/>
              <w:rPr>
                <w:ins w:id="1277" w:author="liubing" w:date="2025-11-28T20:28:00Z"/>
              </w:rPr>
            </w:pPr>
            <w:ins w:id="1278" w:author="liubing" w:date="2025-11-28T20:28:00Z">
              <w:r>
                <w:rPr>
                  <w:rFonts w:hint="eastAsia"/>
                </w:rPr>
                <w:t>延迟</w:t>
              </w:r>
            </w:ins>
          </w:p>
        </w:tc>
        <w:tc>
          <w:tcPr>
            <w:tcW w:w="946" w:type="dxa"/>
            <w:tcPrChange w:id="1279" w:author="天赐 余" w:date="2025-12-02T10:28:00Z" w16du:dateUtc="2025-12-02T02:28:00Z">
              <w:tcPr>
                <w:tcW w:w="891" w:type="dxa"/>
                <w:gridSpan w:val="2"/>
              </w:tcPr>
            </w:tcPrChange>
          </w:tcPr>
          <w:p w14:paraId="1865DFCB" w14:textId="77777777" w:rsidR="00767BEE" w:rsidRDefault="00767BEE">
            <w:pPr>
              <w:ind w:firstLineChars="0" w:firstLine="0"/>
              <w:rPr>
                <w:ins w:id="1280" w:author="liubing" w:date="2025-11-28T20:28:00Z"/>
              </w:rPr>
            </w:pPr>
            <w:ins w:id="1281" w:author="liubing" w:date="2025-11-28T20:28:00Z">
              <w:r>
                <w:rPr>
                  <w:rFonts w:hint="eastAsia"/>
                </w:rPr>
                <w:t>是</w:t>
              </w:r>
            </w:ins>
          </w:p>
        </w:tc>
        <w:tc>
          <w:tcPr>
            <w:tcW w:w="995" w:type="dxa"/>
            <w:tcPrChange w:id="1282" w:author="天赐 余" w:date="2025-12-02T10:28:00Z" w16du:dateUtc="2025-12-02T02:28:00Z">
              <w:tcPr>
                <w:tcW w:w="937" w:type="dxa"/>
                <w:gridSpan w:val="2"/>
              </w:tcPr>
            </w:tcPrChange>
          </w:tcPr>
          <w:p w14:paraId="174728D1" w14:textId="77777777" w:rsidR="00767BEE" w:rsidRDefault="00767BEE">
            <w:pPr>
              <w:ind w:firstLineChars="0" w:firstLine="0"/>
              <w:rPr>
                <w:ins w:id="1283" w:author="liubing" w:date="2025-11-28T20:28:00Z"/>
              </w:rPr>
            </w:pPr>
            <w:ins w:id="1284" w:author="liubing" w:date="2025-11-28T20:28:00Z">
              <w:r>
                <w:rPr>
                  <w:rFonts w:hint="eastAsia"/>
                </w:rPr>
                <w:t>固定：</w:t>
              </w:r>
              <w:r>
                <w:rPr>
                  <w:rFonts w:hint="eastAsia"/>
                </w:rPr>
                <w:t>50~100</w:t>
              </w:r>
            </w:ins>
          </w:p>
        </w:tc>
        <w:tc>
          <w:tcPr>
            <w:tcW w:w="904" w:type="dxa"/>
            <w:tcPrChange w:id="1285" w:author="天赐 余" w:date="2025-12-02T10:28:00Z" w16du:dateUtc="2025-12-02T02:28:00Z">
              <w:tcPr>
                <w:tcW w:w="852" w:type="dxa"/>
                <w:gridSpan w:val="2"/>
              </w:tcPr>
            </w:tcPrChange>
          </w:tcPr>
          <w:p w14:paraId="1FF5AB00" w14:textId="77777777" w:rsidR="00767BEE" w:rsidRDefault="00767BEE">
            <w:pPr>
              <w:ind w:firstLineChars="0" w:firstLine="0"/>
              <w:rPr>
                <w:ins w:id="1286" w:author="liubing" w:date="2025-11-28T20:28:00Z"/>
              </w:rPr>
            </w:pPr>
            <w:ins w:id="1287" w:author="liubing" w:date="2025-11-28T20:28:00Z">
              <w:r>
                <w:rPr>
                  <w:rFonts w:hint="eastAsia"/>
                </w:rPr>
                <w:t>中</w:t>
              </w:r>
            </w:ins>
          </w:p>
        </w:tc>
      </w:tr>
      <w:tr w:rsidR="00767BEE" w14:paraId="10547FAE" w14:textId="77777777" w:rsidTr="00767BEE">
        <w:trPr>
          <w:trHeight w:val="143"/>
          <w:ins w:id="1288" w:author="liubing" w:date="2025-11-28T20:28:00Z"/>
          <w:trPrChange w:id="1289" w:author="天赐 余" w:date="2025-12-02T10:28:00Z" w16du:dateUtc="2025-12-02T02:28:00Z">
            <w:trPr>
              <w:gridAfter w:val="0"/>
            </w:trPr>
          </w:trPrChange>
        </w:trPr>
        <w:tc>
          <w:tcPr>
            <w:tcW w:w="903" w:type="dxa"/>
            <w:tcPrChange w:id="1290" w:author="天赐 余" w:date="2025-12-02T10:28:00Z" w16du:dateUtc="2025-12-02T02:28:00Z">
              <w:tcPr>
                <w:tcW w:w="851" w:type="dxa"/>
              </w:tcPr>
            </w:tcPrChange>
          </w:tcPr>
          <w:p w14:paraId="6084008E" w14:textId="77777777" w:rsidR="00767BEE" w:rsidRDefault="00767BEE">
            <w:pPr>
              <w:numPr>
                <w:ilvl w:val="0"/>
                <w:numId w:val="13"/>
              </w:numPr>
              <w:ind w:left="0" w:firstLineChars="0" w:firstLine="0"/>
              <w:rPr>
                <w:ins w:id="1291" w:author="liubing" w:date="2025-11-28T20:28:00Z"/>
              </w:rPr>
            </w:pPr>
          </w:p>
        </w:tc>
        <w:tc>
          <w:tcPr>
            <w:tcW w:w="904" w:type="dxa"/>
            <w:tcPrChange w:id="1292" w:author="天赐 余" w:date="2025-12-02T10:28:00Z" w16du:dateUtc="2025-12-02T02:28:00Z">
              <w:tcPr>
                <w:tcW w:w="852" w:type="dxa"/>
                <w:gridSpan w:val="2"/>
              </w:tcPr>
            </w:tcPrChange>
          </w:tcPr>
          <w:p w14:paraId="431636B4" w14:textId="77777777" w:rsidR="00767BEE" w:rsidRDefault="00767BEE">
            <w:pPr>
              <w:ind w:firstLineChars="0" w:firstLine="0"/>
              <w:rPr>
                <w:ins w:id="1293" w:author="liubing" w:date="2025-11-28T20:28:00Z"/>
              </w:rPr>
            </w:pPr>
            <w:ins w:id="1294" w:author="liubing" w:date="2025-11-28T20:28:00Z">
              <w:r>
                <w:rPr>
                  <w:rFonts w:hint="eastAsia"/>
                </w:rPr>
                <w:t>遥测消息</w:t>
              </w:r>
            </w:ins>
          </w:p>
        </w:tc>
        <w:tc>
          <w:tcPr>
            <w:tcW w:w="904" w:type="dxa"/>
            <w:tcPrChange w:id="1295" w:author="天赐 余" w:date="2025-12-02T10:28:00Z" w16du:dateUtc="2025-12-02T02:28:00Z">
              <w:tcPr>
                <w:tcW w:w="852" w:type="dxa"/>
                <w:gridSpan w:val="2"/>
              </w:tcPr>
            </w:tcPrChange>
          </w:tcPr>
          <w:p w14:paraId="463D7F8A" w14:textId="77777777" w:rsidR="00767BEE" w:rsidRDefault="00767BEE">
            <w:pPr>
              <w:ind w:firstLineChars="0" w:firstLine="0"/>
              <w:rPr>
                <w:ins w:id="1296" w:author="liubing" w:date="2025-11-28T20:28:00Z"/>
              </w:rPr>
            </w:pPr>
            <w:ins w:id="1297" w:author="liubing" w:date="2025-11-28T20:28:00Z">
              <w:r>
                <w:rPr>
                  <w:rFonts w:hint="eastAsia"/>
                </w:rPr>
                <w:t>周期性</w:t>
              </w:r>
            </w:ins>
          </w:p>
        </w:tc>
        <w:tc>
          <w:tcPr>
            <w:tcW w:w="904" w:type="dxa"/>
            <w:tcPrChange w:id="1298" w:author="天赐 余" w:date="2025-12-02T10:28:00Z" w16du:dateUtc="2025-12-02T02:28:00Z">
              <w:tcPr>
                <w:tcW w:w="852" w:type="dxa"/>
                <w:gridSpan w:val="2"/>
              </w:tcPr>
            </w:tcPrChange>
          </w:tcPr>
          <w:p w14:paraId="4052BD68" w14:textId="77777777" w:rsidR="00767BEE" w:rsidRDefault="00767BEE">
            <w:pPr>
              <w:ind w:firstLineChars="0" w:firstLine="0"/>
              <w:rPr>
                <w:ins w:id="1299" w:author="liubing" w:date="2025-11-28T20:28:00Z"/>
              </w:rPr>
            </w:pPr>
            <w:ins w:id="1300" w:author="liubing" w:date="2025-11-28T20:28:00Z">
              <w:r>
                <w:rPr>
                  <w:rFonts w:hint="eastAsia"/>
                </w:rPr>
                <w:t>20ms~1s</w:t>
              </w:r>
            </w:ins>
          </w:p>
        </w:tc>
        <w:tc>
          <w:tcPr>
            <w:tcW w:w="904" w:type="dxa"/>
            <w:tcPrChange w:id="1301" w:author="天赐 余" w:date="2025-12-02T10:28:00Z" w16du:dateUtc="2025-12-02T02:28:00Z">
              <w:tcPr>
                <w:tcW w:w="852" w:type="dxa"/>
                <w:gridSpan w:val="2"/>
              </w:tcPr>
            </w:tcPrChange>
          </w:tcPr>
          <w:p w14:paraId="41390451" w14:textId="77777777" w:rsidR="00767BEE" w:rsidRDefault="00767BEE">
            <w:pPr>
              <w:ind w:firstLineChars="0" w:firstLine="0"/>
              <w:rPr>
                <w:ins w:id="1302" w:author="liubing" w:date="2025-11-28T20:28:00Z"/>
              </w:rPr>
            </w:pPr>
            <w:ins w:id="1303" w:author="liubing" w:date="2025-11-28T20:28:00Z">
              <w:r>
                <w:rPr>
                  <w:rFonts w:hint="eastAsia"/>
                </w:rPr>
                <w:t>是</w:t>
              </w:r>
            </w:ins>
          </w:p>
        </w:tc>
        <w:tc>
          <w:tcPr>
            <w:tcW w:w="904" w:type="dxa"/>
            <w:tcPrChange w:id="1304" w:author="天赐 余" w:date="2025-12-02T10:28:00Z" w16du:dateUtc="2025-12-02T02:28:00Z">
              <w:tcPr>
                <w:tcW w:w="852" w:type="dxa"/>
                <w:gridSpan w:val="2"/>
              </w:tcPr>
            </w:tcPrChange>
          </w:tcPr>
          <w:p w14:paraId="4367607B" w14:textId="77777777" w:rsidR="00767BEE" w:rsidRDefault="00767BEE">
            <w:pPr>
              <w:ind w:firstLineChars="0" w:firstLine="0"/>
              <w:rPr>
                <w:ins w:id="1305" w:author="liubing" w:date="2025-11-28T20:28:00Z"/>
              </w:rPr>
            </w:pPr>
            <w:ins w:id="1306" w:author="liubing" w:date="2025-11-28T20:28:00Z">
              <w:r>
                <w:rPr>
                  <w:rFonts w:hint="eastAsia"/>
                </w:rPr>
                <w:t>延迟</w:t>
              </w:r>
            </w:ins>
          </w:p>
        </w:tc>
        <w:tc>
          <w:tcPr>
            <w:tcW w:w="946" w:type="dxa"/>
            <w:tcPrChange w:id="1307" w:author="天赐 余" w:date="2025-12-02T10:28:00Z" w16du:dateUtc="2025-12-02T02:28:00Z">
              <w:tcPr>
                <w:tcW w:w="891" w:type="dxa"/>
                <w:gridSpan w:val="2"/>
              </w:tcPr>
            </w:tcPrChange>
          </w:tcPr>
          <w:p w14:paraId="78CB07C1" w14:textId="77777777" w:rsidR="00767BEE" w:rsidRDefault="00767BEE">
            <w:pPr>
              <w:ind w:firstLineChars="0" w:firstLine="0"/>
              <w:rPr>
                <w:ins w:id="1308" w:author="liubing" w:date="2025-11-28T20:28:00Z"/>
              </w:rPr>
            </w:pPr>
            <w:ins w:id="1309" w:author="liubing" w:date="2025-11-28T20:28:00Z">
              <w:r>
                <w:rPr>
                  <w:rFonts w:hint="eastAsia"/>
                </w:rPr>
                <w:t>是</w:t>
              </w:r>
            </w:ins>
          </w:p>
        </w:tc>
        <w:tc>
          <w:tcPr>
            <w:tcW w:w="995" w:type="dxa"/>
            <w:tcPrChange w:id="1310" w:author="天赐 余" w:date="2025-12-02T10:28:00Z" w16du:dateUtc="2025-12-02T02:28:00Z">
              <w:tcPr>
                <w:tcW w:w="937" w:type="dxa"/>
                <w:gridSpan w:val="2"/>
              </w:tcPr>
            </w:tcPrChange>
          </w:tcPr>
          <w:p w14:paraId="1FF56496" w14:textId="77777777" w:rsidR="00767BEE" w:rsidRDefault="00767BEE">
            <w:pPr>
              <w:ind w:firstLineChars="0" w:firstLine="0"/>
              <w:rPr>
                <w:ins w:id="1311" w:author="liubing" w:date="2025-11-28T20:28:00Z"/>
              </w:rPr>
            </w:pPr>
            <w:ins w:id="1312" w:author="liubing" w:date="2025-11-28T20:28:00Z">
              <w:r>
                <w:rPr>
                  <w:rFonts w:hint="eastAsia"/>
                </w:rPr>
                <w:t>固定：</w:t>
              </w:r>
              <w:r>
                <w:rPr>
                  <w:rFonts w:hint="eastAsia"/>
                </w:rPr>
                <w:t>50~100</w:t>
              </w:r>
            </w:ins>
          </w:p>
        </w:tc>
        <w:tc>
          <w:tcPr>
            <w:tcW w:w="904" w:type="dxa"/>
            <w:tcPrChange w:id="1313" w:author="天赐 余" w:date="2025-12-02T10:28:00Z" w16du:dateUtc="2025-12-02T02:28:00Z">
              <w:tcPr>
                <w:tcW w:w="852" w:type="dxa"/>
                <w:gridSpan w:val="2"/>
              </w:tcPr>
            </w:tcPrChange>
          </w:tcPr>
          <w:p w14:paraId="24209082" w14:textId="77777777" w:rsidR="00767BEE" w:rsidRDefault="00767BEE">
            <w:pPr>
              <w:ind w:firstLineChars="0" w:firstLine="0"/>
              <w:rPr>
                <w:ins w:id="1314" w:author="liubing" w:date="2025-11-28T20:28:00Z"/>
              </w:rPr>
            </w:pPr>
            <w:ins w:id="1315" w:author="liubing" w:date="2025-11-28T20:28:00Z">
              <w:r>
                <w:rPr>
                  <w:rFonts w:hint="eastAsia"/>
                </w:rPr>
                <w:t>中</w:t>
              </w:r>
            </w:ins>
          </w:p>
        </w:tc>
      </w:tr>
      <w:tr w:rsidR="00767BEE" w14:paraId="64E1F0B1" w14:textId="77777777" w:rsidTr="00767BEE">
        <w:trPr>
          <w:trHeight w:val="143"/>
          <w:ins w:id="1316" w:author="liubing" w:date="2025-11-28T20:28:00Z"/>
          <w:trPrChange w:id="1317" w:author="天赐 余" w:date="2025-12-02T10:28:00Z" w16du:dateUtc="2025-12-02T02:28:00Z">
            <w:trPr>
              <w:gridAfter w:val="0"/>
            </w:trPr>
          </w:trPrChange>
        </w:trPr>
        <w:tc>
          <w:tcPr>
            <w:tcW w:w="903" w:type="dxa"/>
            <w:tcPrChange w:id="1318" w:author="天赐 余" w:date="2025-12-02T10:28:00Z" w16du:dateUtc="2025-12-02T02:28:00Z">
              <w:tcPr>
                <w:tcW w:w="851" w:type="dxa"/>
              </w:tcPr>
            </w:tcPrChange>
          </w:tcPr>
          <w:p w14:paraId="14B2EF62" w14:textId="77777777" w:rsidR="00767BEE" w:rsidRDefault="00767BEE">
            <w:pPr>
              <w:numPr>
                <w:ilvl w:val="0"/>
                <w:numId w:val="13"/>
              </w:numPr>
              <w:ind w:left="0" w:firstLineChars="0" w:firstLine="0"/>
              <w:rPr>
                <w:ins w:id="1319" w:author="liubing" w:date="2025-11-28T20:28:00Z"/>
              </w:rPr>
            </w:pPr>
          </w:p>
        </w:tc>
        <w:tc>
          <w:tcPr>
            <w:tcW w:w="904" w:type="dxa"/>
            <w:tcPrChange w:id="1320" w:author="天赐 余" w:date="2025-12-02T10:28:00Z" w16du:dateUtc="2025-12-02T02:28:00Z">
              <w:tcPr>
                <w:tcW w:w="852" w:type="dxa"/>
                <w:gridSpan w:val="2"/>
              </w:tcPr>
            </w:tcPrChange>
          </w:tcPr>
          <w:p w14:paraId="2F964CC8" w14:textId="77777777" w:rsidR="00767BEE" w:rsidRDefault="00767BEE">
            <w:pPr>
              <w:ind w:firstLineChars="0" w:firstLine="0"/>
              <w:rPr>
                <w:ins w:id="1321" w:author="liubing" w:date="2025-11-28T20:28:00Z"/>
              </w:rPr>
            </w:pPr>
            <w:ins w:id="1322" w:author="liubing" w:date="2025-11-28T20:28:00Z">
              <w:r>
                <w:rPr>
                  <w:rFonts w:hint="eastAsia"/>
                </w:rPr>
                <w:t>遥控指令</w:t>
              </w:r>
            </w:ins>
          </w:p>
        </w:tc>
        <w:tc>
          <w:tcPr>
            <w:tcW w:w="904" w:type="dxa"/>
            <w:tcPrChange w:id="1323" w:author="天赐 余" w:date="2025-12-02T10:28:00Z" w16du:dateUtc="2025-12-02T02:28:00Z">
              <w:tcPr>
                <w:tcW w:w="852" w:type="dxa"/>
                <w:gridSpan w:val="2"/>
              </w:tcPr>
            </w:tcPrChange>
          </w:tcPr>
          <w:p w14:paraId="340C67C1" w14:textId="77777777" w:rsidR="00767BEE" w:rsidRDefault="00767BEE">
            <w:pPr>
              <w:ind w:firstLineChars="0" w:firstLine="0"/>
              <w:rPr>
                <w:ins w:id="1324" w:author="liubing" w:date="2025-11-28T20:28:00Z"/>
              </w:rPr>
            </w:pPr>
            <w:ins w:id="1325" w:author="liubing" w:date="2025-11-28T20:28:00Z">
              <w:r>
                <w:rPr>
                  <w:rFonts w:hint="eastAsia"/>
                </w:rPr>
                <w:t>偶发性</w:t>
              </w:r>
            </w:ins>
          </w:p>
        </w:tc>
        <w:tc>
          <w:tcPr>
            <w:tcW w:w="904" w:type="dxa"/>
            <w:tcPrChange w:id="1326" w:author="天赐 余" w:date="2025-12-02T10:28:00Z" w16du:dateUtc="2025-12-02T02:28:00Z">
              <w:tcPr>
                <w:tcW w:w="852" w:type="dxa"/>
                <w:gridSpan w:val="2"/>
              </w:tcPr>
            </w:tcPrChange>
          </w:tcPr>
          <w:p w14:paraId="5AF51B72" w14:textId="77777777" w:rsidR="00767BEE" w:rsidRDefault="00767BEE">
            <w:pPr>
              <w:ind w:firstLineChars="0" w:firstLine="0"/>
              <w:rPr>
                <w:ins w:id="1327" w:author="liubing" w:date="2025-11-28T20:28:00Z"/>
              </w:rPr>
            </w:pPr>
            <w:ins w:id="1328" w:author="liubing" w:date="2025-11-28T20:28:00Z">
              <w:r>
                <w:rPr>
                  <w:rFonts w:hint="eastAsia"/>
                </w:rPr>
                <w:t>不适用</w:t>
              </w:r>
            </w:ins>
          </w:p>
        </w:tc>
        <w:tc>
          <w:tcPr>
            <w:tcW w:w="904" w:type="dxa"/>
            <w:tcPrChange w:id="1329" w:author="天赐 余" w:date="2025-12-02T10:28:00Z" w16du:dateUtc="2025-12-02T02:28:00Z">
              <w:tcPr>
                <w:tcW w:w="852" w:type="dxa"/>
                <w:gridSpan w:val="2"/>
              </w:tcPr>
            </w:tcPrChange>
          </w:tcPr>
          <w:p w14:paraId="082AD76F" w14:textId="77777777" w:rsidR="00767BEE" w:rsidRDefault="00767BEE">
            <w:pPr>
              <w:ind w:firstLineChars="0" w:firstLine="0"/>
              <w:rPr>
                <w:ins w:id="1330" w:author="liubing" w:date="2025-11-28T20:28:00Z"/>
              </w:rPr>
            </w:pPr>
            <w:ins w:id="1331" w:author="liubing" w:date="2025-11-28T20:28:00Z">
              <w:r>
                <w:rPr>
                  <w:rFonts w:hint="eastAsia"/>
                </w:rPr>
                <w:t>否</w:t>
              </w:r>
            </w:ins>
          </w:p>
        </w:tc>
        <w:tc>
          <w:tcPr>
            <w:tcW w:w="904" w:type="dxa"/>
            <w:tcPrChange w:id="1332" w:author="天赐 余" w:date="2025-12-02T10:28:00Z" w16du:dateUtc="2025-12-02T02:28:00Z">
              <w:tcPr>
                <w:tcW w:w="852" w:type="dxa"/>
                <w:gridSpan w:val="2"/>
              </w:tcPr>
            </w:tcPrChange>
          </w:tcPr>
          <w:p w14:paraId="6E9769D4" w14:textId="77777777" w:rsidR="00767BEE" w:rsidRDefault="00767BEE">
            <w:pPr>
              <w:ind w:firstLineChars="0" w:firstLine="0"/>
              <w:rPr>
                <w:ins w:id="1333" w:author="liubing" w:date="2025-11-28T20:28:00Z"/>
              </w:rPr>
            </w:pPr>
            <w:ins w:id="1334" w:author="liubing" w:date="2025-11-28T20:28:00Z">
              <w:r>
                <w:rPr>
                  <w:rFonts w:hint="eastAsia"/>
                </w:rPr>
                <w:t>延迟</w:t>
              </w:r>
            </w:ins>
          </w:p>
        </w:tc>
        <w:tc>
          <w:tcPr>
            <w:tcW w:w="946" w:type="dxa"/>
            <w:tcPrChange w:id="1335" w:author="天赐 余" w:date="2025-12-02T10:28:00Z" w16du:dateUtc="2025-12-02T02:28:00Z">
              <w:tcPr>
                <w:tcW w:w="891" w:type="dxa"/>
                <w:gridSpan w:val="2"/>
              </w:tcPr>
            </w:tcPrChange>
          </w:tcPr>
          <w:p w14:paraId="1361FF14" w14:textId="77777777" w:rsidR="00767BEE" w:rsidRDefault="00767BEE">
            <w:pPr>
              <w:ind w:firstLineChars="0" w:firstLine="0"/>
              <w:rPr>
                <w:ins w:id="1336" w:author="liubing" w:date="2025-11-28T20:28:00Z"/>
              </w:rPr>
            </w:pPr>
            <w:ins w:id="1337" w:author="liubing" w:date="2025-11-28T20:28:00Z">
              <w:r>
                <w:rPr>
                  <w:rFonts w:hint="eastAsia"/>
                </w:rPr>
                <w:t>是</w:t>
              </w:r>
            </w:ins>
          </w:p>
        </w:tc>
        <w:tc>
          <w:tcPr>
            <w:tcW w:w="995" w:type="dxa"/>
            <w:tcPrChange w:id="1338" w:author="天赐 余" w:date="2025-12-02T10:28:00Z" w16du:dateUtc="2025-12-02T02:28:00Z">
              <w:tcPr>
                <w:tcW w:w="937" w:type="dxa"/>
                <w:gridSpan w:val="2"/>
              </w:tcPr>
            </w:tcPrChange>
          </w:tcPr>
          <w:p w14:paraId="3183549E" w14:textId="77777777" w:rsidR="00767BEE" w:rsidRDefault="00767BEE">
            <w:pPr>
              <w:ind w:firstLineChars="0" w:firstLine="0"/>
              <w:rPr>
                <w:ins w:id="1339" w:author="liubing" w:date="2025-11-28T20:28:00Z"/>
              </w:rPr>
            </w:pPr>
            <w:ins w:id="1340" w:author="liubing" w:date="2025-11-28T20:28:00Z">
              <w:r>
                <w:rPr>
                  <w:rFonts w:hint="eastAsia"/>
                </w:rPr>
                <w:t>固定：</w:t>
              </w:r>
              <w:r>
                <w:rPr>
                  <w:rFonts w:hint="eastAsia"/>
                </w:rPr>
                <w:t>10~50</w:t>
              </w:r>
            </w:ins>
          </w:p>
        </w:tc>
        <w:tc>
          <w:tcPr>
            <w:tcW w:w="904" w:type="dxa"/>
            <w:tcPrChange w:id="1341" w:author="天赐 余" w:date="2025-12-02T10:28:00Z" w16du:dateUtc="2025-12-02T02:28:00Z">
              <w:tcPr>
                <w:tcW w:w="852" w:type="dxa"/>
                <w:gridSpan w:val="2"/>
              </w:tcPr>
            </w:tcPrChange>
          </w:tcPr>
          <w:p w14:paraId="16520DA3" w14:textId="77777777" w:rsidR="00767BEE" w:rsidRDefault="00767BEE">
            <w:pPr>
              <w:ind w:firstLineChars="0" w:firstLine="0"/>
              <w:rPr>
                <w:ins w:id="1342" w:author="liubing" w:date="2025-11-28T20:28:00Z"/>
              </w:rPr>
            </w:pPr>
            <w:ins w:id="1343" w:author="liubing" w:date="2025-11-28T20:28:00Z">
              <w:r>
                <w:rPr>
                  <w:rFonts w:hint="eastAsia"/>
                </w:rPr>
                <w:t>高</w:t>
              </w:r>
            </w:ins>
          </w:p>
        </w:tc>
      </w:tr>
      <w:tr w:rsidR="00767BEE" w14:paraId="3903648D" w14:textId="77777777" w:rsidTr="00767BEE">
        <w:trPr>
          <w:trHeight w:val="143"/>
          <w:ins w:id="1344" w:author="liubing" w:date="2025-11-28T20:28:00Z"/>
          <w:trPrChange w:id="1345" w:author="天赐 余" w:date="2025-12-02T10:28:00Z" w16du:dateUtc="2025-12-02T02:28:00Z">
            <w:trPr>
              <w:gridAfter w:val="0"/>
            </w:trPr>
          </w:trPrChange>
        </w:trPr>
        <w:tc>
          <w:tcPr>
            <w:tcW w:w="903" w:type="dxa"/>
            <w:tcPrChange w:id="1346" w:author="天赐 余" w:date="2025-12-02T10:28:00Z" w16du:dateUtc="2025-12-02T02:28:00Z">
              <w:tcPr>
                <w:tcW w:w="851" w:type="dxa"/>
              </w:tcPr>
            </w:tcPrChange>
          </w:tcPr>
          <w:p w14:paraId="4ADBA545" w14:textId="77777777" w:rsidR="00767BEE" w:rsidRDefault="00767BEE">
            <w:pPr>
              <w:numPr>
                <w:ilvl w:val="0"/>
                <w:numId w:val="13"/>
              </w:numPr>
              <w:ind w:left="0" w:firstLineChars="0" w:firstLine="0"/>
              <w:rPr>
                <w:ins w:id="1347" w:author="liubing" w:date="2025-11-28T20:28:00Z"/>
              </w:rPr>
            </w:pPr>
          </w:p>
        </w:tc>
        <w:tc>
          <w:tcPr>
            <w:tcW w:w="904" w:type="dxa"/>
            <w:tcPrChange w:id="1348" w:author="天赐 余" w:date="2025-12-02T10:28:00Z" w16du:dateUtc="2025-12-02T02:28:00Z">
              <w:tcPr>
                <w:tcW w:w="852" w:type="dxa"/>
                <w:gridSpan w:val="2"/>
              </w:tcPr>
            </w:tcPrChange>
          </w:tcPr>
          <w:p w14:paraId="67602247" w14:textId="77777777" w:rsidR="00767BEE" w:rsidRDefault="00767BEE">
            <w:pPr>
              <w:ind w:firstLineChars="0" w:firstLine="0"/>
              <w:rPr>
                <w:ins w:id="1349" w:author="liubing" w:date="2025-11-28T20:28:00Z"/>
              </w:rPr>
            </w:pPr>
            <w:ins w:id="1350" w:author="liubing" w:date="2025-11-28T20:28:00Z">
              <w:r>
                <w:rPr>
                  <w:rFonts w:hint="eastAsia"/>
                </w:rPr>
                <w:t>参数装订与软</w:t>
              </w:r>
              <w:r>
                <w:rPr>
                  <w:rFonts w:hint="eastAsia"/>
                </w:rPr>
                <w:lastRenderedPageBreak/>
                <w:t>件升级</w:t>
              </w:r>
            </w:ins>
          </w:p>
        </w:tc>
        <w:tc>
          <w:tcPr>
            <w:tcW w:w="904" w:type="dxa"/>
            <w:tcPrChange w:id="1351" w:author="天赐 余" w:date="2025-12-02T10:28:00Z" w16du:dateUtc="2025-12-02T02:28:00Z">
              <w:tcPr>
                <w:tcW w:w="852" w:type="dxa"/>
                <w:gridSpan w:val="2"/>
              </w:tcPr>
            </w:tcPrChange>
          </w:tcPr>
          <w:p w14:paraId="6E0FF24E" w14:textId="77777777" w:rsidR="00767BEE" w:rsidRDefault="00767BEE">
            <w:pPr>
              <w:ind w:firstLineChars="0" w:firstLine="0"/>
              <w:rPr>
                <w:ins w:id="1352" w:author="liubing" w:date="2025-11-28T20:28:00Z"/>
              </w:rPr>
            </w:pPr>
            <w:ins w:id="1353" w:author="liubing" w:date="2025-11-28T20:28:00Z">
              <w:r>
                <w:rPr>
                  <w:rFonts w:hint="eastAsia"/>
                </w:rPr>
                <w:lastRenderedPageBreak/>
                <w:t>偶发性</w:t>
              </w:r>
            </w:ins>
          </w:p>
        </w:tc>
        <w:tc>
          <w:tcPr>
            <w:tcW w:w="904" w:type="dxa"/>
            <w:tcPrChange w:id="1354" w:author="天赐 余" w:date="2025-12-02T10:28:00Z" w16du:dateUtc="2025-12-02T02:28:00Z">
              <w:tcPr>
                <w:tcW w:w="852" w:type="dxa"/>
                <w:gridSpan w:val="2"/>
              </w:tcPr>
            </w:tcPrChange>
          </w:tcPr>
          <w:p w14:paraId="74CF857B" w14:textId="77777777" w:rsidR="00767BEE" w:rsidRDefault="00767BEE">
            <w:pPr>
              <w:ind w:firstLineChars="0" w:firstLine="0"/>
              <w:rPr>
                <w:ins w:id="1355" w:author="liubing" w:date="2025-11-28T20:28:00Z"/>
              </w:rPr>
            </w:pPr>
            <w:ins w:id="1356" w:author="liubing" w:date="2025-11-28T20:28:00Z">
              <w:r>
                <w:rPr>
                  <w:rFonts w:hint="eastAsia"/>
                </w:rPr>
                <w:t>不适用</w:t>
              </w:r>
            </w:ins>
          </w:p>
        </w:tc>
        <w:tc>
          <w:tcPr>
            <w:tcW w:w="904" w:type="dxa"/>
            <w:tcPrChange w:id="1357" w:author="天赐 余" w:date="2025-12-02T10:28:00Z" w16du:dateUtc="2025-12-02T02:28:00Z">
              <w:tcPr>
                <w:tcW w:w="852" w:type="dxa"/>
                <w:gridSpan w:val="2"/>
              </w:tcPr>
            </w:tcPrChange>
          </w:tcPr>
          <w:p w14:paraId="5840B64B" w14:textId="77777777" w:rsidR="00767BEE" w:rsidRDefault="00767BEE">
            <w:pPr>
              <w:ind w:firstLineChars="0" w:firstLine="0"/>
              <w:rPr>
                <w:ins w:id="1358" w:author="liubing" w:date="2025-11-28T20:28:00Z"/>
              </w:rPr>
            </w:pPr>
            <w:ins w:id="1359" w:author="liubing" w:date="2025-11-28T20:28:00Z">
              <w:r>
                <w:rPr>
                  <w:rFonts w:hint="eastAsia"/>
                </w:rPr>
                <w:t>否</w:t>
              </w:r>
            </w:ins>
          </w:p>
        </w:tc>
        <w:tc>
          <w:tcPr>
            <w:tcW w:w="904" w:type="dxa"/>
            <w:tcPrChange w:id="1360" w:author="天赐 余" w:date="2025-12-02T10:28:00Z" w16du:dateUtc="2025-12-02T02:28:00Z">
              <w:tcPr>
                <w:tcW w:w="852" w:type="dxa"/>
                <w:gridSpan w:val="2"/>
              </w:tcPr>
            </w:tcPrChange>
          </w:tcPr>
          <w:p w14:paraId="459E49C4" w14:textId="7E93D411" w:rsidR="00767BEE" w:rsidRDefault="004D6EC5">
            <w:pPr>
              <w:ind w:firstLineChars="0" w:firstLine="0"/>
              <w:rPr>
                <w:ins w:id="1361" w:author="liubing" w:date="2025-11-28T20:28:00Z"/>
              </w:rPr>
            </w:pPr>
            <w:ins w:id="1362" w:author="天赐 余" w:date="2025-12-03T10:57:00Z" w16du:dateUtc="2025-12-03T02:57:00Z">
              <w:r>
                <w:rPr>
                  <w:rFonts w:hint="eastAsia"/>
                </w:rPr>
                <w:t>无</w:t>
              </w:r>
            </w:ins>
            <w:ins w:id="1363" w:author="liubing" w:date="2025-11-28T20:28:00Z">
              <w:del w:id="1364" w:author="天赐 余" w:date="2025-12-03T10:57:00Z" w16du:dateUtc="2025-12-03T02:57:00Z">
                <w:r w:rsidR="00767BEE" w:rsidDel="004D6EC5">
                  <w:rPr>
                    <w:rFonts w:hint="eastAsia"/>
                  </w:rPr>
                  <w:delText>带宽</w:delText>
                </w:r>
              </w:del>
            </w:ins>
          </w:p>
        </w:tc>
        <w:tc>
          <w:tcPr>
            <w:tcW w:w="946" w:type="dxa"/>
            <w:tcPrChange w:id="1365" w:author="天赐 余" w:date="2025-12-02T10:28:00Z" w16du:dateUtc="2025-12-02T02:28:00Z">
              <w:tcPr>
                <w:tcW w:w="891" w:type="dxa"/>
                <w:gridSpan w:val="2"/>
              </w:tcPr>
            </w:tcPrChange>
          </w:tcPr>
          <w:p w14:paraId="3991A2F9" w14:textId="77777777" w:rsidR="00767BEE" w:rsidRDefault="00767BEE">
            <w:pPr>
              <w:ind w:firstLineChars="0" w:firstLine="0"/>
              <w:rPr>
                <w:ins w:id="1366" w:author="liubing" w:date="2025-11-28T20:28:00Z"/>
              </w:rPr>
            </w:pPr>
            <w:ins w:id="1367" w:author="liubing" w:date="2025-11-28T20:28:00Z">
              <w:r>
                <w:rPr>
                  <w:rFonts w:hint="eastAsia"/>
                </w:rPr>
                <w:t>是</w:t>
              </w:r>
            </w:ins>
          </w:p>
        </w:tc>
        <w:tc>
          <w:tcPr>
            <w:tcW w:w="995" w:type="dxa"/>
            <w:tcPrChange w:id="1368" w:author="天赐 余" w:date="2025-12-02T10:28:00Z" w16du:dateUtc="2025-12-02T02:28:00Z">
              <w:tcPr>
                <w:tcW w:w="937" w:type="dxa"/>
                <w:gridSpan w:val="2"/>
              </w:tcPr>
            </w:tcPrChange>
          </w:tcPr>
          <w:p w14:paraId="2325ECFF" w14:textId="77777777" w:rsidR="00767BEE" w:rsidRDefault="00767BEE">
            <w:pPr>
              <w:ind w:firstLineChars="0" w:firstLine="0"/>
              <w:rPr>
                <w:ins w:id="1369" w:author="liubing" w:date="2025-11-28T20:28:00Z"/>
              </w:rPr>
            </w:pPr>
            <w:ins w:id="1370" w:author="liubing" w:date="2025-11-28T20:28:00Z">
              <w:r>
                <w:rPr>
                  <w:rFonts w:hint="eastAsia"/>
                </w:rPr>
                <w:t>可变：</w:t>
              </w:r>
              <w:r>
                <w:rPr>
                  <w:rFonts w:hint="eastAsia"/>
                </w:rPr>
                <w:t>500~1500</w:t>
              </w:r>
            </w:ins>
          </w:p>
        </w:tc>
        <w:tc>
          <w:tcPr>
            <w:tcW w:w="904" w:type="dxa"/>
            <w:tcPrChange w:id="1371" w:author="天赐 余" w:date="2025-12-02T10:28:00Z" w16du:dateUtc="2025-12-02T02:28:00Z">
              <w:tcPr>
                <w:tcW w:w="852" w:type="dxa"/>
                <w:gridSpan w:val="2"/>
              </w:tcPr>
            </w:tcPrChange>
          </w:tcPr>
          <w:p w14:paraId="0101B181" w14:textId="77777777" w:rsidR="00767BEE" w:rsidRDefault="00767BEE">
            <w:pPr>
              <w:ind w:firstLineChars="0" w:firstLine="0"/>
              <w:rPr>
                <w:ins w:id="1372" w:author="liubing" w:date="2025-11-28T20:28:00Z"/>
              </w:rPr>
            </w:pPr>
            <w:ins w:id="1373" w:author="liubing" w:date="2025-11-28T20:28:00Z">
              <w:r>
                <w:rPr>
                  <w:rFonts w:hint="eastAsia"/>
                </w:rPr>
                <w:t>中</w:t>
              </w:r>
            </w:ins>
          </w:p>
        </w:tc>
      </w:tr>
      <w:tr w:rsidR="00767BEE" w14:paraId="47CA07F5" w14:textId="77777777" w:rsidTr="00767BEE">
        <w:trPr>
          <w:trHeight w:val="143"/>
          <w:ins w:id="1374" w:author="liubing" w:date="2025-11-28T20:28:00Z"/>
          <w:trPrChange w:id="1375" w:author="天赐 余" w:date="2025-12-02T10:28:00Z" w16du:dateUtc="2025-12-02T02:28:00Z">
            <w:trPr>
              <w:gridAfter w:val="0"/>
            </w:trPr>
          </w:trPrChange>
        </w:trPr>
        <w:tc>
          <w:tcPr>
            <w:tcW w:w="903" w:type="dxa"/>
            <w:tcPrChange w:id="1376" w:author="天赐 余" w:date="2025-12-02T10:28:00Z" w16du:dateUtc="2025-12-02T02:28:00Z">
              <w:tcPr>
                <w:tcW w:w="851" w:type="dxa"/>
              </w:tcPr>
            </w:tcPrChange>
          </w:tcPr>
          <w:p w14:paraId="52354206" w14:textId="77777777" w:rsidR="00767BEE" w:rsidRDefault="00767BEE">
            <w:pPr>
              <w:numPr>
                <w:ilvl w:val="0"/>
                <w:numId w:val="13"/>
              </w:numPr>
              <w:ind w:left="0" w:firstLineChars="0" w:firstLine="0"/>
              <w:rPr>
                <w:ins w:id="1377" w:author="liubing" w:date="2025-11-28T20:28:00Z"/>
              </w:rPr>
            </w:pPr>
          </w:p>
        </w:tc>
        <w:tc>
          <w:tcPr>
            <w:tcW w:w="904" w:type="dxa"/>
            <w:tcPrChange w:id="1378" w:author="天赐 余" w:date="2025-12-02T10:28:00Z" w16du:dateUtc="2025-12-02T02:28:00Z">
              <w:tcPr>
                <w:tcW w:w="852" w:type="dxa"/>
                <w:gridSpan w:val="2"/>
              </w:tcPr>
            </w:tcPrChange>
          </w:tcPr>
          <w:p w14:paraId="6032CC73" w14:textId="77777777" w:rsidR="00767BEE" w:rsidRDefault="00767BEE">
            <w:pPr>
              <w:ind w:firstLineChars="0" w:firstLine="0"/>
              <w:rPr>
                <w:ins w:id="1379" w:author="liubing" w:date="2025-11-28T20:28:00Z"/>
                <w:b/>
                <w:bCs/>
              </w:rPr>
            </w:pPr>
            <w:ins w:id="1380" w:author="liubing" w:date="2025-11-28T20:28:00Z">
              <w:r>
                <w:rPr>
                  <w:rFonts w:hint="eastAsia"/>
                </w:rPr>
                <w:t>配置与诊断</w:t>
              </w:r>
            </w:ins>
          </w:p>
        </w:tc>
        <w:tc>
          <w:tcPr>
            <w:tcW w:w="904" w:type="dxa"/>
            <w:tcPrChange w:id="1381" w:author="天赐 余" w:date="2025-12-02T10:28:00Z" w16du:dateUtc="2025-12-02T02:28:00Z">
              <w:tcPr>
                <w:tcW w:w="852" w:type="dxa"/>
                <w:gridSpan w:val="2"/>
              </w:tcPr>
            </w:tcPrChange>
          </w:tcPr>
          <w:p w14:paraId="17DA43AD" w14:textId="77777777" w:rsidR="00767BEE" w:rsidRDefault="00767BEE">
            <w:pPr>
              <w:ind w:firstLineChars="0" w:firstLine="0"/>
              <w:rPr>
                <w:ins w:id="1382" w:author="liubing" w:date="2025-11-28T20:28:00Z"/>
                <w:b/>
                <w:bCs/>
              </w:rPr>
            </w:pPr>
            <w:ins w:id="1383" w:author="liubing" w:date="2025-11-28T20:28:00Z">
              <w:r>
                <w:rPr>
                  <w:rFonts w:hint="eastAsia"/>
                </w:rPr>
                <w:t>偶发性</w:t>
              </w:r>
            </w:ins>
          </w:p>
        </w:tc>
        <w:tc>
          <w:tcPr>
            <w:tcW w:w="904" w:type="dxa"/>
            <w:tcPrChange w:id="1384" w:author="天赐 余" w:date="2025-12-02T10:28:00Z" w16du:dateUtc="2025-12-02T02:28:00Z">
              <w:tcPr>
                <w:tcW w:w="852" w:type="dxa"/>
                <w:gridSpan w:val="2"/>
              </w:tcPr>
            </w:tcPrChange>
          </w:tcPr>
          <w:p w14:paraId="2B630CE8" w14:textId="77777777" w:rsidR="00767BEE" w:rsidRDefault="00767BEE">
            <w:pPr>
              <w:ind w:firstLineChars="0" w:firstLine="0"/>
              <w:rPr>
                <w:ins w:id="1385" w:author="liubing" w:date="2025-11-28T20:28:00Z"/>
                <w:b/>
                <w:bCs/>
              </w:rPr>
            </w:pPr>
            <w:ins w:id="1386" w:author="liubing" w:date="2025-11-28T20:28:00Z">
              <w:r>
                <w:rPr>
                  <w:rFonts w:hint="eastAsia"/>
                </w:rPr>
                <w:t>不适用</w:t>
              </w:r>
            </w:ins>
          </w:p>
        </w:tc>
        <w:tc>
          <w:tcPr>
            <w:tcW w:w="904" w:type="dxa"/>
            <w:tcPrChange w:id="1387" w:author="天赐 余" w:date="2025-12-02T10:28:00Z" w16du:dateUtc="2025-12-02T02:28:00Z">
              <w:tcPr>
                <w:tcW w:w="852" w:type="dxa"/>
                <w:gridSpan w:val="2"/>
              </w:tcPr>
            </w:tcPrChange>
          </w:tcPr>
          <w:p w14:paraId="11F2D795" w14:textId="77777777" w:rsidR="00767BEE" w:rsidRDefault="00767BEE">
            <w:pPr>
              <w:ind w:firstLineChars="0" w:firstLine="0"/>
              <w:rPr>
                <w:ins w:id="1388" w:author="liubing" w:date="2025-11-28T20:28:00Z"/>
                <w:b/>
                <w:bCs/>
              </w:rPr>
            </w:pPr>
            <w:ins w:id="1389" w:author="liubing" w:date="2025-11-28T20:28:00Z">
              <w:r>
                <w:rPr>
                  <w:rFonts w:hint="eastAsia"/>
                </w:rPr>
                <w:t>否</w:t>
              </w:r>
            </w:ins>
          </w:p>
        </w:tc>
        <w:tc>
          <w:tcPr>
            <w:tcW w:w="904" w:type="dxa"/>
            <w:tcPrChange w:id="1390" w:author="天赐 余" w:date="2025-12-02T10:28:00Z" w16du:dateUtc="2025-12-02T02:28:00Z">
              <w:tcPr>
                <w:tcW w:w="852" w:type="dxa"/>
                <w:gridSpan w:val="2"/>
              </w:tcPr>
            </w:tcPrChange>
          </w:tcPr>
          <w:p w14:paraId="2C45248E" w14:textId="6113826D" w:rsidR="00767BEE" w:rsidRDefault="004D6EC5">
            <w:pPr>
              <w:ind w:firstLineChars="0" w:firstLine="0"/>
              <w:rPr>
                <w:ins w:id="1391" w:author="liubing" w:date="2025-11-28T20:28:00Z"/>
                <w:b/>
                <w:bCs/>
              </w:rPr>
            </w:pPr>
            <w:ins w:id="1392" w:author="天赐 余" w:date="2025-12-03T10:57:00Z" w16du:dateUtc="2025-12-03T02:57:00Z">
              <w:r>
                <w:rPr>
                  <w:rFonts w:hint="eastAsia"/>
                </w:rPr>
                <w:t>无</w:t>
              </w:r>
            </w:ins>
            <w:ins w:id="1393" w:author="liubing" w:date="2025-11-28T20:28:00Z">
              <w:del w:id="1394" w:author="天赐 余" w:date="2025-12-03T10:57:00Z" w16du:dateUtc="2025-12-03T02:57:00Z">
                <w:r w:rsidR="00767BEE" w:rsidDel="004D6EC5">
                  <w:rPr>
                    <w:rFonts w:hint="eastAsia"/>
                  </w:rPr>
                  <w:delText>带宽</w:delText>
                </w:r>
              </w:del>
            </w:ins>
          </w:p>
        </w:tc>
        <w:tc>
          <w:tcPr>
            <w:tcW w:w="946" w:type="dxa"/>
            <w:tcPrChange w:id="1395" w:author="天赐 余" w:date="2025-12-02T10:28:00Z" w16du:dateUtc="2025-12-02T02:28:00Z">
              <w:tcPr>
                <w:tcW w:w="891" w:type="dxa"/>
                <w:gridSpan w:val="2"/>
              </w:tcPr>
            </w:tcPrChange>
          </w:tcPr>
          <w:p w14:paraId="2E74E8BB" w14:textId="77777777" w:rsidR="00767BEE" w:rsidRDefault="00767BEE">
            <w:pPr>
              <w:ind w:firstLineChars="0" w:firstLine="0"/>
              <w:rPr>
                <w:ins w:id="1396" w:author="liubing" w:date="2025-11-28T20:28:00Z"/>
                <w:b/>
                <w:bCs/>
              </w:rPr>
            </w:pPr>
            <w:ins w:id="1397" w:author="liubing" w:date="2025-11-28T20:28:00Z">
              <w:r>
                <w:rPr>
                  <w:rFonts w:hint="eastAsia"/>
                </w:rPr>
                <w:t>是</w:t>
              </w:r>
            </w:ins>
          </w:p>
        </w:tc>
        <w:tc>
          <w:tcPr>
            <w:tcW w:w="995" w:type="dxa"/>
            <w:tcPrChange w:id="1398" w:author="天赐 余" w:date="2025-12-02T10:28:00Z" w16du:dateUtc="2025-12-02T02:28:00Z">
              <w:tcPr>
                <w:tcW w:w="937" w:type="dxa"/>
                <w:gridSpan w:val="2"/>
              </w:tcPr>
            </w:tcPrChange>
          </w:tcPr>
          <w:p w14:paraId="561125F9" w14:textId="77777777" w:rsidR="00767BEE" w:rsidRDefault="00767BEE">
            <w:pPr>
              <w:ind w:firstLineChars="0" w:firstLine="0"/>
              <w:rPr>
                <w:ins w:id="1399" w:author="liubing" w:date="2025-11-28T20:28:00Z"/>
                <w:b/>
                <w:bCs/>
              </w:rPr>
            </w:pPr>
            <w:ins w:id="1400" w:author="liubing" w:date="2025-11-28T20:28:00Z">
              <w:r>
                <w:rPr>
                  <w:rFonts w:hint="eastAsia"/>
                </w:rPr>
                <w:t>可变：</w:t>
              </w:r>
              <w:r>
                <w:rPr>
                  <w:rFonts w:hint="eastAsia"/>
                </w:rPr>
                <w:t>500~1500</w:t>
              </w:r>
            </w:ins>
          </w:p>
        </w:tc>
        <w:tc>
          <w:tcPr>
            <w:tcW w:w="904" w:type="dxa"/>
            <w:tcPrChange w:id="1401" w:author="天赐 余" w:date="2025-12-02T10:28:00Z" w16du:dateUtc="2025-12-02T02:28:00Z">
              <w:tcPr>
                <w:tcW w:w="852" w:type="dxa"/>
                <w:gridSpan w:val="2"/>
              </w:tcPr>
            </w:tcPrChange>
          </w:tcPr>
          <w:p w14:paraId="6AEAABB4" w14:textId="77777777" w:rsidR="00767BEE" w:rsidRDefault="00767BEE">
            <w:pPr>
              <w:ind w:firstLineChars="0" w:firstLine="0"/>
              <w:rPr>
                <w:ins w:id="1402" w:author="liubing" w:date="2025-11-28T20:28:00Z"/>
                <w:b/>
                <w:bCs/>
              </w:rPr>
            </w:pPr>
            <w:ins w:id="1403" w:author="liubing" w:date="2025-11-28T20:28:00Z">
              <w:r>
                <w:rPr>
                  <w:rFonts w:hint="eastAsia"/>
                </w:rPr>
                <w:t>中</w:t>
              </w:r>
            </w:ins>
          </w:p>
        </w:tc>
      </w:tr>
      <w:tr w:rsidR="00767BEE" w14:paraId="4F1FC0CC" w14:textId="77777777" w:rsidTr="00767BEE">
        <w:trPr>
          <w:trHeight w:val="1855"/>
          <w:ins w:id="1404" w:author="liubing" w:date="2025-11-28T20:28:00Z"/>
          <w:trPrChange w:id="1405" w:author="天赐 余" w:date="2025-12-02T10:28:00Z" w16du:dateUtc="2025-12-02T02:28:00Z">
            <w:trPr>
              <w:gridAfter w:val="0"/>
            </w:trPr>
          </w:trPrChange>
        </w:trPr>
        <w:tc>
          <w:tcPr>
            <w:tcW w:w="903" w:type="dxa"/>
            <w:tcPrChange w:id="1406" w:author="天赐 余" w:date="2025-12-02T10:28:00Z" w16du:dateUtc="2025-12-02T02:28:00Z">
              <w:tcPr>
                <w:tcW w:w="851" w:type="dxa"/>
              </w:tcPr>
            </w:tcPrChange>
          </w:tcPr>
          <w:p w14:paraId="2CA02DAD" w14:textId="77777777" w:rsidR="00767BEE" w:rsidRDefault="00767BEE">
            <w:pPr>
              <w:numPr>
                <w:ilvl w:val="0"/>
                <w:numId w:val="13"/>
              </w:numPr>
              <w:ind w:left="0" w:firstLineChars="0" w:firstLine="0"/>
              <w:rPr>
                <w:ins w:id="1407" w:author="liubing" w:date="2025-11-28T20:28:00Z"/>
              </w:rPr>
            </w:pPr>
          </w:p>
        </w:tc>
        <w:tc>
          <w:tcPr>
            <w:tcW w:w="904" w:type="dxa"/>
            <w:tcPrChange w:id="1408" w:author="天赐 余" w:date="2025-12-02T10:28:00Z" w16du:dateUtc="2025-12-02T02:28:00Z">
              <w:tcPr>
                <w:tcW w:w="852" w:type="dxa"/>
                <w:gridSpan w:val="2"/>
              </w:tcPr>
            </w:tcPrChange>
          </w:tcPr>
          <w:p w14:paraId="1805205D" w14:textId="77777777" w:rsidR="00767BEE" w:rsidRDefault="00767BEE">
            <w:pPr>
              <w:ind w:firstLineChars="0" w:firstLine="0"/>
              <w:rPr>
                <w:ins w:id="1409" w:author="liubing" w:date="2025-11-28T20:28:00Z"/>
              </w:rPr>
            </w:pPr>
            <w:ins w:id="1410" w:author="liubing" w:date="2025-11-28T20:28:00Z">
              <w:r>
                <w:rPr>
                  <w:rFonts w:hint="eastAsia"/>
                </w:rPr>
                <w:t>视频</w:t>
              </w:r>
            </w:ins>
          </w:p>
        </w:tc>
        <w:tc>
          <w:tcPr>
            <w:tcW w:w="904" w:type="dxa"/>
            <w:tcPrChange w:id="1411" w:author="天赐 余" w:date="2025-12-02T10:28:00Z" w16du:dateUtc="2025-12-02T02:28:00Z">
              <w:tcPr>
                <w:tcW w:w="852" w:type="dxa"/>
                <w:gridSpan w:val="2"/>
              </w:tcPr>
            </w:tcPrChange>
          </w:tcPr>
          <w:p w14:paraId="17B75373" w14:textId="77777777" w:rsidR="00767BEE" w:rsidRDefault="00767BEE">
            <w:pPr>
              <w:ind w:firstLineChars="0" w:firstLine="0"/>
              <w:rPr>
                <w:ins w:id="1412" w:author="liubing" w:date="2025-11-28T20:28:00Z"/>
              </w:rPr>
            </w:pPr>
            <w:ins w:id="1413" w:author="liubing" w:date="2025-11-28T20:28:00Z">
              <w:r>
                <w:rPr>
                  <w:rFonts w:hint="eastAsia"/>
                </w:rPr>
                <w:t>周期性</w:t>
              </w:r>
            </w:ins>
          </w:p>
        </w:tc>
        <w:tc>
          <w:tcPr>
            <w:tcW w:w="904" w:type="dxa"/>
            <w:tcPrChange w:id="1414" w:author="天赐 余" w:date="2025-12-02T10:28:00Z" w16du:dateUtc="2025-12-02T02:28:00Z">
              <w:tcPr>
                <w:tcW w:w="852" w:type="dxa"/>
                <w:gridSpan w:val="2"/>
              </w:tcPr>
            </w:tcPrChange>
          </w:tcPr>
          <w:p w14:paraId="6F091713" w14:textId="77777777" w:rsidR="00767BEE" w:rsidRDefault="00767BEE">
            <w:pPr>
              <w:ind w:firstLineChars="0" w:firstLine="0"/>
              <w:rPr>
                <w:ins w:id="1415" w:author="liubing" w:date="2025-11-28T20:28:00Z"/>
              </w:rPr>
            </w:pPr>
            <w:ins w:id="1416" w:author="liubing" w:date="2025-11-28T20:28:00Z">
              <w:r>
                <w:rPr>
                  <w:rFonts w:hint="eastAsia"/>
                </w:rPr>
                <w:t>帧频</w:t>
              </w:r>
            </w:ins>
          </w:p>
        </w:tc>
        <w:tc>
          <w:tcPr>
            <w:tcW w:w="904" w:type="dxa"/>
            <w:tcPrChange w:id="1417" w:author="天赐 余" w:date="2025-12-02T10:28:00Z" w16du:dateUtc="2025-12-02T02:28:00Z">
              <w:tcPr>
                <w:tcW w:w="852" w:type="dxa"/>
                <w:gridSpan w:val="2"/>
              </w:tcPr>
            </w:tcPrChange>
          </w:tcPr>
          <w:p w14:paraId="4AC72BDD" w14:textId="77777777" w:rsidR="00767BEE" w:rsidRDefault="00767BEE">
            <w:pPr>
              <w:ind w:firstLineChars="0" w:firstLine="0"/>
              <w:rPr>
                <w:ins w:id="1418" w:author="liubing" w:date="2025-11-28T20:28:00Z"/>
              </w:rPr>
            </w:pPr>
            <w:ins w:id="1419" w:author="liubing" w:date="2025-11-28T20:28:00Z">
              <w:r>
                <w:rPr>
                  <w:rFonts w:hint="eastAsia"/>
                </w:rPr>
                <w:t>否</w:t>
              </w:r>
            </w:ins>
          </w:p>
        </w:tc>
        <w:tc>
          <w:tcPr>
            <w:tcW w:w="904" w:type="dxa"/>
            <w:tcPrChange w:id="1420" w:author="天赐 余" w:date="2025-12-02T10:28:00Z" w16du:dateUtc="2025-12-02T02:28:00Z">
              <w:tcPr>
                <w:tcW w:w="852" w:type="dxa"/>
                <w:gridSpan w:val="2"/>
              </w:tcPr>
            </w:tcPrChange>
          </w:tcPr>
          <w:p w14:paraId="55EA8FC8" w14:textId="00B9EB34" w:rsidR="00767BEE" w:rsidRDefault="004D6EC5">
            <w:pPr>
              <w:ind w:firstLineChars="0" w:firstLine="0"/>
              <w:rPr>
                <w:ins w:id="1421" w:author="liubing" w:date="2025-11-28T20:28:00Z"/>
              </w:rPr>
            </w:pPr>
            <w:ins w:id="1422" w:author="天赐 余" w:date="2025-12-03T10:57:00Z" w16du:dateUtc="2025-12-03T02:57:00Z">
              <w:r>
                <w:rPr>
                  <w:rFonts w:hint="eastAsia"/>
                </w:rPr>
                <w:t>带宽</w:t>
              </w:r>
            </w:ins>
            <w:ins w:id="1423" w:author="liubing" w:date="2025-11-28T20:28:00Z">
              <w:del w:id="1424" w:author="天赐 余" w:date="2025-12-03T10:57:00Z" w16du:dateUtc="2025-12-03T02:57:00Z">
                <w:r w:rsidR="00767BEE" w:rsidDel="004D6EC5">
                  <w:rPr>
                    <w:rFonts w:hint="eastAsia"/>
                  </w:rPr>
                  <w:delText>延迟</w:delText>
                </w:r>
              </w:del>
            </w:ins>
          </w:p>
        </w:tc>
        <w:tc>
          <w:tcPr>
            <w:tcW w:w="946" w:type="dxa"/>
            <w:tcPrChange w:id="1425" w:author="天赐 余" w:date="2025-12-02T10:28:00Z" w16du:dateUtc="2025-12-02T02:28:00Z">
              <w:tcPr>
                <w:tcW w:w="891" w:type="dxa"/>
                <w:gridSpan w:val="2"/>
              </w:tcPr>
            </w:tcPrChange>
          </w:tcPr>
          <w:p w14:paraId="26834BB7" w14:textId="77777777" w:rsidR="00767BEE" w:rsidRDefault="00767BEE">
            <w:pPr>
              <w:ind w:firstLineChars="0" w:firstLine="0"/>
              <w:rPr>
                <w:ins w:id="1426" w:author="liubing" w:date="2025-11-28T20:28:00Z"/>
              </w:rPr>
            </w:pPr>
            <w:ins w:id="1427" w:author="liubing" w:date="2025-11-28T20:28:00Z">
              <w:r>
                <w:rPr>
                  <w:rFonts w:hint="eastAsia"/>
                </w:rPr>
                <w:t>是</w:t>
              </w:r>
            </w:ins>
          </w:p>
        </w:tc>
        <w:tc>
          <w:tcPr>
            <w:tcW w:w="995" w:type="dxa"/>
            <w:tcPrChange w:id="1428" w:author="天赐 余" w:date="2025-12-02T10:28:00Z" w16du:dateUtc="2025-12-02T02:28:00Z">
              <w:tcPr>
                <w:tcW w:w="937" w:type="dxa"/>
                <w:gridSpan w:val="2"/>
              </w:tcPr>
            </w:tcPrChange>
          </w:tcPr>
          <w:p w14:paraId="15FC7B5B" w14:textId="77777777" w:rsidR="00767BEE" w:rsidRDefault="00767BEE">
            <w:pPr>
              <w:ind w:firstLineChars="0" w:firstLine="0"/>
              <w:rPr>
                <w:ins w:id="1429" w:author="liubing" w:date="2025-11-28T20:28:00Z"/>
              </w:rPr>
            </w:pPr>
            <w:ins w:id="1430" w:author="liubing" w:date="2025-11-28T20:28:00Z">
              <w:r>
                <w:rPr>
                  <w:rFonts w:hint="eastAsia"/>
                </w:rPr>
                <w:t>可变：</w:t>
              </w:r>
              <w:r>
                <w:rPr>
                  <w:rFonts w:hint="eastAsia"/>
                </w:rPr>
                <w:t>1000~1500</w:t>
              </w:r>
            </w:ins>
          </w:p>
        </w:tc>
        <w:tc>
          <w:tcPr>
            <w:tcW w:w="904" w:type="dxa"/>
            <w:tcPrChange w:id="1431" w:author="天赐 余" w:date="2025-12-02T10:28:00Z" w16du:dateUtc="2025-12-02T02:28:00Z">
              <w:tcPr>
                <w:tcW w:w="852" w:type="dxa"/>
                <w:gridSpan w:val="2"/>
              </w:tcPr>
            </w:tcPrChange>
          </w:tcPr>
          <w:p w14:paraId="12151DAA" w14:textId="77777777" w:rsidR="00767BEE" w:rsidRDefault="00767BEE">
            <w:pPr>
              <w:ind w:firstLineChars="0" w:firstLine="0"/>
              <w:rPr>
                <w:ins w:id="1432" w:author="liubing" w:date="2025-11-28T20:28:00Z"/>
              </w:rPr>
            </w:pPr>
            <w:ins w:id="1433" w:author="liubing" w:date="2025-11-28T20:28:00Z">
              <w:r>
                <w:rPr>
                  <w:rFonts w:hint="eastAsia"/>
                </w:rPr>
                <w:t>低</w:t>
              </w:r>
            </w:ins>
          </w:p>
        </w:tc>
      </w:tr>
    </w:tbl>
    <w:p w14:paraId="10343B3D" w14:textId="77777777" w:rsidR="00717322" w:rsidRDefault="00000000" w:rsidP="004C183B">
      <w:pPr>
        <w:pStyle w:val="21"/>
        <w:rPr>
          <w:ins w:id="1434" w:author="liubing" w:date="2025-11-28T20:30:00Z"/>
        </w:rPr>
      </w:pPr>
      <w:ins w:id="1435" w:author="liubing" w:date="2025-11-28T20:31:00Z">
        <w:r>
          <w:rPr>
            <w:rFonts w:hint="eastAsia"/>
          </w:rPr>
          <w:t>箭载网络性能需求</w:t>
        </w:r>
      </w:ins>
    </w:p>
    <w:p w14:paraId="391816D0" w14:textId="3AC84460" w:rsidR="00243D0C" w:rsidRDefault="00243D0C" w:rsidP="00243D0C">
      <w:pPr>
        <w:widowControl w:val="0"/>
        <w:numPr>
          <w:ilvl w:val="0"/>
          <w:numId w:val="14"/>
        </w:numPr>
        <w:ind w:firstLine="560"/>
        <w:rPr>
          <w:ins w:id="1436" w:author="天赐 余" w:date="2025-12-02T10:20:00Z" w16du:dateUtc="2025-12-02T02:20:00Z"/>
        </w:rPr>
      </w:pPr>
      <w:ins w:id="1437" w:author="天赐 余" w:date="2025-12-02T10:20:00Z" w16du:dateUtc="2025-12-02T02:20:00Z">
        <w:r>
          <w:rPr>
            <w:rFonts w:hint="eastAsia"/>
          </w:rPr>
          <w:t>单跳时间</w:t>
        </w:r>
        <w:r>
          <w:t>同步精度</w:t>
        </w:r>
        <w:r>
          <w:t>≤</w:t>
        </w:r>
        <w:r>
          <w:rPr>
            <w:rFonts w:hint="eastAsia"/>
          </w:rPr>
          <w:t>10</w:t>
        </w:r>
        <w:r>
          <w:t>0ns</w:t>
        </w:r>
        <w:r>
          <w:rPr>
            <w:rFonts w:hint="eastAsia"/>
          </w:rPr>
          <w:t>；级间交换机分离后各子级内部时间同步精度</w:t>
        </w:r>
        <w:r>
          <w:t>≤</w:t>
        </w:r>
        <w:r>
          <w:rPr>
            <w:rFonts w:hint="eastAsia"/>
          </w:rPr>
          <w:t>100ns</w:t>
        </w:r>
      </w:ins>
      <w:ins w:id="1438" w:author="天赐 余" w:date="2025-12-04T08:53:00Z" w16du:dateUtc="2025-12-04T00:53:00Z">
        <w:r w:rsidR="004B18D9">
          <w:rPr>
            <w:rFonts w:hint="eastAsia"/>
          </w:rPr>
          <w:t>；</w:t>
        </w:r>
      </w:ins>
    </w:p>
    <w:p w14:paraId="6C2FEFEB" w14:textId="77777777" w:rsidR="00243D0C" w:rsidRDefault="00243D0C" w:rsidP="00243D0C">
      <w:pPr>
        <w:widowControl w:val="0"/>
        <w:numPr>
          <w:ilvl w:val="0"/>
          <w:numId w:val="14"/>
        </w:numPr>
        <w:ind w:firstLine="560"/>
        <w:rPr>
          <w:ins w:id="1439" w:author="天赐 余" w:date="2025-12-02T10:20:00Z" w16du:dateUtc="2025-12-02T02:20:00Z"/>
        </w:rPr>
      </w:pPr>
      <w:ins w:id="1440" w:author="天赐 余" w:date="2025-12-02T10:20:00Z" w16du:dateUtc="2025-12-02T02:20:00Z">
        <w:r>
          <w:rPr>
            <w:rFonts w:hint="eastAsia"/>
          </w:rPr>
          <w:t>全网支持至少</w:t>
        </w:r>
        <w:r>
          <w:rPr>
            <w:rFonts w:hint="eastAsia"/>
          </w:rPr>
          <w:t>512</w:t>
        </w:r>
        <w:r>
          <w:rPr>
            <w:rFonts w:hint="eastAsia"/>
          </w:rPr>
          <w:t>条</w:t>
        </w:r>
        <w:r>
          <w:rPr>
            <w:rFonts w:hint="eastAsia"/>
          </w:rPr>
          <w:t>ST</w:t>
        </w:r>
        <w:r>
          <w:rPr>
            <w:rFonts w:hint="eastAsia"/>
          </w:rPr>
          <w:t>流，至少</w:t>
        </w:r>
        <w:r>
          <w:rPr>
            <w:rFonts w:hint="eastAsia"/>
          </w:rPr>
          <w:t>16</w:t>
        </w:r>
        <w:r>
          <w:rPr>
            <w:rFonts w:hint="eastAsia"/>
          </w:rPr>
          <w:t>条</w:t>
        </w:r>
        <w:r>
          <w:rPr>
            <w:rFonts w:hint="eastAsia"/>
          </w:rPr>
          <w:t>AVB</w:t>
        </w:r>
        <w:r>
          <w:rPr>
            <w:rFonts w:hint="eastAsia"/>
          </w:rPr>
          <w:t>流；</w:t>
        </w:r>
      </w:ins>
    </w:p>
    <w:p w14:paraId="0613F9B8" w14:textId="154EC265" w:rsidR="00243D0C" w:rsidRPr="0079744C" w:rsidRDefault="00243D0C" w:rsidP="00243D0C">
      <w:pPr>
        <w:widowControl w:val="0"/>
        <w:numPr>
          <w:ilvl w:val="0"/>
          <w:numId w:val="14"/>
        </w:numPr>
        <w:ind w:firstLine="560"/>
        <w:rPr>
          <w:ins w:id="1441" w:author="天赐 余" w:date="2025-12-02T10:20:00Z" w16du:dateUtc="2025-12-02T02:20:00Z"/>
        </w:rPr>
      </w:pPr>
      <w:ins w:id="1442" w:author="天赐 余" w:date="2025-12-02T10:20:00Z" w16du:dateUtc="2025-12-02T02:20:00Z">
        <w:r w:rsidRPr="0079744C">
          <w:rPr>
            <w:rFonts w:hint="eastAsia"/>
          </w:rPr>
          <w:t>单跳转发</w:t>
        </w:r>
        <w:r w:rsidRPr="0079744C">
          <w:t>时延</w:t>
        </w:r>
        <w:r w:rsidRPr="0079744C">
          <w:t>≤20us</w:t>
        </w:r>
        <w:r w:rsidRPr="0079744C">
          <w:t>，</w:t>
        </w:r>
        <w:r w:rsidRPr="0079744C">
          <w:rPr>
            <w:rFonts w:hint="eastAsia"/>
          </w:rPr>
          <w:t>ST</w:t>
        </w:r>
        <w:r w:rsidRPr="0079744C">
          <w:rPr>
            <w:rFonts w:hint="eastAsia"/>
          </w:rPr>
          <w:t>流</w:t>
        </w:r>
        <w:r w:rsidRPr="0079744C">
          <w:t>抖动</w:t>
        </w:r>
        <w:r w:rsidRPr="0079744C">
          <w:t>≤500ns</w:t>
        </w:r>
      </w:ins>
      <w:ins w:id="1443" w:author="天赐 余" w:date="2025-12-04T08:53:00Z" w16du:dateUtc="2025-12-04T00:53:00Z">
        <w:r w:rsidR="004B18D9" w:rsidRPr="0079744C">
          <w:rPr>
            <w:rFonts w:hint="eastAsia"/>
            <w:rPrChange w:id="1444" w:author="天赐 余" w:date="2025-12-04T10:08:00Z" w16du:dateUtc="2025-12-04T02:08:00Z">
              <w:rPr>
                <w:rFonts w:hint="eastAsia"/>
                <w:highlight w:val="yellow"/>
              </w:rPr>
            </w:rPrChange>
          </w:rPr>
          <w:t>，</w:t>
        </w:r>
        <w:r w:rsidR="004B18D9" w:rsidRPr="0079744C">
          <w:rPr>
            <w:rFonts w:hint="eastAsia"/>
          </w:rPr>
          <w:t>无丢包</w:t>
        </w:r>
      </w:ins>
      <w:ins w:id="1445" w:author="天赐 余" w:date="2025-12-02T10:20:00Z" w16du:dateUtc="2025-12-02T02:20:00Z">
        <w:r w:rsidRPr="0079744C">
          <w:rPr>
            <w:rFonts w:hint="eastAsia"/>
          </w:rPr>
          <w:t>；</w:t>
        </w:r>
      </w:ins>
    </w:p>
    <w:p w14:paraId="62604F94" w14:textId="1FA55B80" w:rsidR="008D7748" w:rsidRPr="0079744C" w:rsidDel="00243D0C" w:rsidRDefault="00000000" w:rsidP="008D7748">
      <w:pPr>
        <w:widowControl w:val="0"/>
        <w:numPr>
          <w:ilvl w:val="0"/>
          <w:numId w:val="14"/>
        </w:numPr>
        <w:ind w:firstLine="560"/>
        <w:rPr>
          <w:ins w:id="1446" w:author="liubing" w:date="2025-11-28T20:31:00Z"/>
          <w:del w:id="1447" w:author="天赐 余" w:date="2025-12-02T10:20:00Z" w16du:dateUtc="2025-12-02T02:20:00Z"/>
        </w:rPr>
      </w:pPr>
      <w:ins w:id="1448" w:author="liubing" w:date="2025-11-28T20:31:00Z">
        <w:del w:id="1449" w:author="天赐 余" w:date="2025-12-02T10:20:00Z" w16du:dateUtc="2025-12-02T02:20:00Z">
          <w:r w:rsidRPr="0079744C" w:rsidDel="00243D0C">
            <w:delText>采用</w:delText>
          </w:r>
          <w:r w:rsidRPr="0079744C" w:rsidDel="00243D0C">
            <w:delText>IEEE 802.1 AS</w:delText>
          </w:r>
          <w:r w:rsidRPr="0079744C" w:rsidDel="00243D0C">
            <w:rPr>
              <w:rFonts w:hint="eastAsia"/>
            </w:rPr>
            <w:delText>-rev/2020</w:delText>
          </w:r>
          <w:r w:rsidRPr="0079744C" w:rsidDel="00243D0C">
            <w:delText>时钟同步技术</w:delText>
          </w:r>
          <w:r w:rsidRPr="0079744C" w:rsidDel="00243D0C">
            <w:rPr>
              <w:rFonts w:hint="eastAsia"/>
            </w:rPr>
            <w:delText>，单跳时间</w:delText>
          </w:r>
          <w:r w:rsidRPr="0079744C" w:rsidDel="00243D0C">
            <w:delText>同步精度优于</w:delText>
          </w:r>
          <w:r w:rsidRPr="0079744C" w:rsidDel="00243D0C">
            <w:rPr>
              <w:rFonts w:hint="eastAsia"/>
            </w:rPr>
            <w:delText>10</w:delText>
          </w:r>
          <w:r w:rsidRPr="0079744C" w:rsidDel="00243D0C">
            <w:delText>0ns</w:delText>
          </w:r>
          <w:r w:rsidRPr="0079744C" w:rsidDel="00243D0C">
            <w:rPr>
              <w:rFonts w:hint="eastAsia"/>
            </w:rPr>
            <w:delText>，</w:delText>
          </w:r>
          <w:r w:rsidRPr="0079744C" w:rsidDel="00243D0C">
            <w:delText>时延</w:delText>
          </w:r>
          <w:r w:rsidRPr="0079744C" w:rsidDel="00243D0C">
            <w:delText>≤20us</w:delText>
          </w:r>
          <w:r w:rsidRPr="0079744C" w:rsidDel="00243D0C">
            <w:delText>，抖动</w:delText>
          </w:r>
          <w:r w:rsidRPr="0079744C" w:rsidDel="00243D0C">
            <w:delText>≤500ns</w:delText>
          </w:r>
          <w:r w:rsidRPr="0079744C" w:rsidDel="00243D0C">
            <w:rPr>
              <w:rFonts w:hint="eastAsia"/>
            </w:rPr>
            <w:delText>；</w:delText>
          </w:r>
        </w:del>
      </w:ins>
    </w:p>
    <w:p w14:paraId="7CA6D75C" w14:textId="08803258" w:rsidR="00717322" w:rsidRPr="0079744C" w:rsidDel="00243D0C" w:rsidRDefault="00000000">
      <w:pPr>
        <w:widowControl w:val="0"/>
        <w:numPr>
          <w:ilvl w:val="0"/>
          <w:numId w:val="14"/>
        </w:numPr>
        <w:ind w:firstLine="560"/>
        <w:rPr>
          <w:ins w:id="1450" w:author="liubing" w:date="2025-11-28T20:31:00Z"/>
          <w:del w:id="1451" w:author="天赐 余" w:date="2025-12-02T10:20:00Z" w16du:dateUtc="2025-12-02T02:20:00Z"/>
        </w:rPr>
      </w:pPr>
      <w:ins w:id="1452" w:author="liubing" w:date="2025-11-28T20:31:00Z">
        <w:del w:id="1453" w:author="天赐 余" w:date="2025-12-02T10:20:00Z" w16du:dateUtc="2025-12-02T02:20:00Z">
          <w:r w:rsidRPr="0079744C" w:rsidDel="00243D0C">
            <w:rPr>
              <w:rFonts w:hint="eastAsia"/>
            </w:rPr>
            <w:delText>双跳网络交换机分离后各子级内部时间同步实现无缝冗余、瞬间切换，重新完成时间同步的精度</w:delText>
          </w:r>
          <w:r w:rsidRPr="0079744C" w:rsidDel="00243D0C">
            <w:delText>优于</w:delText>
          </w:r>
          <w:r w:rsidRPr="0079744C" w:rsidDel="00243D0C">
            <w:rPr>
              <w:rFonts w:hint="eastAsia"/>
            </w:rPr>
            <w:delText>1</w:delText>
          </w:r>
          <w:r w:rsidRPr="0079744C" w:rsidDel="00243D0C">
            <w:delText>μs</w:delText>
          </w:r>
          <w:r w:rsidRPr="0079744C" w:rsidDel="00243D0C">
            <w:rPr>
              <w:rFonts w:hint="eastAsia"/>
            </w:rPr>
            <w:delText>，无丢包；</w:delText>
          </w:r>
        </w:del>
      </w:ins>
    </w:p>
    <w:p w14:paraId="27A0D8B6" w14:textId="77777777" w:rsidR="00717322" w:rsidRDefault="00000000">
      <w:pPr>
        <w:ind w:firstLineChars="0" w:firstLine="0"/>
        <w:rPr>
          <w:ins w:id="1454" w:author="liubing" w:date="2025-11-28T20:30:00Z"/>
        </w:rPr>
        <w:pPrChange w:id="1455" w:author="天赐 余" w:date="2025-12-04T10:08:00Z" w16du:dateUtc="2025-12-04T02:08:00Z">
          <w:pPr>
            <w:ind w:firstLine="560"/>
          </w:pPr>
        </w:pPrChange>
      </w:pPr>
      <w:ins w:id="1456" w:author="liubing" w:date="2025-11-28T20:31:00Z">
        <w:del w:id="1457" w:author="天赐 余" w:date="2025-12-04T10:08:00Z" w16du:dateUtc="2025-12-04T02:08:00Z">
          <w:r w:rsidRPr="0079744C" w:rsidDel="0079744C">
            <w:rPr>
              <w:rFonts w:hint="eastAsia"/>
              <w:rPrChange w:id="1458" w:author="天赐 余" w:date="2025-12-04T10:08:00Z" w16du:dateUtc="2025-12-04T02:08:00Z">
                <w:rPr>
                  <w:rFonts w:hint="eastAsia"/>
                  <w:highlight w:val="yellow"/>
                </w:rPr>
              </w:rPrChange>
            </w:rPr>
            <w:delText>待继续补充。</w:delText>
          </w:r>
        </w:del>
      </w:ins>
    </w:p>
    <w:p w14:paraId="121E1C90" w14:textId="77777777" w:rsidR="004D12DE" w:rsidRDefault="004D12DE" w:rsidP="004C183B">
      <w:pPr>
        <w:pStyle w:val="21"/>
        <w:rPr>
          <w:ins w:id="1459" w:author="天赐 余" w:date="2025-11-29T16:46:00Z" w16du:dateUtc="2025-11-29T08:46:00Z"/>
        </w:rPr>
      </w:pPr>
      <w:ins w:id="1460" w:author="天赐 余" w:date="2025-11-29T16:46:00Z" w16du:dateUtc="2025-11-29T08:46:00Z">
        <w:r>
          <w:rPr>
            <w:rFonts w:hint="eastAsia"/>
          </w:rPr>
          <w:lastRenderedPageBreak/>
          <w:t>箭载网络设计理念</w:t>
        </w:r>
      </w:ins>
    </w:p>
    <w:p w14:paraId="283A6D1F" w14:textId="77777777" w:rsidR="004D12DE" w:rsidRDefault="004D12DE" w:rsidP="004D12DE">
      <w:pPr>
        <w:ind w:firstLine="560"/>
        <w:rPr>
          <w:ins w:id="1461" w:author="天赐 余" w:date="2025-11-29T16:46:00Z" w16du:dateUtc="2025-11-29T08:46:00Z"/>
        </w:rPr>
      </w:pPr>
      <w:ins w:id="1462" w:author="天赐 余" w:date="2025-11-29T16:46:00Z" w16du:dateUtc="2025-11-29T08:46:00Z">
        <w:r>
          <w:rPr>
            <w:rFonts w:hint="eastAsia"/>
          </w:rPr>
          <w:t>由于箭载通信网络具有拓扑固定、流量需求确定、可靠性要求极高、时序严格等特点，箭载</w:t>
        </w:r>
        <w:r>
          <w:rPr>
            <w:rFonts w:hint="eastAsia"/>
          </w:rPr>
          <w:t>TSN</w:t>
        </w:r>
        <w:r>
          <w:rPr>
            <w:rFonts w:hint="eastAsia"/>
          </w:rPr>
          <w:t>系统与通用</w:t>
        </w:r>
        <w:r>
          <w:rPr>
            <w:rFonts w:hint="eastAsia"/>
          </w:rPr>
          <w:t>TSN</w:t>
        </w:r>
        <w:r>
          <w:rPr>
            <w:rFonts w:hint="eastAsia"/>
          </w:rPr>
          <w:t>的设计侧重点有所不同，具体体现在如下的设计理念。</w:t>
        </w:r>
      </w:ins>
    </w:p>
    <w:p w14:paraId="64790990" w14:textId="77777777" w:rsidR="004D12DE" w:rsidRDefault="004D12DE" w:rsidP="004D12DE">
      <w:pPr>
        <w:pStyle w:val="30"/>
        <w:rPr>
          <w:ins w:id="1463" w:author="天赐 余" w:date="2025-11-29T16:46:00Z" w16du:dateUtc="2025-11-29T08:46:00Z"/>
        </w:rPr>
      </w:pPr>
      <w:ins w:id="1464" w:author="天赐 余" w:date="2025-11-29T16:46:00Z" w16du:dateUtc="2025-11-29T08:46:00Z">
        <w:r>
          <w:rPr>
            <w:rFonts w:hint="eastAsia"/>
          </w:rPr>
          <w:t>静态配置原则</w:t>
        </w:r>
      </w:ins>
    </w:p>
    <w:p w14:paraId="1270C836" w14:textId="3B772436" w:rsidR="004D12DE" w:rsidRDefault="004D12DE" w:rsidP="004D12DE">
      <w:pPr>
        <w:ind w:firstLine="560"/>
        <w:rPr>
          <w:ins w:id="1465" w:author="天赐 余" w:date="2025-11-29T16:46:00Z" w16du:dateUtc="2025-11-29T08:46:00Z"/>
        </w:rPr>
      </w:pPr>
      <w:ins w:id="1466" w:author="天赐 余" w:date="2025-11-29T16:46:00Z" w16du:dateUtc="2025-11-29T08:46:00Z">
        <w:r>
          <w:rPr>
            <w:rFonts w:hint="eastAsia"/>
          </w:rPr>
          <w:t>箭载通信系统对通信确定性具有严格要求，且其网络节点数量、物理拓扑与信息流规模等要素通常较为固定。为最大限度地消除在线协商与计算带来的不确定性，本规范规定：所有网络参数，包括时间同步路径、</w:t>
        </w:r>
      </w:ins>
      <w:ins w:id="1467" w:author="天赐 余" w:date="2025-12-03T11:13:00Z" w16du:dateUtc="2025-12-03T03:13:00Z">
        <w:r w:rsidR="00E4732C">
          <w:rPr>
            <w:rFonts w:hint="eastAsia"/>
          </w:rPr>
          <w:t>路由路径、</w:t>
        </w:r>
      </w:ins>
      <w:ins w:id="1468" w:author="天赐 余" w:date="2025-11-29T16:46:00Z" w16du:dateUtc="2025-11-29T08:46:00Z">
        <w:r>
          <w:rPr>
            <w:rFonts w:hint="eastAsia"/>
          </w:rPr>
          <w:t>流量调度表等，均应采用离线静态方式进行配置，即箭载网络设计应遵循静态配置原则。例如，本规范要求采用离线计算方式生成时间同步树，静态配置到网络，以取代最佳主时钟选举算法，排除在线生成过程中可能引入的配置风险与不确定性。</w:t>
        </w:r>
      </w:ins>
    </w:p>
    <w:p w14:paraId="0BBD6C81" w14:textId="77777777" w:rsidR="004D12DE" w:rsidRDefault="004D12DE" w:rsidP="004D12DE">
      <w:pPr>
        <w:pStyle w:val="30"/>
        <w:rPr>
          <w:ins w:id="1469" w:author="天赐 余" w:date="2025-11-29T16:46:00Z" w16du:dateUtc="2025-11-29T08:46:00Z"/>
        </w:rPr>
      </w:pPr>
      <w:ins w:id="1470" w:author="天赐 余" w:date="2025-11-29T16:46:00Z" w16du:dateUtc="2025-11-29T08:46:00Z">
        <w:r>
          <w:rPr>
            <w:rFonts w:hint="eastAsia"/>
          </w:rPr>
          <w:t>功能安全且抗单点故障原则</w:t>
        </w:r>
      </w:ins>
    </w:p>
    <w:p w14:paraId="7CF83CC5" w14:textId="57A37C82" w:rsidR="004D12DE" w:rsidRDefault="004D12DE" w:rsidP="004D12DE">
      <w:pPr>
        <w:ind w:firstLine="560"/>
        <w:rPr>
          <w:ins w:id="1471" w:author="天赐 余" w:date="2025-11-29T16:46:00Z" w16du:dateUtc="2025-11-29T08:46:00Z"/>
        </w:rPr>
      </w:pPr>
      <w:ins w:id="1472" w:author="天赐 余" w:date="2025-11-29T16:46:00Z" w16du:dateUtc="2025-11-29T08:46:00Z">
        <w:r>
          <w:rPr>
            <w:rFonts w:hint="eastAsia"/>
          </w:rPr>
          <w:t>为实现箭载网络高可靠性目标，箭载网络系统必须遵循功能安全导向，避免任意单点故障对系统造成影响。网络架构采用双平面拓扑，重要单机及协议层面实现冗余，为关键数据流提供并行的、相互隔离的通信路径，</w:t>
        </w:r>
      </w:ins>
      <w:ins w:id="1473" w:author="天赐 余" w:date="2025-12-03T13:24:00Z" w16du:dateUtc="2025-12-03T05:24:00Z">
        <w:r w:rsidR="005274EB">
          <w:rPr>
            <w:rFonts w:hint="eastAsia"/>
          </w:rPr>
          <w:t>单</w:t>
        </w:r>
      </w:ins>
      <w:ins w:id="1474" w:author="天赐 余" w:date="2025-11-29T16:46:00Z" w16du:dateUtc="2025-11-29T08:46:00Z">
        <w:r>
          <w:rPr>
            <w:rFonts w:hint="eastAsia"/>
          </w:rPr>
          <w:t>网卡需配置独立的供电和时钟源，减少服务中断对箭载通信造成的影响，关键信息启用</w:t>
        </w:r>
        <w:r>
          <w:rPr>
            <w:rFonts w:hint="eastAsia"/>
          </w:rPr>
          <w:t>FRER</w:t>
        </w:r>
        <w:r>
          <w:rPr>
            <w:rFonts w:hint="eastAsia"/>
          </w:rPr>
          <w:t>等机制，确保在单点失效时，系统能实现无缝切换与通信服务的连续保障。</w:t>
        </w:r>
      </w:ins>
    </w:p>
    <w:p w14:paraId="5A403C57" w14:textId="77777777" w:rsidR="004D12DE" w:rsidRDefault="004D12DE" w:rsidP="004D12DE">
      <w:pPr>
        <w:pStyle w:val="30"/>
        <w:rPr>
          <w:ins w:id="1475" w:author="天赐 余" w:date="2025-11-29T16:46:00Z" w16du:dateUtc="2025-11-29T08:46:00Z"/>
        </w:rPr>
      </w:pPr>
      <w:ins w:id="1476" w:author="天赐 余" w:date="2025-11-29T16:46:00Z" w16du:dateUtc="2025-11-29T08:46:00Z">
        <w:r>
          <w:rPr>
            <w:rFonts w:hint="eastAsia"/>
          </w:rPr>
          <w:t>系统稳定与通信可靠原则</w:t>
        </w:r>
      </w:ins>
    </w:p>
    <w:p w14:paraId="6D57A94C" w14:textId="4879469E" w:rsidR="004D12DE" w:rsidRDefault="004D12DE" w:rsidP="004D12DE">
      <w:pPr>
        <w:ind w:firstLine="560"/>
        <w:rPr>
          <w:ins w:id="1477" w:author="天赐 余" w:date="2025-11-29T16:46:00Z" w16du:dateUtc="2025-11-29T08:46:00Z"/>
        </w:rPr>
      </w:pPr>
      <w:ins w:id="1478" w:author="天赐 余" w:date="2025-11-29T16:46:00Z" w16du:dateUtc="2025-11-29T08:46:00Z">
        <w:r>
          <w:rPr>
            <w:rFonts w:hint="eastAsia"/>
          </w:rPr>
          <w:t>为应对火箭级间分离主时钟切换、各子级独立飞行与测试、箭载设备射前分步加断电流程等工况，在网络拓扑动态变化或局部失效的</w:t>
        </w:r>
        <w:r>
          <w:rPr>
            <w:rFonts w:hint="eastAsia"/>
          </w:rPr>
          <w:lastRenderedPageBreak/>
          <w:t>瞬态过程中，必须实现时间同步设计支持更多时间同步域和时间容错，确保即使在设备故障、网络波动和级间分离的情况下，箭载网络依然能维持高精度和高可靠的全局时间同步。同时，保证已上电设备间信息流的正常传输不受影响。系统应能无缝切换，维持预设的流量调度时序，即不影响现有同步</w:t>
        </w:r>
      </w:ins>
      <w:ins w:id="1479" w:author="天赐 余" w:date="2025-12-03T13:26:00Z" w16du:dateUtc="2025-12-03T05:26:00Z">
        <w:r w:rsidR="00AE4E69">
          <w:rPr>
            <w:rFonts w:hint="eastAsia"/>
          </w:rPr>
          <w:t>和</w:t>
        </w:r>
      </w:ins>
      <w:ins w:id="1480" w:author="天赐 余" w:date="2025-11-29T16:46:00Z" w16du:dateUtc="2025-11-29T08:46:00Z">
        <w:r>
          <w:rPr>
            <w:rFonts w:hint="eastAsia"/>
          </w:rPr>
          <w:t>门控表的循环执行，确保系统功能在启动、复位等关键动作的行为稳定与性能确定。</w:t>
        </w:r>
      </w:ins>
    </w:p>
    <w:p w14:paraId="5706C4B1" w14:textId="77777777" w:rsidR="004D12DE" w:rsidRDefault="004D12DE" w:rsidP="004D12DE">
      <w:pPr>
        <w:pStyle w:val="30"/>
        <w:rPr>
          <w:ins w:id="1481" w:author="天赐 余" w:date="2025-11-29T16:46:00Z" w16du:dateUtc="2025-11-29T08:46:00Z"/>
        </w:rPr>
      </w:pPr>
      <w:ins w:id="1482" w:author="天赐 余" w:date="2025-11-29T16:46:00Z" w16du:dateUtc="2025-11-29T08:46:00Z">
        <w:r>
          <w:rPr>
            <w:rFonts w:hint="eastAsia"/>
          </w:rPr>
          <w:t>强时序流量调度约束原则</w:t>
        </w:r>
      </w:ins>
    </w:p>
    <w:p w14:paraId="39B48C59" w14:textId="77777777" w:rsidR="004D12DE" w:rsidRDefault="004D12DE" w:rsidP="004D12DE">
      <w:pPr>
        <w:ind w:firstLine="560"/>
        <w:rPr>
          <w:ins w:id="1483" w:author="天赐 余" w:date="2025-11-29T16:46:00Z" w16du:dateUtc="2025-11-29T08:46:00Z"/>
        </w:rPr>
      </w:pPr>
      <w:ins w:id="1484" w:author="天赐 余" w:date="2025-11-29T16:46:00Z" w16du:dateUtc="2025-11-29T08:46:00Z">
        <w:r>
          <w:rPr>
            <w:rFonts w:hint="eastAsia"/>
          </w:rPr>
          <w:t>为满足火箭飞行控制指令等关键业务对有界时延和极低抖动的苛刻要求，系统必须建立在全局精确时间同步基础上，并严格遵循强时序调度，所有信息流的传输必须依据离线计算、周期性的调度表执行，明确不同周期的流量之间严格的先后时序关系，且新业务流量的增加应在不改变原有门控设置的基础上进行，最大化减少对已有关键业务的影响。</w:t>
        </w:r>
      </w:ins>
    </w:p>
    <w:p w14:paraId="5E790833" w14:textId="77777777" w:rsidR="004D12DE" w:rsidRDefault="004D12DE" w:rsidP="004D12DE">
      <w:pPr>
        <w:pStyle w:val="30"/>
        <w:rPr>
          <w:ins w:id="1485" w:author="天赐 余" w:date="2025-11-29T16:46:00Z" w16du:dateUtc="2025-11-29T08:46:00Z"/>
        </w:rPr>
      </w:pPr>
      <w:ins w:id="1486" w:author="天赐 余" w:date="2025-11-29T16:46:00Z" w16du:dateUtc="2025-11-29T08:46:00Z">
        <w:r>
          <w:rPr>
            <w:rFonts w:hint="eastAsia"/>
          </w:rPr>
          <w:t>箭地互联与分离监控原则</w:t>
        </w:r>
      </w:ins>
    </w:p>
    <w:p w14:paraId="643C6C82" w14:textId="77777777" w:rsidR="004D12DE" w:rsidRDefault="004D12DE" w:rsidP="004D12DE">
      <w:pPr>
        <w:ind w:firstLine="560"/>
        <w:rPr>
          <w:ins w:id="1487" w:author="天赐 余" w:date="2025-11-29T16:46:00Z" w16du:dateUtc="2025-11-29T08:46:00Z"/>
        </w:rPr>
      </w:pPr>
      <w:ins w:id="1488" w:author="天赐 余" w:date="2025-11-29T16:46:00Z" w16du:dateUtc="2025-11-29T08:46:00Z">
        <w:r>
          <w:rPr>
            <w:rFonts w:hint="eastAsia"/>
          </w:rPr>
          <w:t>箭上</w:t>
        </w:r>
        <w:r>
          <w:rPr>
            <w:rFonts w:hint="eastAsia"/>
          </w:rPr>
          <w:t>TSN</w:t>
        </w:r>
        <w:r>
          <w:rPr>
            <w:rFonts w:hint="eastAsia"/>
          </w:rPr>
          <w:t>网络与地面普通以太网交换机具备箭地一网通的条件，地面可以通过普通以太网交换机经由箭上</w:t>
        </w:r>
        <w:r>
          <w:rPr>
            <w:rFonts w:hint="eastAsia"/>
          </w:rPr>
          <w:t>TSN</w:t>
        </w:r>
        <w:r>
          <w:rPr>
            <w:rFonts w:hint="eastAsia"/>
          </w:rPr>
          <w:t>交换机直接上传指令和数据，完成配电控制、软件升级、参数装订等功能。网络控制器设置在地面，承担网络规划、配置生成、状态监控等功能，同时可以通过箭上</w:t>
        </w:r>
        <w:r>
          <w:rPr>
            <w:rFonts w:hint="eastAsia"/>
          </w:rPr>
          <w:t>TSN</w:t>
        </w:r>
        <w:r>
          <w:rPr>
            <w:rFonts w:hint="eastAsia"/>
          </w:rPr>
          <w:t>交换机的镜像端口对网络状态、交互情况进行监控，地面任何监控行为不得影响箭上</w:t>
        </w:r>
        <w:r>
          <w:rPr>
            <w:rFonts w:hint="eastAsia"/>
          </w:rPr>
          <w:t>TSN</w:t>
        </w:r>
        <w:r>
          <w:rPr>
            <w:rFonts w:hint="eastAsia"/>
          </w:rPr>
          <w:t>网络的确定性性能。</w:t>
        </w:r>
      </w:ins>
    </w:p>
    <w:p w14:paraId="60A6945C" w14:textId="58ECD3EE" w:rsidR="00717322" w:rsidRDefault="00000000" w:rsidP="004C183B">
      <w:pPr>
        <w:pStyle w:val="21"/>
        <w:rPr>
          <w:ins w:id="1489" w:author="liubing" w:date="2025-11-28T20:32:00Z"/>
        </w:rPr>
      </w:pPr>
      <w:ins w:id="1490" w:author="liubing" w:date="2025-11-28T20:32:00Z">
        <w:r>
          <w:rPr>
            <w:rFonts w:hint="eastAsia"/>
          </w:rPr>
          <w:lastRenderedPageBreak/>
          <w:t>箭载</w:t>
        </w:r>
        <w:del w:id="1491" w:author="天赐 余" w:date="2025-11-29T16:47:00Z" w16du:dateUtc="2025-11-29T08:47:00Z">
          <w:r w:rsidDel="004D12DE">
            <w:rPr>
              <w:rFonts w:hint="eastAsia"/>
            </w:rPr>
            <w:delText>TSN</w:delText>
          </w:r>
          <w:r w:rsidDel="004D12DE">
            <w:rPr>
              <w:rFonts w:hint="eastAsia"/>
            </w:rPr>
            <w:delText>技术应用场景及</w:delText>
          </w:r>
        </w:del>
        <w:r>
          <w:rPr>
            <w:rFonts w:hint="eastAsia"/>
          </w:rPr>
          <w:t>TSN</w:t>
        </w:r>
      </w:ins>
      <w:ins w:id="1492" w:author="天赐 余" w:date="2025-11-29T16:48:00Z" w16du:dateUtc="2025-11-29T08:48:00Z">
        <w:r w:rsidR="004D12DE">
          <w:rPr>
            <w:rFonts w:hint="eastAsia"/>
          </w:rPr>
          <w:t>功能需求及</w:t>
        </w:r>
      </w:ins>
      <w:ins w:id="1493" w:author="liubing" w:date="2025-11-28T20:32:00Z">
        <w:r>
          <w:rPr>
            <w:rFonts w:hint="eastAsia"/>
          </w:rPr>
          <w:t>标准选用范围</w:t>
        </w:r>
      </w:ins>
    </w:p>
    <w:p w14:paraId="719669E1" w14:textId="77777777" w:rsidR="00717322" w:rsidRDefault="00000000">
      <w:pPr>
        <w:pStyle w:val="30"/>
        <w:rPr>
          <w:ins w:id="1494" w:author="liubing" w:date="2025-11-28T20:32:00Z"/>
        </w:rPr>
      </w:pPr>
      <w:ins w:id="1495" w:author="liubing" w:date="2025-11-28T20:32:00Z">
        <w:r>
          <w:rPr>
            <w:rFonts w:hint="eastAsia"/>
          </w:rPr>
          <w:t>时间同步</w:t>
        </w:r>
      </w:ins>
      <w:ins w:id="1496" w:author="liubing" w:date="2025-11-28T20:36:00Z">
        <w:del w:id="1497" w:author="天赐 余" w:date="2025-11-29T16:49:00Z" w16du:dateUtc="2025-11-29T08:49:00Z">
          <w:r w:rsidDel="004D12DE">
            <w:rPr>
              <w:rFonts w:hint="eastAsia"/>
            </w:rPr>
            <w:delText>需求</w:delText>
          </w:r>
        </w:del>
      </w:ins>
    </w:p>
    <w:p w14:paraId="3268E27D" w14:textId="3D091599" w:rsidR="00717322" w:rsidRDefault="00000000">
      <w:pPr>
        <w:ind w:firstLine="560"/>
        <w:rPr>
          <w:ins w:id="1498" w:author="liubing" w:date="2025-11-28T20:32:00Z"/>
        </w:rPr>
      </w:pPr>
      <w:ins w:id="1499" w:author="liubing" w:date="2025-11-28T20:32:00Z">
        <w:r>
          <w:rPr>
            <w:rFonts w:hint="eastAsia"/>
          </w:rPr>
          <w:t>为实现对箭载关键控制指令、测量信息等具有严格实时性与确定性时序要求的数据可靠传输，箭载</w:t>
        </w:r>
        <w:r>
          <w:rPr>
            <w:rFonts w:hint="eastAsia"/>
          </w:rPr>
          <w:t>TSN</w:t>
        </w:r>
        <w:r>
          <w:rPr>
            <w:rFonts w:hint="eastAsia"/>
          </w:rPr>
          <w:t>系统需具备全网范围的高精度时间同步能力，为所有</w:t>
        </w:r>
        <w:del w:id="1500" w:author="天赐 余" w:date="2025-12-02T14:57:00Z" w16du:dateUtc="2025-12-02T06:57:00Z">
          <w:r w:rsidDel="0058787D">
            <w:rPr>
              <w:rFonts w:hint="eastAsia"/>
            </w:rPr>
            <w:delText>时间触发流量的</w:delText>
          </w:r>
        </w:del>
        <w:r>
          <w:rPr>
            <w:rFonts w:hint="eastAsia"/>
          </w:rPr>
          <w:t>端到端</w:t>
        </w:r>
      </w:ins>
      <w:ins w:id="1501" w:author="天赐 余" w:date="2025-12-02T14:57:00Z" w16du:dateUtc="2025-12-02T06:57:00Z">
        <w:r w:rsidR="0058787D">
          <w:rPr>
            <w:rFonts w:hint="eastAsia"/>
          </w:rPr>
          <w:t>时间触发</w:t>
        </w:r>
      </w:ins>
      <w:ins w:id="1502" w:author="liubing" w:date="2025-11-28T20:32:00Z">
        <w:r>
          <w:rPr>
            <w:rFonts w:hint="eastAsia"/>
          </w:rPr>
          <w:t>业务流量传输建立统一的全局时间基准，并确保火箭多子级独立测试、飞行和级间分离导致的网络拓扑变化前后实现无缝切换，具备在设备故障、网络波动等异常工况下高可靠与强容错能力。</w:t>
        </w:r>
      </w:ins>
      <w:ins w:id="1503" w:author="天赐 余" w:date="2025-11-29T16:49:00Z" w16du:dateUtc="2025-11-29T08:49:00Z">
        <w:r w:rsidR="004D12DE">
          <w:rPr>
            <w:rFonts w:hint="eastAsia"/>
          </w:rPr>
          <w:t>选用</w:t>
        </w:r>
        <w:r w:rsidR="004D12DE">
          <w:rPr>
            <w:rFonts w:hint="eastAsia"/>
          </w:rPr>
          <w:t>AS</w:t>
        </w:r>
        <w:r w:rsidR="004D12DE">
          <w:rPr>
            <w:rFonts w:hint="eastAsia"/>
          </w:rPr>
          <w:t>标准作为箭载</w:t>
        </w:r>
        <w:r w:rsidR="004D12DE">
          <w:rPr>
            <w:rFonts w:hint="eastAsia"/>
          </w:rPr>
          <w:t>TSN</w:t>
        </w:r>
        <w:r w:rsidR="004D12DE">
          <w:rPr>
            <w:rFonts w:hint="eastAsia"/>
          </w:rPr>
          <w:t>时间同步标准</w:t>
        </w:r>
      </w:ins>
      <w:ins w:id="1504" w:author="天赐 余" w:date="2025-11-30T19:43:00Z" w16du:dateUtc="2025-11-30T11:43:00Z">
        <w:r w:rsidR="00393286">
          <w:rPr>
            <w:rFonts w:hint="eastAsia"/>
          </w:rPr>
          <w:t>，并选用</w:t>
        </w:r>
        <w:r w:rsidR="00393286">
          <w:rPr>
            <w:rFonts w:hint="eastAsia"/>
          </w:rPr>
          <w:t>A</w:t>
        </w:r>
      </w:ins>
      <w:ins w:id="1505" w:author="天赐 余" w:date="2025-11-30T20:11:00Z" w16du:dateUtc="2025-11-30T12:11:00Z">
        <w:r w:rsidR="006B3D3C">
          <w:rPr>
            <w:rFonts w:hint="eastAsia"/>
          </w:rPr>
          <w:t>S</w:t>
        </w:r>
      </w:ins>
      <w:ins w:id="1506" w:author="天赐 余" w:date="2025-12-01T09:08:00Z" w16du:dateUtc="2025-12-01T01:08:00Z">
        <w:r w:rsidR="00B958B8">
          <w:rPr>
            <w:rFonts w:hint="eastAsia"/>
          </w:rPr>
          <w:t>ed</w:t>
        </w:r>
      </w:ins>
      <w:ins w:id="1507" w:author="天赐 余" w:date="2025-11-30T19:44:00Z" w16du:dateUtc="2025-11-30T11:44:00Z">
        <w:r w:rsidR="00393286">
          <w:rPr>
            <w:rFonts w:hint="eastAsia"/>
          </w:rPr>
          <w:t>作为</w:t>
        </w:r>
      </w:ins>
      <w:ins w:id="1508" w:author="天赐 余" w:date="2025-11-30T20:12:00Z" w16du:dateUtc="2025-11-30T12:12:00Z">
        <w:r w:rsidR="006B3D3C">
          <w:rPr>
            <w:rFonts w:hint="eastAsia"/>
          </w:rPr>
          <w:t>容错时间同步方法。</w:t>
        </w:r>
      </w:ins>
    </w:p>
    <w:p w14:paraId="7CC591B9" w14:textId="0D499E84" w:rsidR="00717322" w:rsidRDefault="00000000">
      <w:pPr>
        <w:pStyle w:val="30"/>
        <w:rPr>
          <w:ins w:id="1509" w:author="liubing" w:date="2025-11-28T20:33:00Z"/>
        </w:rPr>
      </w:pPr>
      <w:ins w:id="1510" w:author="liubing" w:date="2025-11-28T20:33:00Z">
        <w:r>
          <w:rPr>
            <w:rFonts w:hint="eastAsia"/>
          </w:rPr>
          <w:t>流量</w:t>
        </w:r>
      </w:ins>
      <w:ins w:id="1511" w:author="天赐 余" w:date="2025-12-03T14:38:00Z" w16du:dateUtc="2025-12-03T06:38:00Z">
        <w:r w:rsidR="00067E58">
          <w:rPr>
            <w:rFonts w:hint="eastAsia"/>
          </w:rPr>
          <w:t>调度</w:t>
        </w:r>
      </w:ins>
      <w:ins w:id="1512" w:author="liubing" w:date="2025-11-28T20:33:00Z">
        <w:del w:id="1513" w:author="天赐 余" w:date="2025-11-29T16:31:00Z" w16du:dateUtc="2025-11-29T08:31:00Z">
          <w:r w:rsidDel="00857CD7">
            <w:rPr>
              <w:rFonts w:hint="eastAsia"/>
            </w:rPr>
            <w:delText>调度</w:delText>
          </w:r>
        </w:del>
      </w:ins>
      <w:ins w:id="1514" w:author="liubing" w:date="2025-11-28T20:36:00Z">
        <w:del w:id="1515" w:author="天赐 余" w:date="2025-11-29T16:49:00Z" w16du:dateUtc="2025-11-29T08:49:00Z">
          <w:r w:rsidDel="004D12DE">
            <w:rPr>
              <w:rFonts w:hint="eastAsia"/>
            </w:rPr>
            <w:delText>需求</w:delText>
          </w:r>
        </w:del>
      </w:ins>
    </w:p>
    <w:p w14:paraId="42746EE0" w14:textId="0649B395" w:rsidR="00717322" w:rsidRDefault="00000000">
      <w:pPr>
        <w:ind w:firstLine="560"/>
        <w:rPr>
          <w:ins w:id="1516" w:author="liubing" w:date="2025-11-28T20:33:00Z"/>
        </w:rPr>
      </w:pPr>
      <w:ins w:id="1517" w:author="liubing" w:date="2025-11-28T20:33:00Z">
        <w:r>
          <w:rPr>
            <w:rFonts w:hint="eastAsia"/>
          </w:rPr>
          <w:t>箭载</w:t>
        </w:r>
        <w:r>
          <w:rPr>
            <w:rFonts w:hint="eastAsia"/>
          </w:rPr>
          <w:t>TSN</w:t>
        </w:r>
        <w:r>
          <w:rPr>
            <w:rFonts w:hint="eastAsia"/>
          </w:rPr>
          <w:t>系统通过</w:t>
        </w:r>
      </w:ins>
      <w:ins w:id="1518" w:author="天赐 余" w:date="2025-12-03T13:42:00Z" w16du:dateUtc="2025-12-03T05:42:00Z">
        <w:r w:rsidR="00B871CD">
          <w:rPr>
            <w:rFonts w:hint="eastAsia"/>
          </w:rPr>
          <w:t>基于信用</w:t>
        </w:r>
      </w:ins>
      <w:ins w:id="1519" w:author="liubing" w:date="2025-11-28T20:33:00Z">
        <w:del w:id="1520" w:author="天赐 余" w:date="2025-12-03T13:42:00Z" w16du:dateUtc="2025-12-03T05:42:00Z">
          <w:r w:rsidDel="00B871CD">
            <w:rPr>
              <w:rFonts w:hint="eastAsia"/>
            </w:rPr>
            <w:delText>流量</w:delText>
          </w:r>
        </w:del>
        <w:r>
          <w:rPr>
            <w:rFonts w:hint="eastAsia"/>
          </w:rPr>
          <w:t>整形</w:t>
        </w:r>
        <w:del w:id="1521" w:author="天赐 余" w:date="2025-12-03T13:42:00Z" w16du:dateUtc="2025-12-03T05:42:00Z">
          <w:r w:rsidDel="00B871CD">
            <w:rPr>
              <w:rFonts w:hint="eastAsia"/>
            </w:rPr>
            <w:delText>（</w:delText>
          </w:r>
        </w:del>
        <w:proofErr w:type="spellStart"/>
        <w:r>
          <w:rPr>
            <w:rFonts w:hint="eastAsia"/>
          </w:rPr>
          <w:t>Qav</w:t>
        </w:r>
        <w:proofErr w:type="spellEnd"/>
        <w:del w:id="1522" w:author="天赐 余" w:date="2025-12-03T13:42:00Z" w16du:dateUtc="2025-12-03T05:42:00Z">
          <w:r w:rsidDel="00B871CD">
            <w:rPr>
              <w:rFonts w:hint="eastAsia"/>
            </w:rPr>
            <w:delText>）</w:delText>
          </w:r>
        </w:del>
      </w:ins>
      <w:ins w:id="1523" w:author="天赐 余" w:date="2025-12-03T13:43:00Z" w16du:dateUtc="2025-12-03T05:43:00Z">
        <w:r w:rsidR="00B871CD">
          <w:rPr>
            <w:rFonts w:hint="eastAsia"/>
          </w:rPr>
          <w:t>和</w:t>
        </w:r>
      </w:ins>
      <w:ins w:id="1524" w:author="liubing" w:date="2025-11-28T20:33:00Z">
        <w:del w:id="1525" w:author="天赐 余" w:date="2025-12-02T19:48:00Z" w16du:dateUtc="2025-12-02T11:48:00Z">
          <w:r w:rsidDel="00953171">
            <w:rPr>
              <w:rFonts w:hint="eastAsia"/>
            </w:rPr>
            <w:delText>、帧抢占（</w:delText>
          </w:r>
          <w:r w:rsidDel="00953171">
            <w:rPr>
              <w:rFonts w:hint="eastAsia"/>
            </w:rPr>
            <w:delText>Qbu/br</w:delText>
          </w:r>
          <w:r w:rsidDel="00953171">
            <w:rPr>
              <w:rFonts w:hint="eastAsia"/>
            </w:rPr>
            <w:delText>）及</w:delText>
          </w:r>
        </w:del>
        <w:del w:id="1526" w:author="天赐 余" w:date="2025-12-03T13:42:00Z" w16du:dateUtc="2025-12-03T05:42:00Z">
          <w:r w:rsidDel="00B871CD">
            <w:rPr>
              <w:rFonts w:hint="eastAsia"/>
            </w:rPr>
            <w:delText>基于时间序列的门控队列调度</w:delText>
          </w:r>
        </w:del>
      </w:ins>
      <w:ins w:id="1527" w:author="天赐 余" w:date="2025-12-03T13:42:00Z" w16du:dateUtc="2025-12-03T05:42:00Z">
        <w:r w:rsidR="00B871CD">
          <w:rPr>
            <w:rFonts w:hint="eastAsia"/>
          </w:rPr>
          <w:t>时间感知整形</w:t>
        </w:r>
      </w:ins>
      <w:ins w:id="1528" w:author="liubing" w:date="2025-11-28T20:33:00Z">
        <w:del w:id="1529" w:author="天赐 余" w:date="2025-12-03T13:43:00Z" w16du:dateUtc="2025-12-03T05:43:00Z">
          <w:r w:rsidDel="00B871CD">
            <w:rPr>
              <w:rFonts w:hint="eastAsia"/>
            </w:rPr>
            <w:delText>（</w:delText>
          </w:r>
        </w:del>
        <w:proofErr w:type="spellStart"/>
        <w:r>
          <w:rPr>
            <w:rFonts w:hint="eastAsia"/>
          </w:rPr>
          <w:t>Qbv</w:t>
        </w:r>
        <w:proofErr w:type="spellEnd"/>
        <w:del w:id="1530" w:author="天赐 余" w:date="2025-12-03T13:43:00Z" w16du:dateUtc="2025-12-03T05:43:00Z">
          <w:r w:rsidDel="00B871CD">
            <w:rPr>
              <w:rFonts w:hint="eastAsia"/>
            </w:rPr>
            <w:delText>）</w:delText>
          </w:r>
        </w:del>
        <w:r>
          <w:rPr>
            <w:rFonts w:hint="eastAsia"/>
          </w:rPr>
          <w:t>满足各种流量的确定性时延需求。</w:t>
        </w:r>
      </w:ins>
    </w:p>
    <w:p w14:paraId="346BA77C" w14:textId="5FF78406" w:rsidR="00857CD7" w:rsidRDefault="005C2E00">
      <w:pPr>
        <w:ind w:firstLine="560"/>
        <w:rPr>
          <w:ins w:id="1531" w:author="天赐 余" w:date="2025-11-29T16:34:00Z" w16du:dateUtc="2025-11-29T08:34:00Z"/>
        </w:rPr>
      </w:pPr>
      <w:ins w:id="1532" w:author="天赐 余" w:date="2025-12-03T13:56:00Z" w16du:dateUtc="2025-12-03T05:56:00Z">
        <w:r>
          <w:rPr>
            <w:rFonts w:hint="eastAsia"/>
          </w:rPr>
          <w:t>流量</w:t>
        </w:r>
      </w:ins>
      <w:ins w:id="1533" w:author="liubing" w:date="2025-11-28T20:33:00Z">
        <w:del w:id="1534" w:author="天赐 余" w:date="2025-11-29T16:31:00Z" w16du:dateUtc="2025-11-29T08:31:00Z">
          <w:r w:rsidDel="00857CD7">
            <w:rPr>
              <w:rFonts w:hint="eastAsia"/>
            </w:rPr>
            <w:delText>Qav</w:delText>
          </w:r>
          <w:r w:rsidDel="00857CD7">
            <w:rPr>
              <w:rFonts w:hint="eastAsia"/>
            </w:rPr>
            <w:delText>协议基于信用值的整形器，</w:delText>
          </w:r>
        </w:del>
      </w:ins>
      <w:ins w:id="1535" w:author="天赐 余" w:date="2025-12-03T13:56:00Z" w16du:dateUtc="2025-12-03T05:56:00Z">
        <w:r>
          <w:rPr>
            <w:rFonts w:hint="eastAsia"/>
          </w:rPr>
          <w:t>依据</w:t>
        </w:r>
      </w:ins>
      <w:ins w:id="1536" w:author="liubing" w:date="2025-11-28T20:33:00Z">
        <w:del w:id="1537" w:author="天赐 余" w:date="2025-12-03T13:56:00Z" w16du:dateUtc="2025-12-03T05:56:00Z">
          <w:r w:rsidDel="005C2E00">
            <w:rPr>
              <w:rFonts w:hint="eastAsia"/>
            </w:rPr>
            <w:delText>通过</w:delText>
          </w:r>
        </w:del>
        <w:r>
          <w:rPr>
            <w:rFonts w:hint="eastAsia"/>
          </w:rPr>
          <w:t>优先级</w:t>
        </w:r>
        <w:del w:id="1538" w:author="天赐 余" w:date="2025-12-03T13:56:00Z" w16du:dateUtc="2025-12-03T05:56:00Z">
          <w:r w:rsidDel="005C2E00">
            <w:rPr>
              <w:rFonts w:hint="eastAsia"/>
            </w:rPr>
            <w:delText>将</w:delText>
          </w:r>
        </w:del>
        <w:del w:id="1539" w:author="天赐 余" w:date="2025-12-03T13:45:00Z" w16du:dateUtc="2025-12-03T05:45:00Z">
          <w:r w:rsidDel="00A45819">
            <w:rPr>
              <w:rFonts w:hint="eastAsia"/>
            </w:rPr>
            <w:delText>时间敏感</w:delText>
          </w:r>
        </w:del>
        <w:del w:id="1540" w:author="天赐 余" w:date="2025-12-03T13:55:00Z" w16du:dateUtc="2025-12-03T05:55:00Z">
          <w:r w:rsidDel="005C2E00">
            <w:rPr>
              <w:rFonts w:hint="eastAsia"/>
            </w:rPr>
            <w:delText>流和</w:delText>
          </w:r>
        </w:del>
        <w:del w:id="1541" w:author="天赐 余" w:date="2025-12-03T13:45:00Z" w16du:dateUtc="2025-12-03T05:45:00Z">
          <w:r w:rsidDel="00A45819">
            <w:rPr>
              <w:rFonts w:hint="eastAsia"/>
            </w:rPr>
            <w:delText>普通</w:delText>
          </w:r>
        </w:del>
        <w:del w:id="1542" w:author="天赐 余" w:date="2025-12-03T13:55:00Z" w16du:dateUtc="2025-12-03T05:55:00Z">
          <w:r w:rsidDel="005C2E00">
            <w:rPr>
              <w:rFonts w:hint="eastAsia"/>
            </w:rPr>
            <w:delText>流</w:delText>
          </w:r>
        </w:del>
        <w:del w:id="1543" w:author="天赐 余" w:date="2025-12-03T13:56:00Z" w16du:dateUtc="2025-12-03T05:56:00Z">
          <w:r w:rsidDel="005C2E00">
            <w:rPr>
              <w:rFonts w:hint="eastAsia"/>
            </w:rPr>
            <w:delText>分</w:delText>
          </w:r>
        </w:del>
      </w:ins>
      <w:ins w:id="1544" w:author="天赐 余" w:date="2025-12-03T13:56:00Z" w16du:dateUtc="2025-12-03T05:56:00Z">
        <w:r>
          <w:rPr>
            <w:rFonts w:hint="eastAsia"/>
          </w:rPr>
          <w:t>进</w:t>
        </w:r>
      </w:ins>
      <w:ins w:id="1545" w:author="天赐 余" w:date="2025-12-03T13:55:00Z" w16du:dateUtc="2025-12-03T05:55:00Z">
        <w:r>
          <w:rPr>
            <w:rFonts w:hint="eastAsia"/>
          </w:rPr>
          <w:t>入</w:t>
        </w:r>
      </w:ins>
      <w:ins w:id="1546" w:author="liubing" w:date="2025-11-28T20:33:00Z">
        <w:del w:id="1547" w:author="天赐 余" w:date="2025-12-03T13:55:00Z" w16du:dateUtc="2025-12-03T05:55:00Z">
          <w:r w:rsidDel="005C2E00">
            <w:rPr>
              <w:rFonts w:hint="eastAsia"/>
            </w:rPr>
            <w:delText>为</w:delText>
          </w:r>
        </w:del>
        <w:r>
          <w:rPr>
            <w:rFonts w:hint="eastAsia"/>
          </w:rPr>
          <w:t>不同队列，</w:t>
        </w:r>
        <w:del w:id="1548" w:author="天赐 余" w:date="2025-12-03T13:55:00Z" w16du:dateUtc="2025-12-03T05:55:00Z">
          <w:r w:rsidDel="005C2E00">
            <w:rPr>
              <w:rFonts w:hint="eastAsia"/>
            </w:rPr>
            <w:delText>所有队列</w:delText>
          </w:r>
        </w:del>
        <w:r>
          <w:rPr>
            <w:rFonts w:hint="eastAsia"/>
          </w:rPr>
          <w:t>通过优先级管理和流量整形，确保它们在共享网络中</w:t>
        </w:r>
        <w:del w:id="1549" w:author="天赐 余" w:date="2025-12-03T13:54:00Z" w16du:dateUtc="2025-12-03T05:54:00Z">
          <w:r w:rsidDel="005C2E00">
            <w:rPr>
              <w:rFonts w:hint="eastAsia"/>
            </w:rPr>
            <w:delText>不会因其他数据传输而引发延迟</w:delText>
          </w:r>
        </w:del>
      </w:ins>
      <w:ins w:id="1550" w:author="天赐 余" w:date="2025-12-03T13:54:00Z" w16du:dateUtc="2025-12-03T05:54:00Z">
        <w:r>
          <w:rPr>
            <w:rFonts w:hint="eastAsia"/>
          </w:rPr>
          <w:t>的发送顺序</w:t>
        </w:r>
      </w:ins>
      <w:ins w:id="1551" w:author="liubing" w:date="2025-11-28T20:33:00Z">
        <w:del w:id="1552" w:author="天赐 余" w:date="2025-12-03T13:46:00Z" w16du:dateUtc="2025-12-03T05:46:00Z">
          <w:r w:rsidDel="00A45819">
            <w:rPr>
              <w:rFonts w:hint="eastAsia"/>
            </w:rPr>
            <w:delText>或抖动</w:delText>
          </w:r>
        </w:del>
        <w:r>
          <w:rPr>
            <w:rFonts w:hint="eastAsia"/>
          </w:rPr>
          <w:t>。</w:t>
        </w:r>
      </w:ins>
      <w:ins w:id="1553" w:author="天赐 余" w:date="2025-12-03T13:57:00Z" w16du:dateUtc="2025-12-03T05:57:00Z">
        <w:r>
          <w:rPr>
            <w:rFonts w:hint="eastAsia"/>
          </w:rPr>
          <w:t>对于</w:t>
        </w:r>
      </w:ins>
      <w:ins w:id="1554" w:author="liubing" w:date="2025-11-28T20:33:00Z">
        <w:del w:id="1555" w:author="天赐 余" w:date="2025-12-03T13:57:00Z" w16du:dateUtc="2025-12-03T05:57:00Z">
          <w:r w:rsidDel="005C2E00">
            <w:rPr>
              <w:rFonts w:hint="eastAsia"/>
            </w:rPr>
            <w:delText>当</w:delText>
          </w:r>
        </w:del>
        <w:r>
          <w:rPr>
            <w:rFonts w:hint="eastAsia"/>
          </w:rPr>
          <w:t>高优先级的数据（如关键控制指令）</w:t>
        </w:r>
        <w:del w:id="1556" w:author="天赐 余" w:date="2025-12-03T13:57:00Z" w16du:dateUtc="2025-12-03T05:57:00Z">
          <w:r w:rsidDel="005C2E00">
            <w:rPr>
              <w:rFonts w:hint="eastAsia"/>
            </w:rPr>
            <w:delText>需要发送时，它</w:delText>
          </w:r>
        </w:del>
        <w:r>
          <w:rPr>
            <w:rFonts w:hint="eastAsia"/>
          </w:rPr>
          <w:t>能快速响应</w:t>
        </w:r>
      </w:ins>
      <w:ins w:id="1557" w:author="天赐 余" w:date="2025-12-03T13:56:00Z" w16du:dateUtc="2025-12-03T05:56:00Z">
        <w:r>
          <w:rPr>
            <w:rFonts w:hint="eastAsia"/>
          </w:rPr>
          <w:t>。</w:t>
        </w:r>
      </w:ins>
      <w:ins w:id="1558" w:author="liubing" w:date="2025-11-28T20:33:00Z">
        <w:del w:id="1559" w:author="天赐 余" w:date="2025-12-03T13:56:00Z" w16du:dateUtc="2025-12-03T05:56:00Z">
          <w:r w:rsidDel="005C2E00">
            <w:rPr>
              <w:rFonts w:hint="eastAsia"/>
            </w:rPr>
            <w:delText>，</w:delText>
          </w:r>
        </w:del>
        <w:r>
          <w:rPr>
            <w:rFonts w:hint="eastAsia"/>
          </w:rPr>
          <w:t>对于指定的实时数据（如视频流，或箭上的遥测数据），</w:t>
        </w:r>
        <w:del w:id="1560" w:author="天赐 余" w:date="2025-12-03T13:58:00Z" w16du:dateUtc="2025-12-03T05:58:00Z">
          <w:r w:rsidDel="005C2E00">
            <w:rPr>
              <w:rFonts w:hint="eastAsia"/>
            </w:rPr>
            <w:delText>它通过信</w:delText>
          </w:r>
        </w:del>
        <w:del w:id="1561" w:author="天赐 余" w:date="2025-12-03T13:57:00Z" w16du:dateUtc="2025-12-03T05:57:00Z">
          <w:r w:rsidDel="005C2E00">
            <w:rPr>
              <w:rFonts w:hint="eastAsia"/>
            </w:rPr>
            <w:delText>用控制，</w:delText>
          </w:r>
        </w:del>
        <w:r>
          <w:rPr>
            <w:rFonts w:hint="eastAsia"/>
          </w:rPr>
          <w:t>平滑其发送速率，避免单一数据流长时间占用网络，从而保障其他</w:t>
        </w:r>
        <w:del w:id="1562" w:author="天赐 余" w:date="2025-12-03T13:58:00Z" w16du:dateUtc="2025-12-03T05:58:00Z">
          <w:r w:rsidDel="005C2E00">
            <w:rPr>
              <w:rFonts w:hint="eastAsia"/>
            </w:rPr>
            <w:delText>实时</w:delText>
          </w:r>
        </w:del>
        <w:r>
          <w:rPr>
            <w:rFonts w:hint="eastAsia"/>
          </w:rPr>
          <w:t>数据的传输。</w:t>
        </w:r>
      </w:ins>
    </w:p>
    <w:p w14:paraId="07CE6D35" w14:textId="150172A5" w:rsidR="00717322" w:rsidRDefault="008F4036">
      <w:pPr>
        <w:ind w:firstLine="560"/>
        <w:rPr>
          <w:ins w:id="1563" w:author="liubing" w:date="2025-11-28T20:33:00Z"/>
        </w:rPr>
      </w:pPr>
      <w:ins w:id="1564" w:author="天赐 余" w:date="2025-12-03T14:16:00Z" w16du:dateUtc="2025-12-03T06:16:00Z">
        <w:r>
          <w:rPr>
            <w:rFonts w:hint="eastAsia"/>
          </w:rPr>
          <w:t>实时回传的遥测数据和</w:t>
        </w:r>
      </w:ins>
      <w:ins w:id="1565" w:author="liubing" w:date="2025-11-28T20:33:00Z">
        <w:r>
          <w:rPr>
            <w:rFonts w:hint="eastAsia"/>
          </w:rPr>
          <w:t>与火箭飞行状态监测与诊断相关的健康数据</w:t>
        </w:r>
      </w:ins>
      <w:ins w:id="1566" w:author="天赐 余" w:date="2025-12-03T14:02:00Z" w16du:dateUtc="2025-12-03T06:02:00Z">
        <w:r w:rsidR="009C1473">
          <w:rPr>
            <w:rFonts w:hint="eastAsia"/>
          </w:rPr>
          <w:t>(</w:t>
        </w:r>
      </w:ins>
      <w:ins w:id="1567" w:author="liubing" w:date="2025-11-28T20:33:00Z">
        <w:del w:id="1568" w:author="天赐 余" w:date="2025-12-03T14:02:00Z" w16du:dateUtc="2025-12-03T06:02:00Z">
          <w:r w:rsidDel="009C1473">
            <w:rPr>
              <w:rFonts w:hint="eastAsia"/>
            </w:rPr>
            <w:delText>，</w:delText>
          </w:r>
        </w:del>
        <w:r>
          <w:rPr>
            <w:rFonts w:hint="eastAsia"/>
          </w:rPr>
          <w:t>如高频振动、压力、温度</w:t>
        </w:r>
        <w:del w:id="1569" w:author="天赐 余" w:date="2025-12-03T14:17:00Z" w16du:dateUtc="2025-12-03T06:17:00Z">
          <w:r w:rsidDel="008F4036">
            <w:rPr>
              <w:rFonts w:hint="eastAsia"/>
            </w:rPr>
            <w:delText>等</w:delText>
          </w:r>
        </w:del>
      </w:ins>
      <w:ins w:id="1570" w:author="天赐 余" w:date="2025-12-03T14:02:00Z" w16du:dateUtc="2025-12-03T06:02:00Z">
        <w:r w:rsidR="009C1473">
          <w:rPr>
            <w:rFonts w:hint="eastAsia"/>
          </w:rPr>
          <w:t>)</w:t>
        </w:r>
      </w:ins>
      <w:ins w:id="1571" w:author="天赐 余" w:date="2025-12-03T14:17:00Z" w16du:dateUtc="2025-12-03T06:17:00Z">
        <w:r>
          <w:rPr>
            <w:rFonts w:hint="eastAsia"/>
          </w:rPr>
          <w:t>等</w:t>
        </w:r>
      </w:ins>
      <w:ins w:id="1572" w:author="liubing" w:date="2025-11-28T20:33:00Z">
        <w:del w:id="1573" w:author="天赐 余" w:date="2025-12-03T14:03:00Z" w16du:dateUtc="2025-12-03T06:03:00Z">
          <w:r w:rsidDel="009C1473">
            <w:rPr>
              <w:rFonts w:hint="eastAsia"/>
            </w:rPr>
            <w:delText>，</w:delText>
          </w:r>
        </w:del>
      </w:ins>
      <w:ins w:id="1574" w:author="天赐 余" w:date="2025-12-03T14:02:00Z" w16du:dateUtc="2025-12-03T06:02:00Z">
        <w:r w:rsidR="009C1473">
          <w:rPr>
            <w:rFonts w:hint="eastAsia"/>
          </w:rPr>
          <w:t>，</w:t>
        </w:r>
      </w:ins>
      <w:ins w:id="1575" w:author="liubing" w:date="2025-11-28T20:33:00Z">
        <w:r>
          <w:rPr>
            <w:rFonts w:hint="eastAsia"/>
          </w:rPr>
          <w:t>对</w:t>
        </w:r>
        <w:del w:id="1576" w:author="天赐 余" w:date="2025-12-03T14:01:00Z" w16du:dateUtc="2025-12-03T06:01:00Z">
          <w:r w:rsidDel="009C1473">
            <w:rPr>
              <w:rFonts w:hint="eastAsia"/>
            </w:rPr>
            <w:delText>低延迟和稳定性</w:delText>
          </w:r>
        </w:del>
      </w:ins>
      <w:ins w:id="1577" w:author="天赐 余" w:date="2025-12-03T14:01:00Z" w16du:dateUtc="2025-12-03T06:01:00Z">
        <w:r w:rsidR="009C1473">
          <w:rPr>
            <w:rFonts w:hint="eastAsia"/>
          </w:rPr>
          <w:t>带宽和</w:t>
        </w:r>
        <w:r w:rsidR="009C1473">
          <w:rPr>
            <w:rFonts w:hint="eastAsia"/>
          </w:rPr>
          <w:lastRenderedPageBreak/>
          <w:t>确定性</w:t>
        </w:r>
      </w:ins>
      <w:ins w:id="1578" w:author="liubing" w:date="2025-11-28T20:33:00Z">
        <w:r>
          <w:rPr>
            <w:rFonts w:hint="eastAsia"/>
          </w:rPr>
          <w:t>有一定要求，</w:t>
        </w:r>
        <w:proofErr w:type="spellStart"/>
        <w:r>
          <w:rPr>
            <w:rFonts w:hint="eastAsia"/>
          </w:rPr>
          <w:t>Q</w:t>
        </w:r>
      </w:ins>
      <w:ins w:id="1579" w:author="天赐 余" w:date="2025-11-29T16:32:00Z" w16du:dateUtc="2025-11-29T08:32:00Z">
        <w:r w:rsidR="00857CD7">
          <w:rPr>
            <w:rFonts w:hint="eastAsia"/>
          </w:rPr>
          <w:t>a</w:t>
        </w:r>
      </w:ins>
      <w:ins w:id="1580" w:author="liubing" w:date="2025-11-28T20:33:00Z">
        <w:del w:id="1581" w:author="天赐 余" w:date="2025-11-29T16:26:00Z" w16du:dateUtc="2025-11-29T08:26:00Z">
          <w:r w:rsidDel="00302782">
            <w:rPr>
              <w:rFonts w:hint="eastAsia"/>
            </w:rPr>
            <w:delText>a</w:delText>
          </w:r>
        </w:del>
        <w:r>
          <w:rPr>
            <w:rFonts w:hint="eastAsia"/>
          </w:rPr>
          <w:t>v</w:t>
        </w:r>
      </w:ins>
      <w:proofErr w:type="spellEnd"/>
      <w:ins w:id="1582" w:author="天赐 余" w:date="2025-12-03T14:07:00Z" w16du:dateUtc="2025-12-03T06:07:00Z">
        <w:r w:rsidR="009C1473">
          <w:rPr>
            <w:rFonts w:hint="eastAsia"/>
          </w:rPr>
          <w:t>可以</w:t>
        </w:r>
      </w:ins>
      <w:ins w:id="1583" w:author="天赐 余" w:date="2025-12-03T14:09:00Z" w16du:dateUtc="2025-12-03T06:09:00Z">
        <w:r w:rsidR="007E081F">
          <w:rPr>
            <w:rFonts w:hint="eastAsia"/>
          </w:rPr>
          <w:t>保障</w:t>
        </w:r>
      </w:ins>
      <w:ins w:id="1584" w:author="天赐 余" w:date="2025-12-03T14:07:00Z" w16du:dateUtc="2025-12-03T06:07:00Z">
        <w:r w:rsidR="009C1473">
          <w:rPr>
            <w:rFonts w:hint="eastAsia"/>
          </w:rPr>
          <w:t>这些流量</w:t>
        </w:r>
      </w:ins>
      <w:ins w:id="1585" w:author="天赐 余" w:date="2025-12-03T14:08:00Z" w16du:dateUtc="2025-12-03T06:08:00Z">
        <w:r w:rsidR="009C1473">
          <w:rPr>
            <w:rFonts w:hint="eastAsia"/>
          </w:rPr>
          <w:t>带宽的公平使用，</w:t>
        </w:r>
      </w:ins>
      <w:ins w:id="1586" w:author="liubing" w:date="2025-11-28T20:33:00Z">
        <w:del w:id="1587" w:author="天赐 余" w:date="2025-12-03T14:06:00Z" w16du:dateUtc="2025-12-03T06:06:00Z">
          <w:r w:rsidDel="009C1473">
            <w:rPr>
              <w:rFonts w:hint="eastAsia"/>
            </w:rPr>
            <w:delText>可以确保这些关键状态信息不会被网络中的突发流量所阻塞</w:delText>
          </w:r>
        </w:del>
        <w:del w:id="1588" w:author="天赐 余" w:date="2025-12-03T14:03:00Z" w16du:dateUtc="2025-12-03T06:03:00Z">
          <w:r w:rsidDel="009C1473">
            <w:rPr>
              <w:rFonts w:hint="eastAsia"/>
            </w:rPr>
            <w:delText>。其它持续且稳定的遥测数据实时回传</w:delText>
          </w:r>
        </w:del>
        <w:del w:id="1589" w:author="天赐 余" w:date="2025-12-03T14:06:00Z" w16du:dateUtc="2025-12-03T06:06:00Z">
          <w:r w:rsidDel="009C1473">
            <w:rPr>
              <w:rFonts w:hint="eastAsia"/>
            </w:rPr>
            <w:delText>，</w:delText>
          </w:r>
        </w:del>
        <w:del w:id="1590" w:author="天赐 余" w:date="2025-12-03T14:04:00Z" w16du:dateUtc="2025-12-03T06:04:00Z">
          <w:r w:rsidDel="009C1473">
            <w:rPr>
              <w:rFonts w:hint="eastAsia"/>
            </w:rPr>
            <w:delText>Qav</w:delText>
          </w:r>
          <w:r w:rsidDel="009C1473">
            <w:rPr>
              <w:rFonts w:hint="eastAsia"/>
            </w:rPr>
            <w:delText>可以</w:delText>
          </w:r>
        </w:del>
        <w:del w:id="1591" w:author="天赐 余" w:date="2025-12-03T14:09:00Z" w16du:dateUtc="2025-12-03T06:09:00Z">
          <w:r w:rsidDel="007E081F">
            <w:rPr>
              <w:rFonts w:hint="eastAsia"/>
            </w:rPr>
            <w:delText>为这些数据</w:delText>
          </w:r>
        </w:del>
        <w:r>
          <w:rPr>
            <w:rFonts w:hint="eastAsia"/>
          </w:rPr>
          <w:t>提供</w:t>
        </w:r>
      </w:ins>
      <w:ins w:id="1592" w:author="天赐 余" w:date="2025-12-03T14:08:00Z" w16du:dateUtc="2025-12-03T06:08:00Z">
        <w:r w:rsidR="009C1473">
          <w:rPr>
            <w:rFonts w:hint="eastAsia"/>
          </w:rPr>
          <w:t>有效</w:t>
        </w:r>
      </w:ins>
      <w:ins w:id="1593" w:author="liubing" w:date="2025-11-28T20:33:00Z">
        <w:del w:id="1594" w:author="天赐 余" w:date="2025-12-03T14:08:00Z" w16du:dateUtc="2025-12-03T06:08:00Z">
          <w:r w:rsidDel="009C1473">
            <w:rPr>
              <w:rFonts w:hint="eastAsia"/>
            </w:rPr>
            <w:delText>有</w:delText>
          </w:r>
        </w:del>
      </w:ins>
      <w:ins w:id="1595" w:author="天赐 余" w:date="2025-12-03T14:06:00Z" w16du:dateUtc="2025-12-03T06:06:00Z">
        <w:r w:rsidR="009C1473">
          <w:rPr>
            <w:rFonts w:hint="eastAsia"/>
          </w:rPr>
          <w:t>带宽</w:t>
        </w:r>
      </w:ins>
      <w:ins w:id="1596" w:author="liubing" w:date="2025-11-28T20:33:00Z">
        <w:r>
          <w:rPr>
            <w:rFonts w:hint="eastAsia"/>
          </w:rPr>
          <w:t>保证</w:t>
        </w:r>
        <w:del w:id="1597" w:author="天赐 余" w:date="2025-12-03T14:06:00Z" w16du:dateUtc="2025-12-03T06:06:00Z">
          <w:r w:rsidDel="009C1473">
            <w:rPr>
              <w:rFonts w:hint="eastAsia"/>
            </w:rPr>
            <w:delText>的带宽</w:delText>
          </w:r>
        </w:del>
        <w:r>
          <w:rPr>
            <w:rFonts w:hint="eastAsia"/>
          </w:rPr>
          <w:t>，确保</w:t>
        </w:r>
      </w:ins>
      <w:ins w:id="1598" w:author="天赐 余" w:date="2025-12-03T14:08:00Z" w16du:dateUtc="2025-12-03T06:08:00Z">
        <w:r w:rsidR="009C1473">
          <w:rPr>
            <w:rFonts w:hint="eastAsia"/>
          </w:rPr>
          <w:t>这些</w:t>
        </w:r>
      </w:ins>
      <w:ins w:id="1599" w:author="天赐 余" w:date="2025-12-03T14:09:00Z" w16du:dateUtc="2025-12-03T06:09:00Z">
        <w:r w:rsidR="009C1473">
          <w:rPr>
            <w:rFonts w:hint="eastAsia"/>
          </w:rPr>
          <w:t>数据</w:t>
        </w:r>
      </w:ins>
      <w:ins w:id="1600" w:author="liubing" w:date="2025-11-28T20:33:00Z">
        <w:r>
          <w:rPr>
            <w:rFonts w:hint="eastAsia"/>
          </w:rPr>
          <w:t>及时、可靠地</w:t>
        </w:r>
        <w:del w:id="1601" w:author="天赐 余" w:date="2025-12-03T14:06:00Z" w16du:dateUtc="2025-12-03T06:06:00Z">
          <w:r w:rsidDel="009C1473">
            <w:rPr>
              <w:rFonts w:hint="eastAsia"/>
            </w:rPr>
            <w:delText>遥测下传至地面</w:delText>
          </w:r>
        </w:del>
      </w:ins>
      <w:ins w:id="1602" w:author="天赐 余" w:date="2025-12-03T14:09:00Z" w16du:dateUtc="2025-12-03T06:09:00Z">
        <w:r w:rsidR="009C1473">
          <w:rPr>
            <w:rFonts w:hint="eastAsia"/>
          </w:rPr>
          <w:t>传输至地面</w:t>
        </w:r>
      </w:ins>
      <w:ins w:id="1603" w:author="liubing" w:date="2025-11-28T20:33:00Z">
        <w:r>
          <w:rPr>
            <w:rFonts w:hint="eastAsia"/>
          </w:rPr>
          <w:t>。</w:t>
        </w:r>
      </w:ins>
    </w:p>
    <w:p w14:paraId="154037F7" w14:textId="7601A672" w:rsidR="00717322" w:rsidRDefault="00000000">
      <w:pPr>
        <w:ind w:firstLine="560"/>
        <w:rPr>
          <w:ins w:id="1604" w:author="liubing" w:date="2025-11-28T20:33:00Z"/>
        </w:rPr>
      </w:pPr>
      <w:moveFromRangeStart w:id="1605" w:author="天赐 余" w:date="2025-12-03T14:18:00Z" w:name="move215663912"/>
      <w:moveFrom w:id="1606" w:author="天赐 余" w:date="2025-12-03T14:18:00Z" w16du:dateUtc="2025-12-03T06:18:00Z">
        <w:ins w:id="1607" w:author="liubing" w:date="2025-11-28T20:33:00Z">
          <w:r w:rsidDel="00FF40BC">
            <w:rPr>
              <w:rFonts w:hint="eastAsia"/>
            </w:rPr>
            <w:t>Qbv</w:t>
          </w:r>
          <w:r w:rsidDel="00FF40BC">
            <w:rPr>
              <w:rFonts w:hint="eastAsia"/>
            </w:rPr>
            <w:t>作为时间感知调度机制，能够提供严格时间隔离、确定性调度保障。</w:t>
          </w:r>
        </w:ins>
      </w:moveFrom>
      <w:moveFromRangeEnd w:id="1605"/>
      <w:ins w:id="1608" w:author="liubing" w:date="2025-11-28T20:33:00Z">
        <w:r>
          <w:rPr>
            <w:rFonts w:hint="eastAsia"/>
          </w:rPr>
          <w:t>关键报文的传输具有可预测性、有明确延迟上界，在高负载、突发流量、资源竞争等极端情况下，可能出现严重的排队阻塞和抖动增长。</w:t>
        </w:r>
        <w:del w:id="1609" w:author="天赐 余" w:date="2025-12-03T14:20:00Z" w16du:dateUtc="2025-12-03T06:20:00Z">
          <w:r w:rsidDel="00145DE6">
            <w:rPr>
              <w:rFonts w:hint="eastAsia"/>
            </w:rPr>
            <w:delText>箭载系统具有高密度业务、有限传输通道、强实时控制等特点，对关键任务数据的延迟和抖动容忍度极低。如果一旦出现设备故障或“故障节点”持续发送高优先级错误数据，将迅速占满带宽，即使单个流速率不高，也可能在微秒级时间内同时挤满缓存，导致延迟飙升甚至丢包。</w:delText>
          </w:r>
        </w:del>
        <w:proofErr w:type="spellStart"/>
        <w:r>
          <w:rPr>
            <w:rFonts w:hint="eastAsia"/>
          </w:rPr>
          <w:t>Qbv</w:t>
        </w:r>
        <w:proofErr w:type="spellEnd"/>
        <w:r>
          <w:rPr>
            <w:rFonts w:hint="eastAsia"/>
          </w:rPr>
          <w:t>提供了基于全局时</w:t>
        </w:r>
        <w:del w:id="1610" w:author="天赐 余" w:date="2025-12-03T14:21:00Z" w16du:dateUtc="2025-12-03T06:21:00Z">
          <w:r w:rsidDel="00145DE6">
            <w:rPr>
              <w:rFonts w:hint="eastAsia"/>
            </w:rPr>
            <w:delText>间</w:delText>
          </w:r>
        </w:del>
      </w:ins>
      <w:ins w:id="1611" w:author="天赐 余" w:date="2025-12-03T14:22:00Z" w16du:dateUtc="2025-12-03T06:22:00Z">
        <w:r w:rsidR="00145DE6">
          <w:rPr>
            <w:rFonts w:hint="eastAsia"/>
          </w:rPr>
          <w:t>钟</w:t>
        </w:r>
      </w:ins>
      <w:ins w:id="1612" w:author="liubing" w:date="2025-11-28T20:33:00Z">
        <w:r>
          <w:rPr>
            <w:rFonts w:hint="eastAsia"/>
          </w:rPr>
          <w:t>对发送队列的</w:t>
        </w:r>
      </w:ins>
      <w:ins w:id="1613" w:author="天赐 余" w:date="2025-12-02T14:55:00Z" w16du:dateUtc="2025-12-02T06:55:00Z">
        <w:r w:rsidR="00122FF9">
          <w:rPr>
            <w:rFonts w:hint="eastAsia"/>
          </w:rPr>
          <w:t>显式</w:t>
        </w:r>
      </w:ins>
      <w:ins w:id="1614" w:author="liubing" w:date="2025-11-28T20:33:00Z">
        <w:del w:id="1615" w:author="天赐 余" w:date="2025-12-02T14:55:00Z" w16du:dateUtc="2025-12-02T06:55:00Z">
          <w:r w:rsidDel="00122FF9">
            <w:rPr>
              <w:rFonts w:hint="eastAsia"/>
            </w:rPr>
            <w:delText>显示</w:delText>
          </w:r>
        </w:del>
        <w:r>
          <w:rPr>
            <w:rFonts w:hint="eastAsia"/>
          </w:rPr>
          <w:t>开启和关闭能力，可以有效避免冲突</w:t>
        </w:r>
        <w:del w:id="1616" w:author="天赐 余" w:date="2025-12-03T14:21:00Z" w16du:dateUtc="2025-12-03T06:21:00Z">
          <w:r w:rsidDel="00145DE6">
            <w:rPr>
              <w:rFonts w:hint="eastAsia"/>
            </w:rPr>
            <w:delText>、</w:delText>
          </w:r>
        </w:del>
      </w:ins>
      <w:ins w:id="1617" w:author="天赐 余" w:date="2025-11-29T16:33:00Z" w16du:dateUtc="2025-11-29T08:33:00Z">
        <w:r w:rsidR="00857CD7">
          <w:rPr>
            <w:rFonts w:hint="eastAsia"/>
          </w:rPr>
          <w:t>和</w:t>
        </w:r>
      </w:ins>
      <w:ins w:id="1618" w:author="liubing" w:date="2025-11-28T20:33:00Z">
        <w:del w:id="1619" w:author="天赐 余" w:date="2025-11-29T16:33:00Z" w16du:dateUtc="2025-11-29T08:33:00Z">
          <w:r w:rsidDel="00857CD7">
            <w:rPr>
              <w:rFonts w:hint="eastAsia"/>
            </w:rPr>
            <w:delText>抢占和</w:delText>
          </w:r>
        </w:del>
        <w:r>
          <w:rPr>
            <w:rFonts w:hint="eastAsia"/>
          </w:rPr>
          <w:t>非期望干扰，实现报文在链路上传输的确定性保障。</w:t>
        </w:r>
      </w:ins>
      <w:moveToRangeStart w:id="1620" w:author="天赐 余" w:date="2025-12-03T14:18:00Z" w:name="move215663912"/>
      <w:moveTo w:id="1621" w:author="天赐 余" w:date="2025-12-03T14:18:00Z" w16du:dateUtc="2025-12-03T06:18:00Z">
        <w:del w:id="1622" w:author="天赐 余" w:date="2025-12-03T14:19:00Z" w16du:dateUtc="2025-12-03T06:19:00Z">
          <w:r w:rsidR="00FF40BC" w:rsidDel="00FF40BC">
            <w:rPr>
              <w:rFonts w:hint="eastAsia"/>
            </w:rPr>
            <w:delText>Qbv</w:delText>
          </w:r>
          <w:r w:rsidR="00FF40BC" w:rsidDel="00FF40BC">
            <w:rPr>
              <w:rFonts w:hint="eastAsia"/>
            </w:rPr>
            <w:delText>作为时间感知调度机制，能够提供严格时间隔离、确定性调度保障。</w:delText>
          </w:r>
        </w:del>
      </w:moveTo>
      <w:moveToRangeEnd w:id="1620"/>
    </w:p>
    <w:p w14:paraId="5BAFAA90" w14:textId="6DCDAFDD" w:rsidR="00717322" w:rsidRDefault="00E96013">
      <w:pPr>
        <w:ind w:firstLine="560"/>
        <w:rPr>
          <w:ins w:id="1623" w:author="liubing" w:date="2025-11-28T20:33:00Z"/>
        </w:rPr>
      </w:pPr>
      <w:commentRangeStart w:id="1624"/>
      <w:ins w:id="1625" w:author="天赐 余" w:date="2025-12-02T14:20:00Z" w16du:dateUtc="2025-12-02T06:20:00Z">
        <w:r w:rsidRPr="00067E58">
          <w:rPr>
            <w:rFonts w:hint="eastAsia"/>
          </w:rPr>
          <w:t>目前箭载场景</w:t>
        </w:r>
      </w:ins>
      <w:ins w:id="1626" w:author="天赐 余" w:date="2025-12-03T14:37:00Z" w16du:dateUtc="2025-12-03T06:37:00Z">
        <w:r w:rsidR="00067E58" w:rsidRPr="00067E58">
          <w:rPr>
            <w:rFonts w:hint="eastAsia"/>
            <w:rPrChange w:id="1627" w:author="天赐 余" w:date="2025-12-03T14:38:00Z" w16du:dateUtc="2025-12-03T06:38:00Z">
              <w:rPr>
                <w:rFonts w:hint="eastAsia"/>
                <w:highlight w:val="yellow"/>
              </w:rPr>
            </w:rPrChange>
          </w:rPr>
          <w:t>、</w:t>
        </w:r>
      </w:ins>
      <w:ins w:id="1628" w:author="天赐 余" w:date="2025-12-02T14:20:00Z" w16du:dateUtc="2025-12-02T06:20:00Z">
        <w:r w:rsidRPr="00067E58">
          <w:rPr>
            <w:rFonts w:hint="eastAsia"/>
          </w:rPr>
          <w:t>拓扑、流量固定</w:t>
        </w:r>
      </w:ins>
      <w:ins w:id="1629" w:author="天赐 余" w:date="2025-12-03T09:19:00Z" w16du:dateUtc="2025-12-03T01:19:00Z">
        <w:r w:rsidR="009A4252" w:rsidRPr="00067E58">
          <w:rPr>
            <w:rFonts w:hint="eastAsia"/>
            <w:rPrChange w:id="1630" w:author="天赐 余" w:date="2025-12-03T14:38:00Z" w16du:dateUtc="2025-12-03T06:38:00Z">
              <w:rPr>
                <w:rFonts w:hint="eastAsia"/>
                <w:highlight w:val="yellow"/>
              </w:rPr>
            </w:rPrChange>
          </w:rPr>
          <w:t>，所有</w:t>
        </w:r>
      </w:ins>
      <w:ins w:id="1631" w:author="天赐 余" w:date="2025-12-03T14:36:00Z" w16du:dateUtc="2025-12-03T06:36:00Z">
        <w:r w:rsidR="00067E58" w:rsidRPr="00067E58">
          <w:rPr>
            <w:rFonts w:hint="eastAsia"/>
            <w:rPrChange w:id="1632" w:author="天赐 余" w:date="2025-12-03T14:38:00Z" w16du:dateUtc="2025-12-03T06:38:00Z">
              <w:rPr>
                <w:rFonts w:hint="eastAsia"/>
                <w:highlight w:val="yellow"/>
              </w:rPr>
            </w:rPrChange>
          </w:rPr>
          <w:t>偶发</w:t>
        </w:r>
      </w:ins>
      <w:ins w:id="1633" w:author="天赐 余" w:date="2025-12-03T14:37:00Z" w16du:dateUtc="2025-12-03T06:37:00Z">
        <w:r w:rsidR="00067E58" w:rsidRPr="00067E58">
          <w:rPr>
            <w:rFonts w:hint="eastAsia"/>
            <w:rPrChange w:id="1634" w:author="天赐 余" w:date="2025-12-03T14:38:00Z" w16du:dateUtc="2025-12-03T06:38:00Z">
              <w:rPr>
                <w:rFonts w:hint="eastAsia"/>
                <w:highlight w:val="yellow"/>
              </w:rPr>
            </w:rPrChange>
          </w:rPr>
          <w:t>的</w:t>
        </w:r>
      </w:ins>
      <w:ins w:id="1635" w:author="天赐 余" w:date="2025-12-03T09:19:00Z" w16du:dateUtc="2025-12-03T01:19:00Z">
        <w:r w:rsidR="009A4252" w:rsidRPr="00067E58">
          <w:rPr>
            <w:rFonts w:hint="eastAsia"/>
            <w:rPrChange w:id="1636" w:author="天赐 余" w:date="2025-12-03T14:38:00Z" w16du:dateUtc="2025-12-03T06:38:00Z">
              <w:rPr>
                <w:rFonts w:hint="eastAsia"/>
                <w:highlight w:val="yellow"/>
              </w:rPr>
            </w:rPrChange>
          </w:rPr>
          <w:t>关键性流量可设置为</w:t>
        </w:r>
        <w:r w:rsidR="009A4252" w:rsidRPr="00067E58">
          <w:rPr>
            <w:rPrChange w:id="1637" w:author="天赐 余" w:date="2025-12-03T14:38:00Z" w16du:dateUtc="2025-12-03T06:38:00Z">
              <w:rPr>
                <w:highlight w:val="yellow"/>
              </w:rPr>
            </w:rPrChange>
          </w:rPr>
          <w:t>S</w:t>
        </w:r>
      </w:ins>
      <w:ins w:id="1638" w:author="天赐 余" w:date="2025-12-03T09:20:00Z" w16du:dateUtc="2025-12-03T01:20:00Z">
        <w:r w:rsidR="009A4252" w:rsidRPr="00067E58">
          <w:rPr>
            <w:rPrChange w:id="1639" w:author="天赐 余" w:date="2025-12-03T14:38:00Z" w16du:dateUtc="2025-12-03T06:38:00Z">
              <w:rPr>
                <w:highlight w:val="yellow"/>
              </w:rPr>
            </w:rPrChange>
          </w:rPr>
          <w:t>T</w:t>
        </w:r>
        <w:r w:rsidR="009A4252" w:rsidRPr="00067E58">
          <w:rPr>
            <w:rFonts w:hint="eastAsia"/>
            <w:rPrChange w:id="1640" w:author="天赐 余" w:date="2025-12-03T14:38:00Z" w16du:dateUtc="2025-12-03T06:38:00Z">
              <w:rPr>
                <w:rFonts w:hint="eastAsia"/>
                <w:highlight w:val="yellow"/>
              </w:rPr>
            </w:rPrChange>
          </w:rPr>
          <w:t>流，</w:t>
        </w:r>
      </w:ins>
      <w:ins w:id="1641" w:author="天赐 余" w:date="2025-12-02T14:24:00Z" w16du:dateUtc="2025-12-02T06:24:00Z">
        <w:r w:rsidRPr="00067E58">
          <w:rPr>
            <w:rFonts w:hint="eastAsia"/>
          </w:rPr>
          <w:t>因此</w:t>
        </w:r>
      </w:ins>
      <w:ins w:id="1642" w:author="天赐 余" w:date="2025-12-02T14:28:00Z" w16du:dateUtc="2025-12-02T06:28:00Z">
        <w:r w:rsidR="00926A48" w:rsidRPr="00067E58">
          <w:rPr>
            <w:rFonts w:hint="eastAsia"/>
          </w:rPr>
          <w:t>目前</w:t>
        </w:r>
      </w:ins>
      <w:ins w:id="1643" w:author="天赐 余" w:date="2025-12-02T16:22:00Z" w16du:dateUtc="2025-12-02T08:22:00Z">
        <w:r w:rsidR="009F0D9B" w:rsidRPr="00067E58">
          <w:rPr>
            <w:rFonts w:hint="eastAsia"/>
          </w:rPr>
          <w:t>暂不考虑</w:t>
        </w:r>
      </w:ins>
      <w:ins w:id="1644" w:author="liubing" w:date="2025-11-28T20:33:00Z">
        <w:del w:id="1645" w:author="天赐 余" w:date="2025-12-02T14:25:00Z" w16du:dateUtc="2025-12-02T06:25:00Z">
          <w:r w:rsidRPr="00067E58" w:rsidDel="00E96013">
            <w:rPr>
              <w:rFonts w:hint="eastAsia"/>
            </w:rPr>
            <w:delText>Qbu/br</w:delText>
          </w:r>
          <w:r w:rsidRPr="00067E58" w:rsidDel="00E96013">
            <w:rPr>
              <w:rFonts w:hint="eastAsia"/>
            </w:rPr>
            <w:delText>通过</w:delText>
          </w:r>
        </w:del>
        <w:r w:rsidRPr="00067E58">
          <w:rPr>
            <w:rFonts w:hint="eastAsia"/>
          </w:rPr>
          <w:t>帧抢占机制</w:t>
        </w:r>
      </w:ins>
      <w:ins w:id="1646" w:author="天赐 余" w:date="2025-12-02T14:26:00Z" w16du:dateUtc="2025-12-02T06:26:00Z">
        <w:r w:rsidRPr="00067E58">
          <w:rPr>
            <w:rFonts w:hint="eastAsia"/>
          </w:rPr>
          <w:t>。</w:t>
        </w:r>
      </w:ins>
      <w:ins w:id="1647" w:author="liubing" w:date="2025-11-28T20:33:00Z">
        <w:del w:id="1648" w:author="天赐 余" w:date="2025-12-02T14:26:00Z" w16du:dateUtc="2025-12-02T06:26:00Z">
          <w:r w:rsidRPr="00067E58" w:rsidDel="00E96013">
            <w:rPr>
              <w:rFonts w:hint="eastAsia"/>
            </w:rPr>
            <w:delText>，使高时间敏感性的数据流在网络拥堵时仍能稳定、快速地传输。如火箭自主安控需要支持关键决策数据和控制指令的快速传输，确保实时性和安全性，若等待正在传输的一帧完整图像数据或批量遥测数据，将引入不可接受的高延迟和抖动，此时允许关键控制指令中断正在进行的大块数据传输，在微秒级别内被发送出去，既能保障控制流的极致实时性，又不会完全剥夺大块数据对带宽的利用。</w:delText>
          </w:r>
        </w:del>
      </w:ins>
      <w:commentRangeEnd w:id="1624"/>
      <w:r w:rsidR="00F12A75" w:rsidRPr="00067E58">
        <w:rPr>
          <w:rStyle w:val="aff5"/>
        </w:rPr>
        <w:commentReference w:id="1624"/>
      </w:r>
    </w:p>
    <w:p w14:paraId="7D2F3A1D" w14:textId="77777777" w:rsidR="00717322" w:rsidRDefault="00000000">
      <w:pPr>
        <w:pStyle w:val="30"/>
        <w:rPr>
          <w:ins w:id="1649" w:author="liubing" w:date="2025-11-28T20:34:00Z"/>
        </w:rPr>
      </w:pPr>
      <w:ins w:id="1650" w:author="liubing" w:date="2025-11-28T20:34:00Z">
        <w:r>
          <w:rPr>
            <w:rFonts w:hint="eastAsia"/>
          </w:rPr>
          <w:lastRenderedPageBreak/>
          <w:t>流量过滤与监管</w:t>
        </w:r>
      </w:ins>
      <w:ins w:id="1651" w:author="liubing" w:date="2025-11-28T20:36:00Z">
        <w:del w:id="1652" w:author="天赐 余" w:date="2025-11-29T16:49:00Z" w16du:dateUtc="2025-11-29T08:49:00Z">
          <w:r w:rsidDel="004D12DE">
            <w:rPr>
              <w:rFonts w:hint="eastAsia"/>
            </w:rPr>
            <w:delText>需求</w:delText>
          </w:r>
        </w:del>
      </w:ins>
    </w:p>
    <w:p w14:paraId="17D568A4" w14:textId="63CF8BA3" w:rsidR="00717322" w:rsidRDefault="00000000">
      <w:pPr>
        <w:ind w:firstLine="560"/>
        <w:rPr>
          <w:ins w:id="1653" w:author="liubing" w:date="2025-11-28T20:35:00Z"/>
        </w:rPr>
      </w:pPr>
      <w:ins w:id="1654" w:author="liubing" w:date="2025-11-28T20:35:00Z">
        <w:r>
          <w:rPr>
            <w:rFonts w:hint="eastAsia"/>
          </w:rPr>
          <w:t>箭载</w:t>
        </w:r>
        <w:r>
          <w:rPr>
            <w:rFonts w:hint="eastAsia"/>
          </w:rPr>
          <w:t>TSN</w:t>
        </w:r>
        <w:r>
          <w:rPr>
            <w:rFonts w:hint="eastAsia"/>
          </w:rPr>
          <w:t>系统使用</w:t>
        </w:r>
        <w:proofErr w:type="spellStart"/>
        <w:r>
          <w:rPr>
            <w:rFonts w:hint="eastAsia"/>
          </w:rPr>
          <w:t>Qci</w:t>
        </w:r>
        <w:proofErr w:type="spellEnd"/>
        <w:r>
          <w:rPr>
            <w:rFonts w:hint="eastAsia"/>
          </w:rPr>
          <w:t>确保预先规划好的确定性流量</w:t>
        </w:r>
        <w:del w:id="1655" w:author="天赐 余" w:date="2025-12-03T14:40:00Z" w16du:dateUtc="2025-12-03T06:40:00Z">
          <w:r w:rsidDel="003523A8">
            <w:rPr>
              <w:rFonts w:hint="eastAsia"/>
            </w:rPr>
            <w:delText>不</w:delText>
          </w:r>
        </w:del>
        <w:del w:id="1656" w:author="天赐 余" w:date="2025-12-03T14:39:00Z" w16du:dateUtc="2025-12-03T06:39:00Z">
          <w:r w:rsidDel="003523A8">
            <w:rPr>
              <w:rFonts w:hint="eastAsia"/>
            </w:rPr>
            <w:delText>会</w:delText>
          </w:r>
        </w:del>
        <w:del w:id="1657" w:author="天赐 余" w:date="2025-12-03T14:40:00Z" w16du:dateUtc="2025-12-03T06:40:00Z">
          <w:r w:rsidDel="003523A8">
            <w:rPr>
              <w:rFonts w:hint="eastAsia"/>
            </w:rPr>
            <w:delText>被打乱，使其</w:delText>
          </w:r>
        </w:del>
        <w:r>
          <w:rPr>
            <w:rFonts w:hint="eastAsia"/>
          </w:rPr>
          <w:t>免受异常数据流的侵害。</w:t>
        </w:r>
        <w:proofErr w:type="spellStart"/>
        <w:r>
          <w:rPr>
            <w:rFonts w:hint="eastAsia"/>
          </w:rPr>
          <w:t>Qci</w:t>
        </w:r>
        <w:proofErr w:type="spellEnd"/>
        <w:r>
          <w:rPr>
            <w:rFonts w:hint="eastAsia"/>
          </w:rPr>
          <w:t>可以根据流量的特征，对进入端口的每个数据流进行实时监测，检测其帧长、</w:t>
        </w:r>
      </w:ins>
      <w:ins w:id="1658" w:author="天赐 余" w:date="2025-12-03T14:40:00Z" w16du:dateUtc="2025-12-03T06:40:00Z">
        <w:r w:rsidR="003523A8">
          <w:rPr>
            <w:rFonts w:hint="eastAsia"/>
          </w:rPr>
          <w:t>到达窗口</w:t>
        </w:r>
      </w:ins>
      <w:ins w:id="1659" w:author="liubing" w:date="2025-11-28T20:35:00Z">
        <w:del w:id="1660" w:author="天赐 余" w:date="2025-12-03T14:40:00Z" w16du:dateUtc="2025-12-03T06:40:00Z">
          <w:r w:rsidDel="003523A8">
            <w:rPr>
              <w:rFonts w:hint="eastAsia"/>
            </w:rPr>
            <w:delText>帧间隔</w:delText>
          </w:r>
        </w:del>
        <w:r>
          <w:rPr>
            <w:rFonts w:hint="eastAsia"/>
          </w:rPr>
          <w:t>、数据速率等，根据预配置的策略，丢弃不符合规范、具有潜在破坏性的异常流量，</w:t>
        </w:r>
        <w:del w:id="1661" w:author="天赐 余" w:date="2025-12-03T14:40:00Z" w16du:dateUtc="2025-12-03T06:40:00Z">
          <w:r w:rsidDel="003523A8">
            <w:rPr>
              <w:rFonts w:hint="eastAsia"/>
            </w:rPr>
            <w:delText>使用令牌桶算法</w:delText>
          </w:r>
        </w:del>
        <w:r>
          <w:rPr>
            <w:rFonts w:hint="eastAsia"/>
          </w:rPr>
          <w:t>对每个流进行精确的速率限制，确保数据流严格按照其声明的行为规范进行传输。</w:t>
        </w:r>
      </w:ins>
    </w:p>
    <w:p w14:paraId="711C2A06" w14:textId="696DD0CF" w:rsidR="00717322" w:rsidRDefault="00000000">
      <w:pPr>
        <w:ind w:firstLine="560"/>
        <w:rPr>
          <w:ins w:id="1662" w:author="liubing" w:date="2025-11-28T20:35:00Z"/>
        </w:rPr>
      </w:pPr>
      <w:ins w:id="1663" w:author="liubing" w:date="2025-11-28T20:35:00Z">
        <w:r>
          <w:rPr>
            <w:rFonts w:hint="eastAsia"/>
          </w:rPr>
          <w:t>箭载应用场景下某个传感器或者设备因电磁干扰、软件故障或物理损伤而发生行为异常（如持续发送巨量垃圾数据），在交换机端口上立即识别并阻断该异常数据流，防止其涌入主干网络，从而保障飞行控制指令等高优先级关键业务不受影响。对于非关键业务的数据流实施严格的速率限制，确保其流量始终低于预设阈值，避免突发流量</w:t>
        </w:r>
        <w:del w:id="1664" w:author="天赐 余" w:date="2025-12-03T14:43:00Z" w16du:dateUtc="2025-12-03T06:43:00Z">
          <w:r w:rsidDel="008765D0">
            <w:rPr>
              <w:rFonts w:hint="eastAsia"/>
            </w:rPr>
            <w:delText>可能</w:delText>
          </w:r>
        </w:del>
        <w:r>
          <w:rPr>
            <w:rFonts w:hint="eastAsia"/>
          </w:rPr>
          <w:t>挤占网络带宽。为了提升系统安全性，</w:t>
        </w:r>
        <w:del w:id="1665" w:author="天赐 余" w:date="2025-12-03T14:43:00Z" w16du:dateUtc="2025-12-03T06:43:00Z">
          <w:r w:rsidDel="00F11DCB">
            <w:rPr>
              <w:rFonts w:hint="eastAsia"/>
            </w:rPr>
            <w:delText>避免</w:delText>
          </w:r>
        </w:del>
        <w:del w:id="1666" w:author="天赐 余" w:date="2025-12-03T14:42:00Z" w16du:dateUtc="2025-12-03T06:42:00Z">
          <w:r w:rsidDel="00F11DCB">
            <w:rPr>
              <w:rFonts w:hint="eastAsia"/>
            </w:rPr>
            <w:delText>未经授权的访问</w:delText>
          </w:r>
        </w:del>
        <w:del w:id="1667" w:author="天赐 余" w:date="2025-12-03T14:43:00Z" w16du:dateUtc="2025-12-03T06:43:00Z">
          <w:r w:rsidDel="00F11DCB">
            <w:rPr>
              <w:rFonts w:hint="eastAsia"/>
            </w:rPr>
            <w:delText>或恶意攻击风险，实施精细化接入控制策略，</w:delText>
          </w:r>
        </w:del>
        <w:r>
          <w:rPr>
            <w:rFonts w:hint="eastAsia"/>
          </w:rPr>
          <w:t>只允许经过</w:t>
        </w:r>
        <w:del w:id="1668" w:author="天赐 余" w:date="2025-12-03T14:43:00Z" w16du:dateUtc="2025-12-03T06:43:00Z">
          <w:r w:rsidDel="00F11DCB">
            <w:rPr>
              <w:rFonts w:hint="eastAsia"/>
            </w:rPr>
            <w:delText>授权</w:delText>
          </w:r>
        </w:del>
      </w:ins>
      <w:ins w:id="1669" w:author="天赐 余" w:date="2025-12-03T14:43:00Z" w16du:dateUtc="2025-12-03T06:43:00Z">
        <w:r w:rsidR="00F11DCB">
          <w:rPr>
            <w:rFonts w:hint="eastAsia"/>
          </w:rPr>
          <w:t>规划</w:t>
        </w:r>
      </w:ins>
      <w:ins w:id="1670" w:author="liubing" w:date="2025-11-28T20:35:00Z">
        <w:r>
          <w:rPr>
            <w:rFonts w:hint="eastAsia"/>
          </w:rPr>
          <w:t>的、符合预期的流量通过，实现</w:t>
        </w:r>
        <w:del w:id="1671" w:author="天赐 余" w:date="2025-12-03T14:44:00Z" w16du:dateUtc="2025-12-03T06:44:00Z">
          <w:r w:rsidDel="008765D0">
            <w:rPr>
              <w:rFonts w:hint="eastAsia"/>
            </w:rPr>
            <w:delText>逻辑上的安全</w:delText>
          </w:r>
        </w:del>
      </w:ins>
      <w:ins w:id="1672" w:author="天赐 余" w:date="2025-12-03T14:44:00Z" w16du:dateUtc="2025-12-03T06:44:00Z">
        <w:r w:rsidR="008765D0">
          <w:rPr>
            <w:rFonts w:hint="eastAsia"/>
          </w:rPr>
          <w:t>异常流量</w:t>
        </w:r>
      </w:ins>
      <w:ins w:id="1673" w:author="liubing" w:date="2025-11-28T20:35:00Z">
        <w:r>
          <w:rPr>
            <w:rFonts w:hint="eastAsia"/>
          </w:rPr>
          <w:t>隔离。</w:t>
        </w:r>
      </w:ins>
    </w:p>
    <w:p w14:paraId="60852F33" w14:textId="77777777" w:rsidR="00717322" w:rsidRDefault="00000000">
      <w:pPr>
        <w:pStyle w:val="30"/>
        <w:rPr>
          <w:ins w:id="1674" w:author="liubing" w:date="2025-11-28T20:35:00Z"/>
        </w:rPr>
      </w:pPr>
      <w:ins w:id="1675" w:author="liubing" w:date="2025-11-28T20:35:00Z">
        <w:del w:id="1676" w:author="天赐 余" w:date="2025-11-29T16:49:00Z" w16du:dateUtc="2025-11-29T08:49:00Z">
          <w:r w:rsidDel="004D12DE">
            <w:rPr>
              <w:rFonts w:hint="eastAsia"/>
            </w:rPr>
            <w:delText>链路</w:delText>
          </w:r>
        </w:del>
        <w:r>
          <w:rPr>
            <w:rFonts w:hint="eastAsia"/>
          </w:rPr>
          <w:t>可靠性</w:t>
        </w:r>
      </w:ins>
      <w:ins w:id="1677" w:author="liubing" w:date="2025-11-28T20:36:00Z">
        <w:del w:id="1678" w:author="天赐 余" w:date="2025-11-29T16:49:00Z" w16du:dateUtc="2025-11-29T08:49:00Z">
          <w:r w:rsidDel="004D12DE">
            <w:rPr>
              <w:rFonts w:hint="eastAsia"/>
            </w:rPr>
            <w:delText>需求</w:delText>
          </w:r>
        </w:del>
      </w:ins>
    </w:p>
    <w:p w14:paraId="70709DA7" w14:textId="103A3C7C" w:rsidR="00717322" w:rsidRDefault="00000000">
      <w:pPr>
        <w:ind w:firstLine="560"/>
        <w:rPr>
          <w:ins w:id="1679" w:author="liubing" w:date="2025-11-28T20:35:00Z"/>
        </w:rPr>
      </w:pPr>
      <w:ins w:id="1680" w:author="liubing" w:date="2025-11-28T20:35:00Z">
        <w:r>
          <w:rPr>
            <w:rFonts w:hint="eastAsia"/>
          </w:rPr>
          <w:t>箭载</w:t>
        </w:r>
        <w:r>
          <w:rPr>
            <w:rFonts w:hint="eastAsia"/>
          </w:rPr>
          <w:t>TSN</w:t>
        </w:r>
        <w:r>
          <w:rPr>
            <w:rFonts w:hint="eastAsia"/>
          </w:rPr>
          <w:t>系统采用双平面冗余网络拓扑，</w:t>
        </w:r>
        <w:del w:id="1681" w:author="天赐 余" w:date="2025-12-03T14:46:00Z" w16du:dateUtc="2025-12-03T06:46:00Z">
          <w:r w:rsidDel="009C0E1B">
            <w:rPr>
              <w:rFonts w:hint="eastAsia"/>
            </w:rPr>
            <w:delText>需要在两条独立的物理链路上同时传输指令的副本</w:delText>
          </w:r>
        </w:del>
      </w:ins>
      <w:ins w:id="1682" w:author="天赐 余" w:date="2025-12-03T14:46:00Z" w16du:dateUtc="2025-12-03T06:46:00Z">
        <w:r w:rsidR="009C0E1B">
          <w:rPr>
            <w:rFonts w:hint="eastAsia"/>
          </w:rPr>
          <w:t>通过</w:t>
        </w:r>
        <w:r w:rsidR="009C0E1B">
          <w:rPr>
            <w:rFonts w:hint="eastAsia"/>
          </w:rPr>
          <w:t>CB</w:t>
        </w:r>
        <w:r w:rsidR="009C0E1B">
          <w:rPr>
            <w:rFonts w:hint="eastAsia"/>
          </w:rPr>
          <w:t>冗余传输机制</w:t>
        </w:r>
        <w:r w:rsidR="0058728C">
          <w:rPr>
            <w:rFonts w:hint="eastAsia"/>
          </w:rPr>
          <w:t>在两条独立的物理链路上同时传输</w:t>
        </w:r>
      </w:ins>
      <w:ins w:id="1683" w:author="liubing" w:date="2025-11-28T20:35:00Z">
        <w:r>
          <w:rPr>
            <w:rFonts w:hint="eastAsia"/>
          </w:rPr>
          <w:t>，当一条</w:t>
        </w:r>
      </w:ins>
      <w:ins w:id="1684" w:author="天赐 余" w:date="2025-12-03T14:47:00Z" w16du:dateUtc="2025-12-03T06:47:00Z">
        <w:r w:rsidR="001F4BFD">
          <w:rPr>
            <w:rFonts w:hint="eastAsia"/>
          </w:rPr>
          <w:t>链路</w:t>
        </w:r>
      </w:ins>
      <w:ins w:id="1685" w:author="liubing" w:date="2025-11-28T20:35:00Z">
        <w:del w:id="1686" w:author="天赐 余" w:date="2025-12-03T14:47:00Z" w16du:dateUtc="2025-12-03T06:47:00Z">
          <w:r w:rsidDel="001F4BFD">
            <w:rPr>
              <w:rFonts w:hint="eastAsia"/>
            </w:rPr>
            <w:delText>路径</w:delText>
          </w:r>
        </w:del>
        <w:r>
          <w:rPr>
            <w:rFonts w:hint="eastAsia"/>
          </w:rPr>
          <w:t>因线路断裂、交换机故障或电磁干扰而失效时，</w:t>
        </w:r>
        <w:del w:id="1687" w:author="天赐 余" w:date="2025-12-03T14:46:00Z" w16du:dateUtc="2025-12-03T06:46:00Z">
          <w:r w:rsidDel="001F4BFD">
            <w:rPr>
              <w:rFonts w:hint="eastAsia"/>
            </w:rPr>
            <w:delText>另一条路径上的副本</w:delText>
          </w:r>
        </w:del>
      </w:ins>
      <w:ins w:id="1688" w:author="天赐 余" w:date="2025-12-03T14:48:00Z" w16du:dateUtc="2025-12-03T06:48:00Z">
        <w:r w:rsidR="001F4BFD">
          <w:rPr>
            <w:rFonts w:hint="eastAsia"/>
          </w:rPr>
          <w:t>另一条</w:t>
        </w:r>
      </w:ins>
      <w:ins w:id="1689" w:author="天赐 余" w:date="2025-12-03T14:47:00Z" w16du:dateUtc="2025-12-03T06:47:00Z">
        <w:r w:rsidR="001F4BFD">
          <w:rPr>
            <w:rFonts w:hint="eastAsia"/>
          </w:rPr>
          <w:t>链路</w:t>
        </w:r>
      </w:ins>
      <w:ins w:id="1690" w:author="liubing" w:date="2025-11-28T20:35:00Z">
        <w:r>
          <w:rPr>
            <w:rFonts w:hint="eastAsia"/>
          </w:rPr>
          <w:t>能确保指令</w:t>
        </w:r>
        <w:del w:id="1691" w:author="天赐 余" w:date="2025-12-03T14:47:00Z" w16du:dateUtc="2025-12-03T06:47:00Z">
          <w:r w:rsidDel="001F4BFD">
            <w:rPr>
              <w:rFonts w:hint="eastAsia"/>
            </w:rPr>
            <w:delText>100%</w:delText>
          </w:r>
        </w:del>
        <w:r>
          <w:rPr>
            <w:rFonts w:hint="eastAsia"/>
          </w:rPr>
          <w:t>成功送达，实现无缝容错。飞行关键状态感知与导航数据的准确性依赖于持续、无中断的高质量数据流，飞行控制与安全指令，如发动机点火、伺服控制、安全自毁指令等，应能在火箭飞行的严苛物理环境中实现零中断、极高可靠性。</w:t>
        </w:r>
      </w:ins>
    </w:p>
    <w:p w14:paraId="2B5CFF9D" w14:textId="77777777" w:rsidR="00717322" w:rsidRDefault="00000000">
      <w:pPr>
        <w:pStyle w:val="30"/>
        <w:rPr>
          <w:ins w:id="1692" w:author="liubing" w:date="2025-11-28T20:36:00Z"/>
        </w:rPr>
      </w:pPr>
      <w:ins w:id="1693" w:author="liubing" w:date="2025-11-28T20:36:00Z">
        <w:r>
          <w:rPr>
            <w:rFonts w:hint="eastAsia"/>
          </w:rPr>
          <w:lastRenderedPageBreak/>
          <w:t>配置管理</w:t>
        </w:r>
        <w:del w:id="1694" w:author="天赐 余" w:date="2025-11-29T16:49:00Z" w16du:dateUtc="2025-11-29T08:49:00Z">
          <w:r w:rsidDel="004D12DE">
            <w:rPr>
              <w:rFonts w:hint="eastAsia"/>
            </w:rPr>
            <w:delText>需求</w:delText>
          </w:r>
        </w:del>
      </w:ins>
    </w:p>
    <w:p w14:paraId="29C6EBE6" w14:textId="77777777" w:rsidR="00717322" w:rsidRDefault="00000000">
      <w:pPr>
        <w:ind w:firstLine="560"/>
        <w:rPr>
          <w:ins w:id="1695" w:author="liubing" w:date="2025-11-28T20:36:00Z"/>
        </w:rPr>
      </w:pPr>
      <w:ins w:id="1696" w:author="liubing" w:date="2025-11-28T20:36:00Z">
        <w:r>
          <w:rPr>
            <w:rFonts w:hint="eastAsia"/>
          </w:rPr>
          <w:t>箭载</w:t>
        </w:r>
        <w:r>
          <w:rPr>
            <w:rFonts w:hint="eastAsia"/>
          </w:rPr>
          <w:t>TSN</w:t>
        </w:r>
        <w:r>
          <w:rPr>
            <w:rFonts w:hint="eastAsia"/>
          </w:rPr>
          <w:t>系统具备网络管理机制</w:t>
        </w:r>
        <w:del w:id="1697" w:author="天赐 余" w:date="2025-12-03T14:49:00Z" w16du:dateUtc="2025-12-03T06:49:00Z">
          <w:r w:rsidDel="001F4BFD">
            <w:rPr>
              <w:rFonts w:hint="eastAsia"/>
            </w:rPr>
            <w:delText>（</w:delText>
          </w:r>
        </w:del>
        <w:proofErr w:type="spellStart"/>
        <w:r>
          <w:rPr>
            <w:rFonts w:hint="eastAsia"/>
          </w:rPr>
          <w:t>Qcc</w:t>
        </w:r>
        <w:proofErr w:type="spellEnd"/>
        <w:del w:id="1698" w:author="天赐 余" w:date="2025-12-03T14:49:00Z" w16du:dateUtc="2025-12-03T06:49:00Z">
          <w:r w:rsidDel="001F4BFD">
            <w:rPr>
              <w:rFonts w:hint="eastAsia"/>
            </w:rPr>
            <w:delText>）</w:delText>
          </w:r>
        </w:del>
        <w:r>
          <w:rPr>
            <w:rFonts w:hint="eastAsia"/>
          </w:rPr>
          <w:t>，使用集中式的网络配置模型。管理设备通过和交换设备的连接，实现和箭载</w:t>
        </w:r>
        <w:r>
          <w:rPr>
            <w:rFonts w:hint="eastAsia"/>
          </w:rPr>
          <w:t>TSN</w:t>
        </w:r>
        <w:r>
          <w:rPr>
            <w:rFonts w:hint="eastAsia"/>
          </w:rPr>
          <w:t>系统互连，并通过网络管理协议与交换设备、终端设备进行报文交互，完成网络节点配置下发、规划调度、网络状态监控。</w:t>
        </w:r>
      </w:ins>
    </w:p>
    <w:p w14:paraId="4F54A36E" w14:textId="34479993" w:rsidR="00717322" w:rsidDel="004D12DE" w:rsidRDefault="00000000" w:rsidP="007F3C95">
      <w:pPr>
        <w:pStyle w:val="21"/>
        <w:rPr>
          <w:del w:id="1699" w:author="天赐 余" w:date="2025-11-29T16:46:00Z" w16du:dateUtc="2025-11-29T08:46:00Z"/>
        </w:rPr>
      </w:pPr>
      <w:del w:id="1700" w:author="天赐 余" w:date="2025-11-29T16:46:00Z" w16du:dateUtc="2025-11-29T08:46:00Z">
        <w:r w:rsidDel="004D12DE">
          <w:rPr>
            <w:rFonts w:hint="eastAsia"/>
          </w:rPr>
          <w:delText>箭载网络设计理念</w:delText>
        </w:r>
      </w:del>
    </w:p>
    <w:p w14:paraId="7D0E9ABC" w14:textId="4479C894" w:rsidR="00717322" w:rsidDel="004D12DE" w:rsidRDefault="00000000">
      <w:pPr>
        <w:ind w:firstLine="560"/>
        <w:rPr>
          <w:del w:id="1701" w:author="天赐 余" w:date="2025-11-29T16:46:00Z" w16du:dateUtc="2025-11-29T08:46:00Z"/>
        </w:rPr>
      </w:pPr>
      <w:del w:id="1702" w:author="天赐 余" w:date="2025-11-29T16:46:00Z" w16du:dateUtc="2025-11-29T08:46:00Z">
        <w:r w:rsidDel="004D12DE">
          <w:rPr>
            <w:rFonts w:hint="eastAsia"/>
          </w:rPr>
          <w:delText>由于箭载通信</w:delText>
        </w:r>
      </w:del>
      <w:ins w:id="1703" w:author="liubing" w:date="2025-11-28T16:13:00Z">
        <w:del w:id="1704" w:author="天赐 余" w:date="2025-11-29T16:46:00Z" w16du:dateUtc="2025-11-29T08:46:00Z">
          <w:r w:rsidDel="004D12DE">
            <w:rPr>
              <w:rFonts w:hint="eastAsia"/>
            </w:rPr>
            <w:delText>网络</w:delText>
          </w:r>
        </w:del>
      </w:ins>
      <w:del w:id="1705" w:author="天赐 余" w:date="2025-11-29T16:46:00Z" w16du:dateUtc="2025-11-29T08:46:00Z">
        <w:r w:rsidDel="004D12DE">
          <w:rPr>
            <w:rFonts w:hint="eastAsia"/>
          </w:rPr>
          <w:delText>具有</w:delText>
        </w:r>
      </w:del>
      <w:ins w:id="1706" w:author="liubing" w:date="2025-11-28T16:12:00Z">
        <w:del w:id="1707" w:author="天赐 余" w:date="2025-11-29T16:46:00Z" w16du:dateUtc="2025-11-29T08:46:00Z">
          <w:r w:rsidDel="004D12DE">
            <w:rPr>
              <w:rFonts w:hint="eastAsia"/>
            </w:rPr>
            <w:delText>拓扑</w:delText>
          </w:r>
        </w:del>
      </w:ins>
      <w:del w:id="1708" w:author="天赐 余" w:date="2025-11-29T16:46:00Z" w16du:dateUtc="2025-11-29T08:46:00Z">
        <w:r w:rsidDel="004D12DE">
          <w:rPr>
            <w:rFonts w:hint="eastAsia"/>
          </w:rPr>
          <w:delText>固定、流量需求</w:delText>
        </w:r>
      </w:del>
      <w:ins w:id="1709" w:author="liubing" w:date="2025-11-28T16:12:00Z">
        <w:del w:id="1710" w:author="天赐 余" w:date="2025-11-29T16:46:00Z" w16du:dateUtc="2025-11-29T08:46:00Z">
          <w:r w:rsidDel="004D12DE">
            <w:rPr>
              <w:rFonts w:hint="eastAsia"/>
            </w:rPr>
            <w:delText>确定</w:delText>
          </w:r>
        </w:del>
      </w:ins>
      <w:del w:id="1711" w:author="天赐 余" w:date="2025-11-29T16:46:00Z" w16du:dateUtc="2025-11-29T08:46:00Z">
        <w:r w:rsidDel="004D12DE">
          <w:rPr>
            <w:rFonts w:hint="eastAsia"/>
          </w:rPr>
          <w:delText>、</w:delText>
        </w:r>
      </w:del>
      <w:ins w:id="1712" w:author="liubing" w:date="2025-11-28T16:13:00Z">
        <w:del w:id="1713" w:author="天赐 余" w:date="2025-11-29T16:46:00Z" w16du:dateUtc="2025-11-29T08:46:00Z">
          <w:r w:rsidDel="004D12DE">
            <w:rPr>
              <w:rFonts w:hint="eastAsia"/>
            </w:rPr>
            <w:delText>可靠性要求极高</w:delText>
          </w:r>
        </w:del>
      </w:ins>
      <w:del w:id="1714" w:author="天赐 余" w:date="2025-11-29T16:46:00Z" w16du:dateUtc="2025-11-29T08:46:00Z">
        <w:r w:rsidDel="004D12DE">
          <w:rPr>
            <w:rFonts w:hint="eastAsia"/>
          </w:rPr>
          <w:delText>、</w:delText>
        </w:r>
      </w:del>
      <w:ins w:id="1715" w:author="liubing" w:date="2025-11-28T15:58:00Z">
        <w:del w:id="1716" w:author="天赐 余" w:date="2025-11-29T16:46:00Z" w16du:dateUtc="2025-11-29T08:46:00Z">
          <w:r w:rsidDel="004D12DE">
            <w:rPr>
              <w:rFonts w:hint="eastAsia"/>
            </w:rPr>
            <w:delText>时序</w:delText>
          </w:r>
        </w:del>
      </w:ins>
      <w:ins w:id="1717" w:author="liubing" w:date="2025-11-28T16:11:00Z">
        <w:del w:id="1718" w:author="天赐 余" w:date="2025-11-29T16:46:00Z" w16du:dateUtc="2025-11-29T08:46:00Z">
          <w:r w:rsidDel="004D12DE">
            <w:rPr>
              <w:rFonts w:hint="eastAsia"/>
            </w:rPr>
            <w:delText>严格</w:delText>
          </w:r>
        </w:del>
      </w:ins>
      <w:ins w:id="1719" w:author="liubing" w:date="2025-11-28T16:13:00Z">
        <w:del w:id="1720" w:author="天赐 余" w:date="2025-11-29T16:46:00Z" w16du:dateUtc="2025-11-29T08:46:00Z">
          <w:r w:rsidDel="004D12DE">
            <w:rPr>
              <w:rFonts w:hint="eastAsia"/>
            </w:rPr>
            <w:delText>等特点</w:delText>
          </w:r>
        </w:del>
      </w:ins>
      <w:del w:id="1721" w:author="天赐 余" w:date="2025-11-29T16:46:00Z" w16du:dateUtc="2025-11-29T08:46:00Z">
        <w:r w:rsidDel="004D12DE">
          <w:rPr>
            <w:rFonts w:hint="eastAsia"/>
          </w:rPr>
          <w:delText>，箭载</w:delText>
        </w:r>
        <w:r w:rsidDel="004D12DE">
          <w:rPr>
            <w:rFonts w:hint="eastAsia"/>
          </w:rPr>
          <w:delText>TSN</w:delText>
        </w:r>
      </w:del>
      <w:ins w:id="1722" w:author="liubing" w:date="2025-11-28T16:13:00Z">
        <w:del w:id="1723" w:author="天赐 余" w:date="2025-11-29T16:46:00Z" w16du:dateUtc="2025-11-29T08:46:00Z">
          <w:r w:rsidDel="004D12DE">
            <w:rPr>
              <w:rFonts w:hint="eastAsia"/>
            </w:rPr>
            <w:delText>系统</w:delText>
          </w:r>
        </w:del>
      </w:ins>
      <w:del w:id="1724" w:author="天赐 余" w:date="2025-11-29T16:46:00Z" w16du:dateUtc="2025-11-29T08:46:00Z">
        <w:r w:rsidDel="004D12DE">
          <w:rPr>
            <w:rFonts w:hint="eastAsia"/>
          </w:rPr>
          <w:delText>与通用</w:delText>
        </w:r>
        <w:r w:rsidDel="004D12DE">
          <w:rPr>
            <w:rFonts w:hint="eastAsia"/>
          </w:rPr>
          <w:delText>TSN</w:delText>
        </w:r>
        <w:r w:rsidDel="004D12DE">
          <w:rPr>
            <w:rFonts w:hint="eastAsia"/>
          </w:rPr>
          <w:delText>的设计侧重点有所不同，具体体现在如下的设计理念。</w:delText>
        </w:r>
      </w:del>
    </w:p>
    <w:p w14:paraId="34530E17" w14:textId="618174F8" w:rsidR="00717322" w:rsidDel="004D12DE" w:rsidRDefault="00000000">
      <w:pPr>
        <w:pStyle w:val="30"/>
        <w:rPr>
          <w:del w:id="1725" w:author="天赐 余" w:date="2025-11-29T16:46:00Z" w16du:dateUtc="2025-11-29T08:46:00Z"/>
        </w:rPr>
      </w:pPr>
      <w:bookmarkStart w:id="1726" w:name="_Hlk213871725"/>
      <w:del w:id="1727" w:author="天赐 余" w:date="2025-11-29T16:46:00Z" w16du:dateUtc="2025-11-29T08:46:00Z">
        <w:r w:rsidDel="004D12DE">
          <w:rPr>
            <w:rFonts w:hint="eastAsia"/>
          </w:rPr>
          <w:delText>静态配置</w:delText>
        </w:r>
      </w:del>
      <w:ins w:id="1728" w:author="liubing" w:date="2025-11-28T16:14:00Z">
        <w:del w:id="1729" w:author="天赐 余" w:date="2025-11-29T16:46:00Z" w16du:dateUtc="2025-11-29T08:46:00Z">
          <w:r w:rsidDel="004D12DE">
            <w:rPr>
              <w:rFonts w:hint="eastAsia"/>
            </w:rPr>
            <w:delText>原则</w:delText>
          </w:r>
        </w:del>
        <w:del w:id="1730" w:author="天赐 余" w:date="2025-11-29T16:39:00Z" w16du:dateUtc="2025-11-29T08:39:00Z">
          <w:r w:rsidDel="00857CD7">
            <w:rPr>
              <w:rFonts w:hint="eastAsia"/>
            </w:rPr>
            <w:delText>，</w:delText>
          </w:r>
        </w:del>
      </w:ins>
      <w:del w:id="1731" w:author="天赐 余" w:date="2025-11-29T16:39:00Z" w16du:dateUtc="2025-11-29T08:39:00Z">
        <w:r w:rsidDel="00857CD7">
          <w:rPr>
            <w:rFonts w:hint="eastAsia"/>
          </w:rPr>
          <w:delText>取代</w:delText>
        </w:r>
      </w:del>
      <w:ins w:id="1732" w:author="liubing" w:date="2025-11-28T16:14:00Z">
        <w:del w:id="1733" w:author="天赐 余" w:date="2025-11-29T16:39:00Z" w16du:dateUtc="2025-11-29T08:39:00Z">
          <w:r w:rsidDel="00857CD7">
            <w:rPr>
              <w:rFonts w:hint="eastAsia"/>
            </w:rPr>
            <w:delText>动态</w:delText>
          </w:r>
        </w:del>
      </w:ins>
      <w:del w:id="1734" w:author="天赐 余" w:date="2025-11-29T16:39:00Z" w16du:dateUtc="2025-11-29T08:39:00Z">
        <w:r w:rsidDel="00857CD7">
          <w:rPr>
            <w:rFonts w:hint="eastAsia"/>
          </w:rPr>
          <w:delText>分布式协议</w:delText>
        </w:r>
      </w:del>
    </w:p>
    <w:bookmarkEnd w:id="1726"/>
    <w:p w14:paraId="7150627E" w14:textId="176DF32A" w:rsidR="00717322" w:rsidDel="004D12DE" w:rsidRDefault="00000000">
      <w:pPr>
        <w:ind w:firstLine="560"/>
        <w:rPr>
          <w:ins w:id="1735" w:author="liubing" w:date="2025-11-28T16:33:00Z"/>
          <w:del w:id="1736" w:author="天赐 余" w:date="2025-11-29T16:46:00Z" w16du:dateUtc="2025-11-29T08:46:00Z"/>
        </w:rPr>
      </w:pPr>
      <w:del w:id="1737" w:author="天赐 余" w:date="2025-11-29T16:46:00Z" w16du:dateUtc="2025-11-29T08:46:00Z">
        <w:r w:rsidDel="004D12DE">
          <w:rPr>
            <w:rFonts w:hint="eastAsia"/>
          </w:rPr>
          <w:delText>箭载通信系统对通信确定性具有严格要求，且其网络节点数量、物理拓扑与信息流规模等要素通常较为固定。为最大限度</w:delText>
        </w:r>
      </w:del>
      <w:ins w:id="1738" w:author="liubing" w:date="2025-11-28T16:15:00Z">
        <w:del w:id="1739" w:author="天赐 余" w:date="2025-11-29T16:46:00Z" w16du:dateUtc="2025-11-29T08:46:00Z">
          <w:r w:rsidDel="004D12DE">
            <w:rPr>
              <w:rFonts w:hint="eastAsia"/>
            </w:rPr>
            <w:delText>地消除在线协商与计算带来的不确定性</w:delText>
          </w:r>
        </w:del>
      </w:ins>
      <w:del w:id="1740" w:author="天赐 余" w:date="2025-11-29T16:46:00Z" w16du:dateUtc="2025-11-29T08:46:00Z">
        <w:r w:rsidDel="004D12DE">
          <w:rPr>
            <w:rFonts w:hint="eastAsia"/>
          </w:rPr>
          <w:delText>，本规范规定：所有</w:delText>
        </w:r>
      </w:del>
      <w:ins w:id="1741" w:author="liubing" w:date="2025-11-28T16:16:00Z">
        <w:del w:id="1742" w:author="天赐 余" w:date="2025-11-29T16:46:00Z" w16du:dateUtc="2025-11-29T08:46:00Z">
          <w:r w:rsidDel="004D12DE">
            <w:rPr>
              <w:rFonts w:hint="eastAsia"/>
            </w:rPr>
            <w:delText>网络参数</w:delText>
          </w:r>
        </w:del>
      </w:ins>
      <w:del w:id="1743" w:author="天赐 余" w:date="2025-11-29T16:46:00Z" w16du:dateUtc="2025-11-29T08:46:00Z">
        <w:r w:rsidDel="004D12DE">
          <w:rPr>
            <w:rFonts w:hint="eastAsia"/>
          </w:rPr>
          <w:delText>，</w:delText>
        </w:r>
      </w:del>
      <w:ins w:id="1744" w:author="liubing" w:date="2025-11-28T16:16:00Z">
        <w:del w:id="1745" w:author="天赐 余" w:date="2025-11-29T16:46:00Z" w16du:dateUtc="2025-11-29T08:46:00Z">
          <w:r w:rsidDel="004D12DE">
            <w:rPr>
              <w:rFonts w:hint="eastAsia"/>
            </w:rPr>
            <w:delText>包括时间同步路径、流量调度表、冗余</w:delText>
          </w:r>
        </w:del>
      </w:ins>
      <w:ins w:id="1746" w:author="liubing" w:date="2025-11-28T16:17:00Z">
        <w:del w:id="1747" w:author="天赐 余" w:date="2025-11-29T16:46:00Z" w16du:dateUtc="2025-11-29T08:46:00Z">
          <w:r w:rsidDel="004D12DE">
            <w:rPr>
              <w:rFonts w:hint="eastAsia"/>
            </w:rPr>
            <w:delText>策略等，</w:delText>
          </w:r>
        </w:del>
      </w:ins>
      <w:del w:id="1748" w:author="天赐 余" w:date="2025-11-29T16:46:00Z" w16du:dateUtc="2025-11-29T08:46:00Z">
        <w:r w:rsidDel="004D12DE">
          <w:rPr>
            <w:rFonts w:hint="eastAsia"/>
          </w:rPr>
          <w:delText>均应采用离线静态方式进行配置，即箭载网络设计应遵循静态配置原则。例如，本规范要求采用离线计算方式生成时间同步树，静态配置到网络，以取代最佳主时钟选举算法，排除在线生成过程中可能引入的配置风险与不确定性。</w:delText>
        </w:r>
      </w:del>
    </w:p>
    <w:p w14:paraId="33DF6952" w14:textId="19F829A8" w:rsidR="00717322" w:rsidDel="004D12DE" w:rsidRDefault="00000000">
      <w:pPr>
        <w:pStyle w:val="30"/>
        <w:rPr>
          <w:ins w:id="1749" w:author="liubing" w:date="2025-11-28T16:34:00Z"/>
          <w:del w:id="1750" w:author="天赐 余" w:date="2025-11-29T16:46:00Z" w16du:dateUtc="2025-11-29T08:46:00Z"/>
        </w:rPr>
      </w:pPr>
      <w:ins w:id="1751" w:author="liubing" w:date="2025-11-28T16:34:00Z">
        <w:del w:id="1752" w:author="天赐 余" w:date="2025-11-29T16:46:00Z" w16du:dateUtc="2025-11-29T08:46:00Z">
          <w:r w:rsidDel="004D12DE">
            <w:rPr>
              <w:rFonts w:hint="eastAsia"/>
            </w:rPr>
            <w:delText>功能安全且</w:delText>
          </w:r>
        </w:del>
        <w:del w:id="1753" w:author="天赐 余" w:date="2025-11-29T16:43:00Z" w16du:dateUtc="2025-11-29T08:43:00Z">
          <w:r w:rsidDel="00D25B1F">
            <w:rPr>
              <w:rFonts w:hint="eastAsia"/>
            </w:rPr>
            <w:delText>无</w:delText>
          </w:r>
        </w:del>
        <w:del w:id="1754" w:author="天赐 余" w:date="2025-11-29T16:46:00Z" w16du:dateUtc="2025-11-29T08:46:00Z">
          <w:r w:rsidDel="004D12DE">
            <w:rPr>
              <w:rFonts w:hint="eastAsia"/>
            </w:rPr>
            <w:delText>单点故障原则</w:delText>
          </w:r>
        </w:del>
      </w:ins>
    </w:p>
    <w:p w14:paraId="1CD837D9" w14:textId="6FB02F13" w:rsidR="00717322" w:rsidDel="004D12DE" w:rsidRDefault="00000000">
      <w:pPr>
        <w:ind w:firstLine="560"/>
        <w:rPr>
          <w:ins w:id="1755" w:author="liubing" w:date="2025-11-28T16:44:00Z"/>
          <w:del w:id="1756" w:author="天赐 余" w:date="2025-11-29T16:46:00Z" w16du:dateUtc="2025-11-29T08:46:00Z"/>
        </w:rPr>
      </w:pPr>
      <w:ins w:id="1757" w:author="liubing" w:date="2025-11-28T16:36:00Z">
        <w:del w:id="1758" w:author="天赐 余" w:date="2025-11-29T16:46:00Z" w16du:dateUtc="2025-11-29T08:46:00Z">
          <w:r w:rsidDel="004D12DE">
            <w:rPr>
              <w:rFonts w:hint="eastAsia"/>
            </w:rPr>
            <w:delText>为实现箭载网络高可靠性目标，系统必须遵循功能安全导向，</w:delText>
          </w:r>
        </w:del>
        <w:del w:id="1759" w:author="天赐 余" w:date="2025-11-29T16:43:00Z" w16du:dateUtc="2025-11-29T08:43:00Z">
          <w:r w:rsidDel="00D25B1F">
            <w:rPr>
              <w:rFonts w:hint="eastAsia"/>
            </w:rPr>
            <w:delText>消除</w:delText>
          </w:r>
        </w:del>
        <w:del w:id="1760" w:author="天赐 余" w:date="2025-11-29T16:46:00Z" w16du:dateUtc="2025-11-29T08:46:00Z">
          <w:r w:rsidDel="004D12DE">
            <w:rPr>
              <w:rFonts w:hint="eastAsia"/>
            </w:rPr>
            <w:delText>任意单点故障。网络架构</w:delText>
          </w:r>
        </w:del>
      </w:ins>
      <w:ins w:id="1761" w:author="liubing" w:date="2025-11-28T16:37:00Z">
        <w:del w:id="1762" w:author="天赐 余" w:date="2025-11-29T16:46:00Z" w16du:dateUtc="2025-11-29T08:46:00Z">
          <w:r w:rsidDel="004D12DE">
            <w:rPr>
              <w:rFonts w:hint="eastAsia"/>
            </w:rPr>
            <w:delText>采用双平面拓扑，</w:delText>
          </w:r>
        </w:del>
      </w:ins>
      <w:ins w:id="1763" w:author="liubing" w:date="2025-11-28T16:46:00Z">
        <w:del w:id="1764" w:author="天赐 余" w:date="2025-11-29T16:46:00Z" w16du:dateUtc="2025-11-29T08:46:00Z">
          <w:r w:rsidDel="004D12DE">
            <w:rPr>
              <w:rFonts w:hint="eastAsia"/>
            </w:rPr>
            <w:delText>重要单机</w:delText>
          </w:r>
        </w:del>
      </w:ins>
      <w:ins w:id="1765" w:author="liubing" w:date="2025-11-28T16:42:00Z">
        <w:del w:id="1766" w:author="天赐 余" w:date="2025-11-29T16:46:00Z" w16du:dateUtc="2025-11-29T08:46:00Z">
          <w:r w:rsidDel="004D12DE">
            <w:rPr>
              <w:rFonts w:hint="eastAsia"/>
            </w:rPr>
            <w:delText>及协议层面</w:delText>
          </w:r>
        </w:del>
      </w:ins>
      <w:ins w:id="1767" w:author="liubing" w:date="2025-11-28T16:43:00Z">
        <w:del w:id="1768" w:author="天赐 余" w:date="2025-11-29T16:46:00Z" w16du:dateUtc="2025-11-29T08:46:00Z">
          <w:r w:rsidDel="004D12DE">
            <w:rPr>
              <w:rFonts w:hint="eastAsia"/>
            </w:rPr>
            <w:delText>实现冗余，</w:delText>
          </w:r>
        </w:del>
      </w:ins>
      <w:ins w:id="1769" w:author="liubing" w:date="2025-11-28T16:46:00Z">
        <w:del w:id="1770" w:author="天赐 余" w:date="2025-11-29T16:46:00Z" w16du:dateUtc="2025-11-29T08:46:00Z">
          <w:r w:rsidDel="004D12DE">
            <w:rPr>
              <w:rFonts w:hint="eastAsia"/>
            </w:rPr>
            <w:delText>为关键数据流提供并行的、相互隔离的通信路径，</w:delText>
          </w:r>
        </w:del>
      </w:ins>
      <w:ins w:id="1771" w:author="liubing" w:date="2025-11-28T16:39:00Z">
        <w:del w:id="1772" w:author="天赐 余" w:date="2025-11-29T16:46:00Z" w16du:dateUtc="2025-11-29T08:46:00Z">
          <w:r w:rsidDel="004D12DE">
            <w:rPr>
              <w:rFonts w:hint="eastAsia"/>
            </w:rPr>
            <w:delText>双节点网卡需配置独立的供电和时钟源，</w:delText>
          </w:r>
        </w:del>
      </w:ins>
      <w:ins w:id="1773" w:author="liubing" w:date="2025-11-28T16:40:00Z">
        <w:del w:id="1774" w:author="天赐 余" w:date="2025-11-29T16:46:00Z" w16du:dateUtc="2025-11-29T08:46:00Z">
          <w:r w:rsidDel="004D12DE">
            <w:rPr>
              <w:rFonts w:hint="eastAsia"/>
            </w:rPr>
            <w:delText>减少服务中断对箭载通信造成的影响，</w:delText>
          </w:r>
        </w:del>
      </w:ins>
      <w:ins w:id="1775" w:author="liubing" w:date="2025-11-28T16:41:00Z">
        <w:del w:id="1776" w:author="天赐 余" w:date="2025-11-29T16:46:00Z" w16du:dateUtc="2025-11-29T08:46:00Z">
          <w:r w:rsidDel="004D12DE">
            <w:rPr>
              <w:rFonts w:hint="eastAsia"/>
            </w:rPr>
            <w:lastRenderedPageBreak/>
            <w:delText>关键信息启用</w:delText>
          </w:r>
          <w:r w:rsidDel="004D12DE">
            <w:rPr>
              <w:rFonts w:hint="eastAsia"/>
            </w:rPr>
            <w:delText>FRER</w:delText>
          </w:r>
          <w:r w:rsidDel="004D12DE">
            <w:rPr>
              <w:rFonts w:hint="eastAsia"/>
            </w:rPr>
            <w:delText>等机制，</w:delText>
          </w:r>
        </w:del>
      </w:ins>
      <w:ins w:id="1777" w:author="liubing" w:date="2025-11-28T16:44:00Z">
        <w:del w:id="1778" w:author="天赐 余" w:date="2025-11-29T16:46:00Z" w16du:dateUtc="2025-11-29T08:46:00Z">
          <w:r w:rsidDel="004D12DE">
            <w:rPr>
              <w:rFonts w:hint="eastAsia"/>
            </w:rPr>
            <w:delText>确保在单点失效时，系统能实现无缝切换与通信服务的连续保障。</w:delText>
          </w:r>
        </w:del>
      </w:ins>
    </w:p>
    <w:p w14:paraId="2DE33721" w14:textId="1AE8BF14" w:rsidR="00717322" w:rsidDel="004D12DE" w:rsidRDefault="00000000">
      <w:pPr>
        <w:pStyle w:val="30"/>
        <w:rPr>
          <w:ins w:id="1779" w:author="liubing" w:date="2025-11-28T16:52:00Z"/>
          <w:del w:id="1780" w:author="天赐 余" w:date="2025-11-29T16:46:00Z" w16du:dateUtc="2025-11-29T08:46:00Z"/>
        </w:rPr>
      </w:pPr>
      <w:ins w:id="1781" w:author="liubing" w:date="2025-11-28T16:44:00Z">
        <w:del w:id="1782" w:author="天赐 余" w:date="2025-11-29T16:46:00Z" w16du:dateUtc="2025-11-29T08:46:00Z">
          <w:r w:rsidDel="004D12DE">
            <w:rPr>
              <w:rFonts w:hint="eastAsia"/>
            </w:rPr>
            <w:delText>系统稳定</w:delText>
          </w:r>
        </w:del>
      </w:ins>
      <w:ins w:id="1783" w:author="liubing" w:date="2025-11-28T16:55:00Z">
        <w:del w:id="1784" w:author="天赐 余" w:date="2025-11-29T16:46:00Z" w16du:dateUtc="2025-11-29T08:46:00Z">
          <w:r w:rsidDel="004D12DE">
            <w:rPr>
              <w:rFonts w:hint="eastAsia"/>
            </w:rPr>
            <w:delText>与通信</w:delText>
          </w:r>
        </w:del>
      </w:ins>
      <w:ins w:id="1785" w:author="liubing" w:date="2025-11-28T16:52:00Z">
        <w:del w:id="1786" w:author="天赐 余" w:date="2025-11-29T16:46:00Z" w16du:dateUtc="2025-11-29T08:46:00Z">
          <w:r w:rsidDel="004D12DE">
            <w:rPr>
              <w:rFonts w:hint="eastAsia"/>
            </w:rPr>
            <w:delText>可靠原则</w:delText>
          </w:r>
        </w:del>
      </w:ins>
    </w:p>
    <w:p w14:paraId="00C6C8C8" w14:textId="1E112AAA" w:rsidR="00717322" w:rsidDel="004D12DE" w:rsidRDefault="00000000">
      <w:pPr>
        <w:ind w:firstLine="560"/>
        <w:rPr>
          <w:ins w:id="1787" w:author="liubing" w:date="2025-11-28T17:04:00Z"/>
          <w:del w:id="1788" w:author="天赐 余" w:date="2025-11-29T16:46:00Z" w16du:dateUtc="2025-11-29T08:46:00Z"/>
        </w:rPr>
      </w:pPr>
      <w:ins w:id="1789" w:author="liubing" w:date="2025-11-28T16:53:00Z">
        <w:del w:id="1790" w:author="天赐 余" w:date="2025-11-29T16:46:00Z" w16du:dateUtc="2025-11-29T08:46:00Z">
          <w:r w:rsidDel="004D12DE">
            <w:rPr>
              <w:rFonts w:hint="eastAsia"/>
            </w:rPr>
            <w:delText>为应对</w:delText>
          </w:r>
        </w:del>
      </w:ins>
      <w:ins w:id="1791" w:author="liubing" w:date="2025-11-28T16:56:00Z">
        <w:del w:id="1792" w:author="天赐 余" w:date="2025-11-29T16:46:00Z" w16du:dateUtc="2025-11-29T08:46:00Z">
          <w:r w:rsidDel="004D12DE">
            <w:rPr>
              <w:rFonts w:hint="eastAsia"/>
            </w:rPr>
            <w:delText>火箭级间分离主时钟切换、</w:delText>
          </w:r>
        </w:del>
      </w:ins>
      <w:ins w:id="1793" w:author="liubing" w:date="2025-11-28T16:57:00Z">
        <w:del w:id="1794" w:author="天赐 余" w:date="2025-11-29T16:46:00Z" w16du:dateUtc="2025-11-29T08:46:00Z">
          <w:r w:rsidDel="004D12DE">
            <w:rPr>
              <w:rFonts w:hint="eastAsia"/>
            </w:rPr>
            <w:delText>各子级独立飞行与测试、</w:delText>
          </w:r>
        </w:del>
      </w:ins>
      <w:ins w:id="1795" w:author="liubing" w:date="2025-11-28T16:53:00Z">
        <w:del w:id="1796" w:author="天赐 余" w:date="2025-11-29T16:46:00Z" w16du:dateUtc="2025-11-29T08:46:00Z">
          <w:r w:rsidDel="004D12DE">
            <w:rPr>
              <w:rFonts w:hint="eastAsia"/>
            </w:rPr>
            <w:delText>箭载设备射前分步加断电</w:delText>
          </w:r>
        </w:del>
      </w:ins>
      <w:ins w:id="1797" w:author="liubing" w:date="2025-11-28T16:54:00Z">
        <w:del w:id="1798" w:author="天赐 余" w:date="2025-11-29T16:46:00Z" w16du:dateUtc="2025-11-29T08:46:00Z">
          <w:r w:rsidDel="004D12DE">
            <w:rPr>
              <w:rFonts w:hint="eastAsia"/>
            </w:rPr>
            <w:delText>流程</w:delText>
          </w:r>
        </w:del>
      </w:ins>
      <w:ins w:id="1799" w:author="liubing" w:date="2025-11-28T16:57:00Z">
        <w:del w:id="1800" w:author="天赐 余" w:date="2025-11-29T16:46:00Z" w16du:dateUtc="2025-11-29T08:46:00Z">
          <w:r w:rsidDel="004D12DE">
            <w:rPr>
              <w:rFonts w:hint="eastAsia"/>
            </w:rPr>
            <w:delText>等工况</w:delText>
          </w:r>
        </w:del>
      </w:ins>
      <w:ins w:id="1801" w:author="liubing" w:date="2025-11-28T16:54:00Z">
        <w:del w:id="1802" w:author="天赐 余" w:date="2025-11-29T16:46:00Z" w16du:dateUtc="2025-11-29T08:46:00Z">
          <w:r w:rsidDel="004D12DE">
            <w:rPr>
              <w:rFonts w:hint="eastAsia"/>
            </w:rPr>
            <w:delText>，在网络拓扑动态变化或局部失效的瞬态过程中，必须</w:delText>
          </w:r>
        </w:del>
      </w:ins>
      <w:ins w:id="1803" w:author="liubing" w:date="2025-11-28T17:01:00Z">
        <w:del w:id="1804" w:author="天赐 余" w:date="2025-11-29T16:46:00Z" w16du:dateUtc="2025-11-29T08:46:00Z">
          <w:r w:rsidDel="004D12DE">
            <w:rPr>
              <w:rFonts w:hint="eastAsia"/>
            </w:rPr>
            <w:delText>实现</w:delText>
          </w:r>
        </w:del>
      </w:ins>
      <w:ins w:id="1805" w:author="liubing" w:date="2025-11-28T16:59:00Z">
        <w:del w:id="1806" w:author="天赐 余" w:date="2025-11-29T16:46:00Z" w16du:dateUtc="2025-11-29T08:46:00Z">
          <w:r w:rsidDel="004D12DE">
            <w:rPr>
              <w:rFonts w:hint="eastAsia"/>
            </w:rPr>
            <w:delText>时间同步设计支持更多时间同步域和时间容错，</w:delText>
          </w:r>
        </w:del>
      </w:ins>
      <w:ins w:id="1807" w:author="liubing" w:date="2025-11-28T17:00:00Z">
        <w:del w:id="1808" w:author="天赐 余" w:date="2025-11-29T16:46:00Z" w16du:dateUtc="2025-11-29T08:46:00Z">
          <w:r w:rsidDel="004D12DE">
            <w:rPr>
              <w:rFonts w:hint="eastAsia"/>
            </w:rPr>
            <w:delText>确保即使在设备故障、网络波动和级间分离的情况下，箭载网络依然能维持高精度和高可靠的全局时间同步</w:delText>
          </w:r>
        </w:del>
      </w:ins>
      <w:ins w:id="1809" w:author="liubing" w:date="2025-11-28T17:01:00Z">
        <w:del w:id="1810" w:author="天赐 余" w:date="2025-11-29T16:46:00Z" w16du:dateUtc="2025-11-29T08:46:00Z">
          <w:r w:rsidDel="004D12DE">
            <w:rPr>
              <w:rFonts w:hint="eastAsia"/>
            </w:rPr>
            <w:delText>。同时，保证已上电设备间</w:delText>
          </w:r>
        </w:del>
      </w:ins>
      <w:ins w:id="1811" w:author="liubing" w:date="2025-11-28T17:02:00Z">
        <w:del w:id="1812" w:author="天赐 余" w:date="2025-11-29T16:46:00Z" w16du:dateUtc="2025-11-29T08:46:00Z">
          <w:r w:rsidDel="004D12DE">
            <w:rPr>
              <w:rFonts w:hint="eastAsia"/>
            </w:rPr>
            <w:delText>信息流的正常传输不受影响。系统应能无缝切换，维持预设的流量调度时序，</w:delText>
          </w:r>
        </w:del>
      </w:ins>
      <w:ins w:id="1813" w:author="liubing" w:date="2025-11-28T20:55:00Z">
        <w:del w:id="1814" w:author="天赐 余" w:date="2025-11-29T16:46:00Z" w16du:dateUtc="2025-11-29T08:46:00Z">
          <w:r w:rsidDel="004D12DE">
            <w:rPr>
              <w:rFonts w:hint="eastAsia"/>
            </w:rPr>
            <w:delText>即不影响现有同步</w:delText>
          </w:r>
          <w:r w:rsidDel="004D12DE">
            <w:rPr>
              <w:rFonts w:hint="eastAsia"/>
            </w:rPr>
            <w:delText>/</w:delText>
          </w:r>
          <w:r w:rsidDel="004D12DE">
            <w:rPr>
              <w:rFonts w:hint="eastAsia"/>
            </w:rPr>
            <w:delText>门控表的循环执行，</w:delText>
          </w:r>
        </w:del>
      </w:ins>
      <w:ins w:id="1815" w:author="liubing" w:date="2025-11-28T17:03:00Z">
        <w:del w:id="1816" w:author="天赐 余" w:date="2025-11-29T16:46:00Z" w16du:dateUtc="2025-11-29T08:46:00Z">
          <w:r w:rsidDel="004D12DE">
            <w:rPr>
              <w:rFonts w:hint="eastAsia"/>
            </w:rPr>
            <w:delText>确保系统功能在启动、复位等关键动作的</w:delText>
          </w:r>
        </w:del>
      </w:ins>
      <w:ins w:id="1817" w:author="liubing" w:date="2025-11-28T17:04:00Z">
        <w:del w:id="1818" w:author="天赐 余" w:date="2025-11-29T16:46:00Z" w16du:dateUtc="2025-11-29T08:46:00Z">
          <w:r w:rsidDel="004D12DE">
            <w:rPr>
              <w:rFonts w:hint="eastAsia"/>
            </w:rPr>
            <w:delText>行为稳定与性能确定。</w:delText>
          </w:r>
        </w:del>
      </w:ins>
    </w:p>
    <w:p w14:paraId="65114153" w14:textId="42688816" w:rsidR="00717322" w:rsidDel="004D12DE" w:rsidRDefault="00000000">
      <w:pPr>
        <w:pStyle w:val="30"/>
        <w:rPr>
          <w:ins w:id="1819" w:author="liubing" w:date="2025-11-28T17:05:00Z"/>
          <w:del w:id="1820" w:author="天赐 余" w:date="2025-11-29T16:46:00Z" w16du:dateUtc="2025-11-29T08:46:00Z"/>
        </w:rPr>
      </w:pPr>
      <w:ins w:id="1821" w:author="liubing" w:date="2025-11-28T17:05:00Z">
        <w:del w:id="1822" w:author="天赐 余" w:date="2025-11-29T16:46:00Z" w16du:dateUtc="2025-11-29T08:46:00Z">
          <w:r w:rsidDel="004D12DE">
            <w:rPr>
              <w:rFonts w:hint="eastAsia"/>
            </w:rPr>
            <w:delText>强时序流量调度约束原则</w:delText>
          </w:r>
        </w:del>
      </w:ins>
    </w:p>
    <w:p w14:paraId="6203EE7C" w14:textId="4C6C77EA" w:rsidR="00717322" w:rsidDel="004D12DE" w:rsidRDefault="00000000">
      <w:pPr>
        <w:ind w:firstLine="560"/>
        <w:rPr>
          <w:ins w:id="1823" w:author="liubing" w:date="2025-11-28T17:13:00Z"/>
          <w:del w:id="1824" w:author="天赐 余" w:date="2025-11-29T16:46:00Z" w16du:dateUtc="2025-11-29T08:46:00Z"/>
        </w:rPr>
      </w:pPr>
      <w:ins w:id="1825" w:author="liubing" w:date="2025-11-28T17:07:00Z">
        <w:del w:id="1826" w:author="天赐 余" w:date="2025-11-29T16:46:00Z" w16du:dateUtc="2025-11-29T08:46:00Z">
          <w:r w:rsidDel="004D12DE">
            <w:rPr>
              <w:rFonts w:hint="eastAsia"/>
            </w:rPr>
            <w:delText>为满足火箭飞行控制指令等关键业务对有界时延和极低抖动的苛刻要求，</w:delText>
          </w:r>
        </w:del>
      </w:ins>
      <w:ins w:id="1827" w:author="liubing" w:date="2025-11-28T17:08:00Z">
        <w:del w:id="1828" w:author="天赐 余" w:date="2025-11-29T16:46:00Z" w16du:dateUtc="2025-11-29T08:46:00Z">
          <w:r w:rsidDel="004D12DE">
            <w:rPr>
              <w:rFonts w:hint="eastAsia"/>
            </w:rPr>
            <w:delText>系统必须建立在全局精确时间同步基础上，并严格遵循</w:delText>
          </w:r>
        </w:del>
      </w:ins>
      <w:ins w:id="1829" w:author="liubing" w:date="2025-11-28T17:09:00Z">
        <w:del w:id="1830" w:author="天赐 余" w:date="2025-11-29T16:46:00Z" w16du:dateUtc="2025-11-29T08:46:00Z">
          <w:r w:rsidDel="004D12DE">
            <w:rPr>
              <w:rFonts w:hint="eastAsia"/>
            </w:rPr>
            <w:delText>强时序调度，所有信息流的传输必须依据离线计算、周期性的调度表执行，</w:delText>
          </w:r>
        </w:del>
      </w:ins>
      <w:ins w:id="1831" w:author="liubing" w:date="2025-11-28T17:10:00Z">
        <w:del w:id="1832" w:author="天赐 余" w:date="2025-11-29T16:46:00Z" w16du:dateUtc="2025-11-29T08:46:00Z">
          <w:r w:rsidDel="004D12DE">
            <w:rPr>
              <w:rFonts w:hint="eastAsia"/>
            </w:rPr>
            <w:delText>明确不同周期的流量之间严格的先后时序关系</w:delText>
          </w:r>
        </w:del>
      </w:ins>
      <w:ins w:id="1833" w:author="liubing" w:date="2025-11-28T17:11:00Z">
        <w:del w:id="1834" w:author="天赐 余" w:date="2025-11-29T16:46:00Z" w16du:dateUtc="2025-11-29T08:46:00Z">
          <w:r w:rsidDel="004D12DE">
            <w:rPr>
              <w:rFonts w:hint="eastAsia"/>
            </w:rPr>
            <w:delText>，且新业务流量的增加应在不改变原有门控设置的基础上进行，最大化</w:delText>
          </w:r>
        </w:del>
      </w:ins>
      <w:ins w:id="1835" w:author="liubing" w:date="2025-11-28T17:12:00Z">
        <w:del w:id="1836" w:author="天赐 余" w:date="2025-11-29T16:46:00Z" w16du:dateUtc="2025-11-29T08:46:00Z">
          <w:r w:rsidDel="004D12DE">
            <w:rPr>
              <w:rFonts w:hint="eastAsia"/>
            </w:rPr>
            <w:delText>减少对已有关键业务的影响。</w:delText>
          </w:r>
        </w:del>
      </w:ins>
    </w:p>
    <w:p w14:paraId="4BE0EE7A" w14:textId="454DFD1C" w:rsidR="00717322" w:rsidDel="004D12DE" w:rsidRDefault="00000000">
      <w:pPr>
        <w:pStyle w:val="30"/>
        <w:rPr>
          <w:ins w:id="1837" w:author="liubing" w:date="2025-11-28T19:34:00Z"/>
          <w:del w:id="1838" w:author="天赐 余" w:date="2025-11-29T16:46:00Z" w16du:dateUtc="2025-11-29T08:46:00Z"/>
        </w:rPr>
      </w:pPr>
      <w:ins w:id="1839" w:author="liubing" w:date="2025-11-28T17:14:00Z">
        <w:del w:id="1840" w:author="天赐 余" w:date="2025-11-29T16:46:00Z" w16du:dateUtc="2025-11-29T08:46:00Z">
          <w:r w:rsidDel="004D12DE">
            <w:rPr>
              <w:rFonts w:hint="eastAsia"/>
            </w:rPr>
            <w:delText>箭地</w:delText>
          </w:r>
        </w:del>
      </w:ins>
      <w:ins w:id="1841" w:author="liubing" w:date="2025-11-28T19:34:00Z">
        <w:del w:id="1842" w:author="天赐 余" w:date="2025-11-29T16:46:00Z" w16du:dateUtc="2025-11-29T08:46:00Z">
          <w:r w:rsidDel="004D12DE">
            <w:rPr>
              <w:rFonts w:hint="eastAsia"/>
            </w:rPr>
            <w:delText>互联</w:delText>
          </w:r>
        </w:del>
      </w:ins>
      <w:ins w:id="1843" w:author="liubing" w:date="2025-11-28T17:20:00Z">
        <w:del w:id="1844" w:author="天赐 余" w:date="2025-11-29T16:46:00Z" w16du:dateUtc="2025-11-29T08:46:00Z">
          <w:r w:rsidDel="004D12DE">
            <w:rPr>
              <w:rFonts w:hint="eastAsia"/>
            </w:rPr>
            <w:delText>与</w:delText>
          </w:r>
        </w:del>
      </w:ins>
      <w:ins w:id="1845" w:author="liubing" w:date="2025-11-28T19:34:00Z">
        <w:del w:id="1846" w:author="天赐 余" w:date="2025-11-29T16:46:00Z" w16du:dateUtc="2025-11-29T08:46:00Z">
          <w:r w:rsidDel="004D12DE">
            <w:rPr>
              <w:rFonts w:hint="eastAsia"/>
            </w:rPr>
            <w:delText>分离</w:delText>
          </w:r>
        </w:del>
      </w:ins>
      <w:ins w:id="1847" w:author="liubing" w:date="2025-11-28T17:20:00Z">
        <w:del w:id="1848" w:author="天赐 余" w:date="2025-11-29T16:46:00Z" w16du:dateUtc="2025-11-29T08:46:00Z">
          <w:r w:rsidDel="004D12DE">
            <w:rPr>
              <w:rFonts w:hint="eastAsia"/>
            </w:rPr>
            <w:delText>监控</w:delText>
          </w:r>
        </w:del>
      </w:ins>
      <w:ins w:id="1849" w:author="liubing" w:date="2025-11-28T17:15:00Z">
        <w:del w:id="1850" w:author="天赐 余" w:date="2025-11-29T16:46:00Z" w16du:dateUtc="2025-11-29T08:46:00Z">
          <w:r w:rsidDel="004D12DE">
            <w:rPr>
              <w:rFonts w:hint="eastAsia"/>
            </w:rPr>
            <w:delText>原则</w:delText>
          </w:r>
        </w:del>
      </w:ins>
    </w:p>
    <w:p w14:paraId="0F299996" w14:textId="651C84C3" w:rsidR="00717322" w:rsidDel="004D12DE" w:rsidRDefault="00000000">
      <w:pPr>
        <w:ind w:firstLine="560"/>
        <w:rPr>
          <w:del w:id="1851" w:author="天赐 余" w:date="2025-11-29T16:46:00Z" w16du:dateUtc="2025-11-29T08:46:00Z"/>
        </w:rPr>
      </w:pPr>
      <w:ins w:id="1852" w:author="liubing" w:date="2025-11-28T19:35:00Z">
        <w:del w:id="1853" w:author="天赐 余" w:date="2025-11-29T16:46:00Z" w16du:dateUtc="2025-11-29T08:46:00Z">
          <w:r w:rsidDel="004D12DE">
            <w:rPr>
              <w:rFonts w:hint="eastAsia"/>
            </w:rPr>
            <w:delText>箭上</w:delText>
          </w:r>
          <w:r w:rsidDel="004D12DE">
            <w:rPr>
              <w:rFonts w:hint="eastAsia"/>
            </w:rPr>
            <w:delText>TSN</w:delText>
          </w:r>
          <w:r w:rsidDel="004D12DE">
            <w:rPr>
              <w:rFonts w:hint="eastAsia"/>
            </w:rPr>
            <w:delText>网络与地面普通以太网交换机具备箭地一网通的条件，地面可以通过普通以太网</w:delText>
          </w:r>
        </w:del>
      </w:ins>
      <w:ins w:id="1854" w:author="liubing" w:date="2025-11-28T19:40:00Z">
        <w:del w:id="1855" w:author="天赐 余" w:date="2025-11-29T16:46:00Z" w16du:dateUtc="2025-11-29T08:46:00Z">
          <w:r w:rsidDel="004D12DE">
            <w:rPr>
              <w:rFonts w:hint="eastAsia"/>
            </w:rPr>
            <w:delText>交换机经</w:delText>
          </w:r>
        </w:del>
      </w:ins>
      <w:ins w:id="1856" w:author="liubing" w:date="2025-11-28T19:39:00Z">
        <w:del w:id="1857" w:author="天赐 余" w:date="2025-11-29T16:46:00Z" w16du:dateUtc="2025-11-29T08:46:00Z">
          <w:r w:rsidDel="004D12DE">
            <w:rPr>
              <w:rFonts w:hint="eastAsia"/>
            </w:rPr>
            <w:delText>由箭上</w:delText>
          </w:r>
          <w:r w:rsidDel="004D12DE">
            <w:rPr>
              <w:rFonts w:hint="eastAsia"/>
            </w:rPr>
            <w:delText>TSN</w:delText>
          </w:r>
          <w:r w:rsidDel="004D12DE">
            <w:rPr>
              <w:rFonts w:hint="eastAsia"/>
            </w:rPr>
            <w:delText>交换机</w:delText>
          </w:r>
        </w:del>
      </w:ins>
      <w:ins w:id="1858" w:author="liubing" w:date="2025-11-28T19:35:00Z">
        <w:del w:id="1859" w:author="天赐 余" w:date="2025-11-29T16:46:00Z" w16du:dateUtc="2025-11-29T08:46:00Z">
          <w:r w:rsidDel="004D12DE">
            <w:rPr>
              <w:rFonts w:hint="eastAsia"/>
            </w:rPr>
            <w:delText>直接上传指令和数据，完成配电控制、软件升级、参数装订等功能。网络控制器</w:delText>
          </w:r>
        </w:del>
      </w:ins>
      <w:ins w:id="1860" w:author="liubing" w:date="2025-11-28T19:36:00Z">
        <w:del w:id="1861" w:author="天赐 余" w:date="2025-11-29T16:46:00Z" w16du:dateUtc="2025-11-29T08:46:00Z">
          <w:r w:rsidDel="004D12DE">
            <w:rPr>
              <w:rFonts w:hint="eastAsia"/>
            </w:rPr>
            <w:delText>设置在地面，承担网络规划、配置生成、状态监控</w:delText>
          </w:r>
        </w:del>
      </w:ins>
      <w:ins w:id="1862" w:author="liubing" w:date="2025-11-28T19:37:00Z">
        <w:del w:id="1863" w:author="天赐 余" w:date="2025-11-29T16:46:00Z" w16du:dateUtc="2025-11-29T08:46:00Z">
          <w:r w:rsidDel="004D12DE">
            <w:rPr>
              <w:rFonts w:hint="eastAsia"/>
            </w:rPr>
            <w:delText>等功能，同时可以</w:delText>
          </w:r>
        </w:del>
      </w:ins>
      <w:ins w:id="1864" w:author="liubing" w:date="2025-11-28T19:35:00Z">
        <w:del w:id="1865" w:author="天赐 余" w:date="2025-11-29T16:46:00Z" w16du:dateUtc="2025-11-29T08:46:00Z">
          <w:r w:rsidDel="004D12DE">
            <w:rPr>
              <w:rFonts w:hint="eastAsia"/>
            </w:rPr>
            <w:delText>通</w:delText>
          </w:r>
          <w:r w:rsidDel="004D12DE">
            <w:rPr>
              <w:rFonts w:hint="eastAsia"/>
            </w:rPr>
            <w:lastRenderedPageBreak/>
            <w:delText>过箭上</w:delText>
          </w:r>
          <w:r w:rsidDel="004D12DE">
            <w:rPr>
              <w:rFonts w:hint="eastAsia"/>
            </w:rPr>
            <w:delText>TSN</w:delText>
          </w:r>
          <w:r w:rsidDel="004D12DE">
            <w:rPr>
              <w:rFonts w:hint="eastAsia"/>
            </w:rPr>
            <w:delText>交换机的镜像端口对网络状态、交互情况进行监控</w:delText>
          </w:r>
        </w:del>
      </w:ins>
      <w:ins w:id="1866" w:author="liubing" w:date="2025-11-28T19:40:00Z">
        <w:del w:id="1867" w:author="天赐 余" w:date="2025-11-29T16:46:00Z" w16du:dateUtc="2025-11-29T08:46:00Z">
          <w:r w:rsidDel="004D12DE">
            <w:rPr>
              <w:rFonts w:hint="eastAsia"/>
            </w:rPr>
            <w:delText>，地面任何监控行为不得影响箭上</w:delText>
          </w:r>
          <w:r w:rsidDel="004D12DE">
            <w:rPr>
              <w:rFonts w:hint="eastAsia"/>
            </w:rPr>
            <w:delText>TSN</w:delText>
          </w:r>
          <w:r w:rsidDel="004D12DE">
            <w:rPr>
              <w:rFonts w:hint="eastAsia"/>
            </w:rPr>
            <w:delText>网络的确定性性能。</w:delText>
          </w:r>
        </w:del>
      </w:ins>
    </w:p>
    <w:p w14:paraId="49F5CC1C" w14:textId="77777777" w:rsidR="00717322" w:rsidRDefault="00000000" w:rsidP="007523D7">
      <w:pPr>
        <w:pStyle w:val="11"/>
      </w:pPr>
      <w:r>
        <w:rPr>
          <w:rFonts w:hint="eastAsia"/>
        </w:rPr>
        <w:t>箭载</w:t>
      </w:r>
      <w:r>
        <w:rPr>
          <w:rFonts w:hint="eastAsia"/>
        </w:rPr>
        <w:t>TSN</w:t>
      </w:r>
      <w:r>
        <w:rPr>
          <w:rFonts w:hint="eastAsia"/>
        </w:rPr>
        <w:t>功能要求</w:t>
      </w:r>
    </w:p>
    <w:p w14:paraId="2D120342" w14:textId="734D3A42" w:rsidR="00717322" w:rsidRDefault="00000000">
      <w:pPr>
        <w:ind w:firstLine="560"/>
      </w:pPr>
      <w:r>
        <w:rPr>
          <w:rFonts w:hint="eastAsia"/>
        </w:rPr>
        <w:t>箭载</w:t>
      </w:r>
      <w:r>
        <w:rPr>
          <w:rFonts w:hint="eastAsia"/>
        </w:rPr>
        <w:t>TSN</w:t>
      </w:r>
      <w:r>
        <w:rPr>
          <w:rFonts w:hint="eastAsia"/>
        </w:rPr>
        <w:t>网络</w:t>
      </w:r>
      <w:ins w:id="1868" w:author="天赐 余" w:date="2025-11-29T16:55:00Z" w16du:dateUtc="2025-11-29T08:55:00Z">
        <w:r w:rsidR="00400E1C">
          <w:rPr>
            <w:rFonts w:hint="eastAsia"/>
          </w:rPr>
          <w:t>要求流标识</w:t>
        </w:r>
      </w:ins>
      <w:del w:id="1869" w:author="天赐 余" w:date="2025-11-29T16:55:00Z" w16du:dateUtc="2025-11-29T08:55:00Z">
        <w:r w:rsidDel="00400E1C">
          <w:rPr>
            <w:rFonts w:hint="eastAsia"/>
          </w:rPr>
          <w:delText>关注网络接入</w:delText>
        </w:r>
      </w:del>
      <w:r>
        <w:rPr>
          <w:rFonts w:hint="eastAsia"/>
        </w:rPr>
        <w:t>、时间同步、流量整形、</w:t>
      </w:r>
      <w:del w:id="1870" w:author="天赐 余" w:date="2025-12-01T16:53:00Z" w16du:dateUtc="2025-12-01T08:53:00Z">
        <w:r w:rsidDel="008E2F4B">
          <w:rPr>
            <w:rFonts w:hint="eastAsia"/>
          </w:rPr>
          <w:delText>每流</w:delText>
        </w:r>
      </w:del>
      <w:ins w:id="1871" w:author="天赐 余" w:date="2025-12-01T16:53:00Z" w16du:dateUtc="2025-12-01T08:53:00Z">
        <w:r w:rsidR="008E2F4B">
          <w:rPr>
            <w:rFonts w:hint="eastAsia"/>
          </w:rPr>
          <w:t>逐流</w:t>
        </w:r>
      </w:ins>
      <w:r>
        <w:rPr>
          <w:rFonts w:hint="eastAsia"/>
        </w:rPr>
        <w:t>监管和过滤，主动拓扑配置以及冗余和容错功能。本章</w:t>
      </w:r>
      <w:ins w:id="1872" w:author="天赐 余" w:date="2025-12-03T14:51:00Z" w16du:dateUtc="2025-12-03T06:51:00Z">
        <w:r w:rsidR="001F4BFD">
          <w:rPr>
            <w:rFonts w:hint="eastAsia"/>
          </w:rPr>
          <w:t>节</w:t>
        </w:r>
      </w:ins>
      <w:r>
        <w:rPr>
          <w:rFonts w:hint="eastAsia"/>
        </w:rPr>
        <w:t>将对以上功能进行规定，介绍功能的可配置参数以及配置约束。</w:t>
      </w:r>
    </w:p>
    <w:p w14:paraId="2713C60E" w14:textId="77777777" w:rsidR="00717322" w:rsidRDefault="00000000" w:rsidP="004C183B">
      <w:pPr>
        <w:pStyle w:val="21"/>
      </w:pPr>
      <w:r>
        <w:rPr>
          <w:rFonts w:hint="eastAsia"/>
        </w:rPr>
        <w:t>VLAN</w:t>
      </w:r>
      <w:r>
        <w:rPr>
          <w:rFonts w:hint="eastAsia"/>
        </w:rPr>
        <w:t>帧格式</w:t>
      </w:r>
    </w:p>
    <w:p w14:paraId="3CA1E113" w14:textId="77777777" w:rsidR="00717322" w:rsidRDefault="00000000">
      <w:pPr>
        <w:ind w:firstLine="560"/>
      </w:pPr>
      <w:r>
        <w:rPr>
          <w:rFonts w:hint="eastAsia"/>
        </w:rPr>
        <w:t>传统以太网采用</w:t>
      </w:r>
      <w:r>
        <w:rPr>
          <w:rFonts w:hint="eastAsia"/>
        </w:rPr>
        <w:t>VLAN ID</w:t>
      </w:r>
      <w:r>
        <w:rPr>
          <w:rFonts w:hint="eastAsia"/>
        </w:rPr>
        <w:t>标记流量。其核心是在标准以太网帧中插入一个</w:t>
      </w:r>
      <w:r>
        <w:rPr>
          <w:rFonts w:hint="eastAsia"/>
        </w:rPr>
        <w:t>4</w:t>
      </w:r>
      <w:r>
        <w:rPr>
          <w:rFonts w:hint="eastAsia"/>
        </w:rPr>
        <w:t>字节（</w:t>
      </w:r>
      <w:r>
        <w:rPr>
          <w:rFonts w:hint="eastAsia"/>
        </w:rPr>
        <w:t xml:space="preserve">32 </w:t>
      </w:r>
      <w:r>
        <w:rPr>
          <w:rFonts w:hint="eastAsia"/>
        </w:rPr>
        <w:t>位）的标签，这个标签包含了</w:t>
      </w:r>
      <w:r>
        <w:rPr>
          <w:rFonts w:hint="eastAsia"/>
        </w:rPr>
        <w:t>VLAN</w:t>
      </w:r>
      <w:r>
        <w:rPr>
          <w:rFonts w:hint="eastAsia"/>
        </w:rPr>
        <w:t>的成员信息，帧格式如下图所示。</w:t>
      </w:r>
    </w:p>
    <w:p w14:paraId="29447583" w14:textId="57CAD93F" w:rsidR="00717322" w:rsidRDefault="001F4BFD">
      <w:pPr>
        <w:spacing w:after="0"/>
        <w:ind w:firstLineChars="0" w:firstLine="0"/>
        <w:jc w:val="center"/>
        <w:rPr>
          <w:szCs w:val="28"/>
        </w:rPr>
      </w:pPr>
      <w:r>
        <w:rPr>
          <w:rFonts w:hint="eastAsia"/>
        </w:rPr>
        <w:object w:dxaOrig="10440" w:dyaOrig="3375" w14:anchorId="7F49C2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45pt;height:87.7pt" o:ole="">
            <v:imagedata r:id="rId14" o:title=""/>
          </v:shape>
          <o:OLEObject Type="Embed" ProgID="Visio.Drawing.15" ShapeID="_x0000_i1025" DrawAspect="Content" ObjectID="_1826365539" r:id="rId15"/>
        </w:object>
      </w:r>
    </w:p>
    <w:p w14:paraId="4CB29624" w14:textId="77777777" w:rsidR="00717322" w:rsidRDefault="00000000">
      <w:pPr>
        <w:ind w:firstLineChars="0" w:firstLine="0"/>
        <w:jc w:val="center"/>
        <w:rPr>
          <w:szCs w:val="28"/>
        </w:rPr>
      </w:pPr>
      <w:r>
        <w:rPr>
          <w:sz w:val="24"/>
          <w:szCs w:val="24"/>
        </w:rPr>
        <w:t>图</w:t>
      </w:r>
      <w:r>
        <w:rPr>
          <w:sz w:val="24"/>
          <w:szCs w:val="24"/>
        </w:rPr>
        <w:t xml:space="preserve"> </w:t>
      </w:r>
      <w:r>
        <w:rPr>
          <w:sz w:val="24"/>
          <w:szCs w:val="24"/>
        </w:rPr>
        <w:fldChar w:fldCharType="begin"/>
      </w:r>
      <w:r>
        <w:rPr>
          <w:sz w:val="24"/>
          <w:szCs w:val="24"/>
        </w:rPr>
        <w:instrText xml:space="preserve"> SEQ </w:instrText>
      </w:r>
      <w:r>
        <w:rPr>
          <w:sz w:val="24"/>
          <w:szCs w:val="24"/>
        </w:rPr>
        <w:instrText>图</w:instrText>
      </w:r>
      <w:r>
        <w:rPr>
          <w:sz w:val="24"/>
          <w:szCs w:val="24"/>
        </w:rPr>
        <w:instrText xml:space="preserve"> \* ARABIC </w:instrText>
      </w:r>
      <w:r>
        <w:rPr>
          <w:sz w:val="24"/>
          <w:szCs w:val="24"/>
        </w:rPr>
        <w:fldChar w:fldCharType="separate"/>
      </w:r>
      <w:r>
        <w:rPr>
          <w:sz w:val="24"/>
          <w:szCs w:val="24"/>
        </w:rPr>
        <w:t>1</w:t>
      </w:r>
      <w:r>
        <w:rPr>
          <w:sz w:val="24"/>
          <w:szCs w:val="24"/>
        </w:rPr>
        <w:fldChar w:fldCharType="end"/>
      </w:r>
      <w:r>
        <w:rPr>
          <w:rFonts w:hint="eastAsia"/>
          <w:sz w:val="24"/>
          <w:szCs w:val="24"/>
        </w:rPr>
        <w:t xml:space="preserve">  VLAN</w:t>
      </w:r>
      <w:r>
        <w:rPr>
          <w:rFonts w:hint="eastAsia"/>
          <w:sz w:val="24"/>
          <w:szCs w:val="24"/>
        </w:rPr>
        <w:t>帧格式</w:t>
      </w:r>
    </w:p>
    <w:p w14:paraId="7A36B93E" w14:textId="77777777" w:rsidR="00717322" w:rsidRDefault="00000000">
      <w:pPr>
        <w:ind w:firstLine="560"/>
      </w:pPr>
      <w:r>
        <w:rPr>
          <w:rFonts w:hint="eastAsia"/>
        </w:rPr>
        <w:t xml:space="preserve">VLAN </w:t>
      </w:r>
      <w:r>
        <w:rPr>
          <w:rFonts w:hint="eastAsia"/>
        </w:rPr>
        <w:t>标签中各个字段的含义如下。</w:t>
      </w:r>
    </w:p>
    <w:p w14:paraId="7D360FB6" w14:textId="0E8E70C7" w:rsidR="004D4727" w:rsidRDefault="004D4727">
      <w:pPr>
        <w:pStyle w:val="a7"/>
        <w:keepNext/>
        <w:rPr>
          <w:ins w:id="1873" w:author="天赐 余" w:date="2025-12-01T17:07:00Z" w16du:dateUtc="2025-12-01T09:07:00Z"/>
        </w:rPr>
        <w:pPrChange w:id="1874" w:author="天赐 余" w:date="2025-12-01T17:07:00Z" w16du:dateUtc="2025-12-01T09:07:00Z">
          <w:pPr>
            <w:ind w:firstLine="560"/>
          </w:pPr>
        </w:pPrChange>
      </w:pPr>
      <w:ins w:id="1875" w:author="天赐 余" w:date="2025-12-01T17:07:00Z" w16du:dateUtc="2025-12-01T09:07: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1876" w:author="天赐 余" w:date="2025-12-04T11:12:00Z" w16du:dateUtc="2025-12-04T03:12:00Z">
        <w:r w:rsidR="008A3990">
          <w:rPr>
            <w:noProof/>
          </w:rPr>
          <w:t>4</w:t>
        </w:r>
      </w:ins>
      <w:ins w:id="1877" w:author="天赐 余" w:date="2025-12-01T17:07:00Z" w16du:dateUtc="2025-12-01T09:07:00Z">
        <w:r>
          <w:fldChar w:fldCharType="end"/>
        </w:r>
        <w:r>
          <w:rPr>
            <w:rFonts w:hint="eastAsia"/>
          </w:rPr>
          <w:t xml:space="preserve"> VLAN</w:t>
        </w:r>
        <w:r>
          <w:rPr>
            <w:rFonts w:hint="eastAsia"/>
          </w:rPr>
          <w:t>帧格式定义</w:t>
        </w:r>
      </w:ins>
    </w:p>
    <w:tbl>
      <w:tblPr>
        <w:tblW w:w="8305" w:type="dxa"/>
        <w:jc w:val="center"/>
        <w:tblBorders>
          <w:top w:val="outset" w:sz="6" w:space="0" w:color="686868"/>
          <w:left w:val="outset" w:sz="6" w:space="0" w:color="686868"/>
          <w:bottom w:val="outset" w:sz="6" w:space="0" w:color="686868"/>
          <w:right w:val="outset" w:sz="6" w:space="0" w:color="686868"/>
        </w:tblBorders>
        <w:shd w:val="clear" w:color="auto" w:fill="FFFFFF"/>
        <w:tblLayout w:type="fixed"/>
        <w:tblCellMar>
          <w:left w:w="60" w:type="dxa"/>
          <w:right w:w="60" w:type="dxa"/>
        </w:tblCellMar>
        <w:tblLook w:val="04A0" w:firstRow="1" w:lastRow="0" w:firstColumn="1" w:lastColumn="0" w:noHBand="0" w:noVBand="1"/>
      </w:tblPr>
      <w:tblGrid>
        <w:gridCol w:w="1346"/>
        <w:gridCol w:w="1523"/>
        <w:gridCol w:w="1898"/>
        <w:gridCol w:w="3538"/>
      </w:tblGrid>
      <w:tr w:rsidR="00717322" w14:paraId="6F38F059" w14:textId="77777777">
        <w:trPr>
          <w:trHeight w:val="214"/>
          <w:tblHeader/>
          <w:jc w:val="center"/>
        </w:trPr>
        <w:tc>
          <w:tcPr>
            <w:tcW w:w="1346" w:type="dxa"/>
            <w:tcBorders>
              <w:top w:val="outset" w:sz="6" w:space="0" w:color="auto"/>
              <w:left w:val="outset" w:sz="6" w:space="0" w:color="auto"/>
              <w:bottom w:val="outset" w:sz="6" w:space="0" w:color="auto"/>
              <w:right w:val="outset" w:sz="6" w:space="0" w:color="auto"/>
            </w:tcBorders>
            <w:shd w:val="clear" w:color="auto" w:fill="FFFFFF" w:themeFill="background1"/>
            <w:tcMar>
              <w:top w:w="0" w:type="dxa"/>
              <w:left w:w="240" w:type="dxa"/>
              <w:bottom w:w="0" w:type="dxa"/>
              <w:right w:w="240" w:type="dxa"/>
            </w:tcMar>
            <w:vAlign w:val="center"/>
          </w:tcPr>
          <w:p w14:paraId="206D7B62"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字段</w:t>
            </w:r>
          </w:p>
        </w:tc>
        <w:tc>
          <w:tcPr>
            <w:tcW w:w="1523" w:type="dxa"/>
            <w:tcBorders>
              <w:top w:val="outset" w:sz="6" w:space="0" w:color="auto"/>
              <w:left w:val="outset" w:sz="6" w:space="0" w:color="auto"/>
              <w:bottom w:val="outset" w:sz="6" w:space="0" w:color="auto"/>
              <w:right w:val="outset" w:sz="6" w:space="0" w:color="auto"/>
            </w:tcBorders>
            <w:shd w:val="clear" w:color="auto" w:fill="FFFFFF" w:themeFill="background1"/>
            <w:tcMar>
              <w:top w:w="0" w:type="dxa"/>
              <w:left w:w="240" w:type="dxa"/>
              <w:bottom w:w="0" w:type="dxa"/>
              <w:right w:w="240" w:type="dxa"/>
            </w:tcMar>
            <w:vAlign w:val="center"/>
          </w:tcPr>
          <w:p w14:paraId="23231BD2"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长度</w:t>
            </w:r>
          </w:p>
        </w:tc>
        <w:tc>
          <w:tcPr>
            <w:tcW w:w="1898" w:type="dxa"/>
            <w:tcBorders>
              <w:top w:val="outset" w:sz="6" w:space="0" w:color="auto"/>
              <w:left w:val="outset" w:sz="6" w:space="0" w:color="auto"/>
              <w:bottom w:val="outset" w:sz="6" w:space="0" w:color="auto"/>
              <w:right w:val="outset" w:sz="6" w:space="0" w:color="auto"/>
            </w:tcBorders>
            <w:shd w:val="clear" w:color="auto" w:fill="FFFFFF" w:themeFill="background1"/>
            <w:tcMar>
              <w:top w:w="0" w:type="dxa"/>
              <w:left w:w="240" w:type="dxa"/>
              <w:bottom w:w="0" w:type="dxa"/>
              <w:right w:w="240" w:type="dxa"/>
            </w:tcMar>
            <w:vAlign w:val="center"/>
          </w:tcPr>
          <w:p w14:paraId="14EF0A21"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3538" w:type="dxa"/>
            <w:tcBorders>
              <w:top w:val="outset" w:sz="6" w:space="0" w:color="auto"/>
              <w:left w:val="outset" w:sz="6" w:space="0" w:color="auto"/>
              <w:bottom w:val="outset" w:sz="6" w:space="0" w:color="auto"/>
              <w:right w:val="outset" w:sz="6" w:space="0" w:color="auto"/>
            </w:tcBorders>
            <w:shd w:val="clear" w:color="auto" w:fill="FFFFFF" w:themeFill="background1"/>
            <w:tcMar>
              <w:top w:w="0" w:type="dxa"/>
              <w:left w:w="240" w:type="dxa"/>
              <w:bottom w:w="0" w:type="dxa"/>
              <w:right w:w="240" w:type="dxa"/>
            </w:tcMar>
            <w:vAlign w:val="center"/>
          </w:tcPr>
          <w:p w14:paraId="3164485D"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取值</w:t>
            </w:r>
          </w:p>
        </w:tc>
      </w:tr>
      <w:tr w:rsidR="00717322" w14:paraId="240D6ED1" w14:textId="77777777">
        <w:trPr>
          <w:trHeight w:hRule="exact" w:val="1711"/>
          <w:jc w:val="center"/>
        </w:trPr>
        <w:tc>
          <w:tcPr>
            <w:tcW w:w="1346"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76697AFE"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TPID</w:t>
            </w:r>
          </w:p>
        </w:tc>
        <w:tc>
          <w:tcPr>
            <w:tcW w:w="1523"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47A05B6F"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2Byte</w:t>
            </w:r>
          </w:p>
        </w:tc>
        <w:tc>
          <w:tcPr>
            <w:tcW w:w="1898"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6DE08039"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协议标识符</w:t>
            </w:r>
          </w:p>
        </w:tc>
        <w:tc>
          <w:tcPr>
            <w:tcW w:w="3538"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58A3EECF" w14:textId="0B5789DA"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取值为</w:t>
            </w:r>
            <w:r>
              <w:rPr>
                <w:rFonts w:asciiTheme="majorEastAsia" w:eastAsiaTheme="majorEastAsia" w:hAnsiTheme="majorEastAsia"/>
              </w:rPr>
              <w:t>0x8100</w:t>
            </w:r>
            <w:r>
              <w:rPr>
                <w:rFonts w:asciiTheme="majorEastAsia" w:eastAsiaTheme="majorEastAsia" w:hAnsiTheme="majorEastAsia" w:hint="eastAsia"/>
              </w:rPr>
              <w:t>时表示为</w:t>
            </w:r>
            <w:r>
              <w:rPr>
                <w:rFonts w:asciiTheme="majorEastAsia" w:eastAsiaTheme="majorEastAsia" w:hAnsiTheme="majorEastAsia"/>
              </w:rPr>
              <w:t>VLAN</w:t>
            </w:r>
            <w:r>
              <w:rPr>
                <w:rFonts w:asciiTheme="majorEastAsia" w:eastAsiaTheme="majorEastAsia" w:hAnsiTheme="majorEastAsia" w:hint="eastAsia"/>
              </w:rPr>
              <w:t>帧。</w:t>
            </w:r>
            <w:del w:id="1878" w:author="天赐 余" w:date="2025-12-02T19:54:00Z" w16du:dateUtc="2025-12-02T11:54:00Z">
              <w:r w:rsidDel="00953171">
                <w:rPr>
                  <w:rFonts w:asciiTheme="majorEastAsia" w:eastAsiaTheme="majorEastAsia" w:hAnsiTheme="majorEastAsia" w:hint="eastAsia"/>
                </w:rPr>
                <w:delText>如果不支持</w:delText>
              </w:r>
              <w:r w:rsidDel="00953171">
                <w:rPr>
                  <w:rFonts w:asciiTheme="majorEastAsia" w:eastAsiaTheme="majorEastAsia" w:hAnsiTheme="majorEastAsia"/>
                </w:rPr>
                <w:delText>VLAN</w:delText>
              </w:r>
              <w:r w:rsidDel="00953171">
                <w:rPr>
                  <w:rFonts w:asciiTheme="majorEastAsia" w:eastAsiaTheme="majorEastAsia" w:hAnsiTheme="majorEastAsia" w:hint="eastAsia"/>
                </w:rPr>
                <w:delText>的设备收到这样的帧，会将其丢弃</w:delText>
              </w:r>
            </w:del>
          </w:p>
        </w:tc>
      </w:tr>
      <w:tr w:rsidR="00717322" w14:paraId="285CEF28" w14:textId="77777777">
        <w:trPr>
          <w:trHeight w:hRule="exact" w:val="1830"/>
          <w:jc w:val="center"/>
        </w:trPr>
        <w:tc>
          <w:tcPr>
            <w:tcW w:w="1346"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326105D1" w14:textId="2AE34330" w:rsidR="00717322" w:rsidRDefault="00400E1C">
            <w:pPr>
              <w:spacing w:after="0" w:line="240" w:lineRule="auto"/>
              <w:ind w:firstLineChars="0" w:firstLine="0"/>
              <w:jc w:val="center"/>
              <w:rPr>
                <w:rFonts w:asciiTheme="majorEastAsia" w:eastAsiaTheme="majorEastAsia" w:hAnsiTheme="majorEastAsia" w:hint="eastAsia"/>
              </w:rPr>
            </w:pPr>
            <w:ins w:id="1879" w:author="天赐 余" w:date="2025-11-29T16:55:00Z" w16du:dateUtc="2025-11-29T08:55:00Z">
              <w:r>
                <w:rPr>
                  <w:rFonts w:asciiTheme="majorEastAsia" w:eastAsiaTheme="majorEastAsia" w:hAnsiTheme="majorEastAsia" w:hint="eastAsia"/>
                </w:rPr>
                <w:lastRenderedPageBreak/>
                <w:t>PCP</w:t>
              </w:r>
            </w:ins>
            <w:del w:id="1880" w:author="天赐 余" w:date="2025-11-29T16:55:00Z" w16du:dateUtc="2025-11-29T08:55:00Z">
              <w:r w:rsidDel="00400E1C">
                <w:rPr>
                  <w:rFonts w:asciiTheme="majorEastAsia" w:eastAsiaTheme="majorEastAsia" w:hAnsiTheme="majorEastAsia"/>
                </w:rPr>
                <w:delText>PRI</w:delText>
              </w:r>
            </w:del>
          </w:p>
        </w:tc>
        <w:tc>
          <w:tcPr>
            <w:tcW w:w="1523"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4F28FE1D"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3bit</w:t>
            </w:r>
          </w:p>
        </w:tc>
        <w:tc>
          <w:tcPr>
            <w:tcW w:w="1898"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72A97A8B"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数据帧优先级</w:t>
            </w:r>
          </w:p>
        </w:tc>
        <w:tc>
          <w:tcPr>
            <w:tcW w:w="3538"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6ACF28CB"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取值范围为</w:t>
            </w:r>
            <w:r>
              <w:rPr>
                <w:rFonts w:asciiTheme="majorEastAsia" w:eastAsiaTheme="majorEastAsia" w:hAnsiTheme="majorEastAsia"/>
              </w:rPr>
              <w:t>0</w:t>
            </w:r>
            <w:r>
              <w:rPr>
                <w:rFonts w:asciiTheme="majorEastAsia" w:eastAsiaTheme="majorEastAsia" w:hAnsiTheme="majorEastAsia" w:hint="eastAsia"/>
              </w:rPr>
              <w:t>～</w:t>
            </w:r>
            <w:r>
              <w:rPr>
                <w:rFonts w:asciiTheme="majorEastAsia" w:eastAsiaTheme="majorEastAsia" w:hAnsiTheme="majorEastAsia"/>
              </w:rPr>
              <w:t>7</w:t>
            </w:r>
            <w:r>
              <w:rPr>
                <w:rFonts w:asciiTheme="majorEastAsia" w:eastAsiaTheme="majorEastAsia" w:hAnsiTheme="majorEastAsia" w:hint="eastAsia"/>
              </w:rPr>
              <w:t>，值越大优先级越高。当网络阻塞时，交换机优先发送优先级高的数据帧</w:t>
            </w:r>
          </w:p>
        </w:tc>
      </w:tr>
      <w:tr w:rsidR="00717322" w14:paraId="6DCA5E53" w14:textId="77777777">
        <w:trPr>
          <w:trHeight w:hRule="exact" w:val="1990"/>
          <w:jc w:val="center"/>
        </w:trPr>
        <w:tc>
          <w:tcPr>
            <w:tcW w:w="1346"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104F8B4E"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CFI</w:t>
            </w:r>
          </w:p>
        </w:tc>
        <w:tc>
          <w:tcPr>
            <w:tcW w:w="1523"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569FE489"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1bit</w:t>
            </w:r>
          </w:p>
        </w:tc>
        <w:tc>
          <w:tcPr>
            <w:tcW w:w="1898"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4F0F3442"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标准格式指示位，用于兼容以太网和令牌环网</w:t>
            </w:r>
          </w:p>
        </w:tc>
        <w:tc>
          <w:tcPr>
            <w:tcW w:w="3538"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1554B5AD"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CFI</w:t>
            </w:r>
            <w:r>
              <w:rPr>
                <w:rFonts w:asciiTheme="majorEastAsia" w:eastAsiaTheme="majorEastAsia" w:hAnsiTheme="majorEastAsia" w:hint="eastAsia"/>
              </w:rPr>
              <w:t>取值为</w:t>
            </w:r>
            <w:r>
              <w:rPr>
                <w:rFonts w:asciiTheme="majorEastAsia" w:eastAsiaTheme="majorEastAsia" w:hAnsiTheme="majorEastAsia"/>
              </w:rPr>
              <w:t>0</w:t>
            </w:r>
            <w:r>
              <w:rPr>
                <w:rFonts w:asciiTheme="majorEastAsia" w:eastAsiaTheme="majorEastAsia" w:hAnsiTheme="majorEastAsia" w:hint="eastAsia"/>
              </w:rPr>
              <w:t>表示</w:t>
            </w:r>
            <w:r>
              <w:rPr>
                <w:rFonts w:asciiTheme="majorEastAsia" w:eastAsiaTheme="majorEastAsia" w:hAnsiTheme="majorEastAsia"/>
              </w:rPr>
              <w:t>MAC</w:t>
            </w:r>
            <w:r>
              <w:rPr>
                <w:rFonts w:asciiTheme="majorEastAsia" w:eastAsiaTheme="majorEastAsia" w:hAnsiTheme="majorEastAsia" w:hint="eastAsia"/>
              </w:rPr>
              <w:t>地址以标准格式进行封装，为</w:t>
            </w:r>
            <w:r>
              <w:rPr>
                <w:rFonts w:asciiTheme="majorEastAsia" w:eastAsiaTheme="majorEastAsia" w:hAnsiTheme="majorEastAsia"/>
              </w:rPr>
              <w:t>1</w:t>
            </w:r>
            <w:r>
              <w:rPr>
                <w:rFonts w:asciiTheme="majorEastAsia" w:eastAsiaTheme="majorEastAsia" w:hAnsiTheme="majorEastAsia" w:hint="eastAsia"/>
              </w:rPr>
              <w:t>表示以非标准格式封装。在以太网中，</w:t>
            </w:r>
            <w:r>
              <w:rPr>
                <w:rFonts w:asciiTheme="majorEastAsia" w:eastAsiaTheme="majorEastAsia" w:hAnsiTheme="majorEastAsia"/>
              </w:rPr>
              <w:t>CFI</w:t>
            </w:r>
            <w:r>
              <w:rPr>
                <w:rFonts w:asciiTheme="majorEastAsia" w:eastAsiaTheme="majorEastAsia" w:hAnsiTheme="majorEastAsia" w:hint="eastAsia"/>
              </w:rPr>
              <w:t>的值为</w:t>
            </w:r>
            <w:r>
              <w:rPr>
                <w:rFonts w:asciiTheme="majorEastAsia" w:eastAsiaTheme="majorEastAsia" w:hAnsiTheme="majorEastAsia"/>
              </w:rPr>
              <w:t>0</w:t>
            </w:r>
          </w:p>
        </w:tc>
      </w:tr>
      <w:tr w:rsidR="00717322" w14:paraId="113EEEBD" w14:textId="77777777">
        <w:trPr>
          <w:trHeight w:hRule="exact" w:val="1977"/>
          <w:jc w:val="center"/>
        </w:trPr>
        <w:tc>
          <w:tcPr>
            <w:tcW w:w="1346"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07918400"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VID</w:t>
            </w:r>
          </w:p>
        </w:tc>
        <w:tc>
          <w:tcPr>
            <w:tcW w:w="1523"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7481B290"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rPr>
              <w:t>12bit</w:t>
            </w:r>
          </w:p>
        </w:tc>
        <w:tc>
          <w:tcPr>
            <w:tcW w:w="1898"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2EAC31DA"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VLAN ID</w:t>
            </w:r>
            <w:r>
              <w:rPr>
                <w:rFonts w:asciiTheme="majorEastAsia" w:eastAsiaTheme="majorEastAsia" w:hAnsiTheme="majorEastAsia" w:hint="eastAsia"/>
              </w:rPr>
              <w:t>，表示数据帧所属</w:t>
            </w:r>
            <w:r>
              <w:rPr>
                <w:rFonts w:asciiTheme="majorEastAsia" w:eastAsiaTheme="majorEastAsia" w:hAnsiTheme="majorEastAsia"/>
              </w:rPr>
              <w:t>VLAN</w:t>
            </w:r>
            <w:r>
              <w:rPr>
                <w:rFonts w:asciiTheme="majorEastAsia" w:eastAsiaTheme="majorEastAsia" w:hAnsiTheme="majorEastAsia" w:hint="eastAsia"/>
              </w:rPr>
              <w:t>编号</w:t>
            </w:r>
          </w:p>
        </w:tc>
        <w:tc>
          <w:tcPr>
            <w:tcW w:w="3538" w:type="dxa"/>
            <w:tcBorders>
              <w:top w:val="outset" w:sz="6" w:space="0" w:color="auto"/>
              <w:left w:val="outset" w:sz="6" w:space="0" w:color="auto"/>
              <w:bottom w:val="outset" w:sz="6" w:space="0" w:color="auto"/>
              <w:right w:val="outset" w:sz="6" w:space="0" w:color="auto"/>
            </w:tcBorders>
            <w:shd w:val="clear" w:color="auto" w:fill="FFFFFF"/>
            <w:tcMar>
              <w:top w:w="120" w:type="dxa"/>
              <w:left w:w="240" w:type="dxa"/>
              <w:bottom w:w="120" w:type="dxa"/>
              <w:right w:w="240" w:type="dxa"/>
            </w:tcMar>
          </w:tcPr>
          <w:p w14:paraId="1F0155A2" w14:textId="59D0684C"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VLAN ID</w:t>
            </w:r>
            <w:r>
              <w:rPr>
                <w:rFonts w:asciiTheme="majorEastAsia" w:eastAsiaTheme="majorEastAsia" w:hAnsiTheme="majorEastAsia" w:hint="eastAsia"/>
              </w:rPr>
              <w:t>取值范围是</w:t>
            </w:r>
            <w:r>
              <w:rPr>
                <w:rFonts w:asciiTheme="majorEastAsia" w:eastAsiaTheme="majorEastAsia" w:hAnsiTheme="majorEastAsia"/>
              </w:rPr>
              <w:t>0</w:t>
            </w:r>
            <w:r>
              <w:rPr>
                <w:rFonts w:asciiTheme="majorEastAsia" w:eastAsiaTheme="majorEastAsia" w:hAnsiTheme="majorEastAsia" w:hint="eastAsia"/>
              </w:rPr>
              <w:t>～</w:t>
            </w:r>
            <w:r>
              <w:rPr>
                <w:rFonts w:asciiTheme="majorEastAsia" w:eastAsiaTheme="majorEastAsia" w:hAnsiTheme="majorEastAsia"/>
              </w:rPr>
              <w:t>4095</w:t>
            </w:r>
            <w:r>
              <w:rPr>
                <w:rFonts w:asciiTheme="majorEastAsia" w:eastAsiaTheme="majorEastAsia" w:hAnsiTheme="majorEastAsia" w:hint="eastAsia"/>
              </w:rPr>
              <w:t>。</w:t>
            </w:r>
            <w:del w:id="1881" w:author="天赐 余" w:date="2025-12-03T14:54:00Z" w16du:dateUtc="2025-12-03T06:54:00Z">
              <w:r w:rsidDel="00260A76">
                <w:rPr>
                  <w:rFonts w:asciiTheme="majorEastAsia" w:eastAsiaTheme="majorEastAsia" w:hAnsiTheme="majorEastAsia" w:hint="eastAsia"/>
                </w:rPr>
                <w:delText>由于</w:delText>
              </w:r>
              <w:r w:rsidDel="00260A76">
                <w:rPr>
                  <w:rFonts w:asciiTheme="majorEastAsia" w:eastAsiaTheme="majorEastAsia" w:hAnsiTheme="majorEastAsia"/>
                </w:rPr>
                <w:delText>0</w:delText>
              </w:r>
              <w:r w:rsidDel="00260A76">
                <w:rPr>
                  <w:rFonts w:asciiTheme="majorEastAsia" w:eastAsiaTheme="majorEastAsia" w:hAnsiTheme="majorEastAsia" w:hint="eastAsia"/>
                </w:rPr>
                <w:delText>和</w:delText>
              </w:r>
              <w:r w:rsidDel="00260A76">
                <w:rPr>
                  <w:rFonts w:asciiTheme="majorEastAsia" w:eastAsiaTheme="majorEastAsia" w:hAnsiTheme="majorEastAsia"/>
                </w:rPr>
                <w:delText>4095</w:delText>
              </w:r>
              <w:r w:rsidDel="00260A76">
                <w:rPr>
                  <w:rFonts w:asciiTheme="majorEastAsia" w:eastAsiaTheme="majorEastAsia" w:hAnsiTheme="majorEastAsia" w:hint="eastAsia"/>
                </w:rPr>
                <w:delText>为协议保留取值，所以</w:delText>
              </w:r>
              <w:r w:rsidDel="00260A76">
                <w:rPr>
                  <w:rFonts w:asciiTheme="majorEastAsia" w:eastAsiaTheme="majorEastAsia" w:hAnsiTheme="majorEastAsia"/>
                </w:rPr>
                <w:delText>VLAN ID</w:delText>
              </w:r>
              <w:r w:rsidDel="00260A76">
                <w:rPr>
                  <w:rFonts w:asciiTheme="majorEastAsia" w:eastAsiaTheme="majorEastAsia" w:hAnsiTheme="majorEastAsia" w:hint="eastAsia"/>
                </w:rPr>
                <w:delText>的有效取值范围是</w:delText>
              </w:r>
              <w:r w:rsidDel="00260A76">
                <w:rPr>
                  <w:rFonts w:asciiTheme="majorEastAsia" w:eastAsiaTheme="majorEastAsia" w:hAnsiTheme="majorEastAsia"/>
                </w:rPr>
                <w:delText>1</w:delText>
              </w:r>
              <w:r w:rsidDel="00260A76">
                <w:rPr>
                  <w:rFonts w:asciiTheme="majorEastAsia" w:eastAsiaTheme="majorEastAsia" w:hAnsiTheme="majorEastAsia" w:hint="eastAsia"/>
                </w:rPr>
                <w:delText>～</w:delText>
              </w:r>
              <w:r w:rsidDel="00260A76">
                <w:rPr>
                  <w:rFonts w:asciiTheme="majorEastAsia" w:eastAsiaTheme="majorEastAsia" w:hAnsiTheme="majorEastAsia"/>
                </w:rPr>
                <w:delText>4094</w:delText>
              </w:r>
              <w:r w:rsidDel="00260A76">
                <w:rPr>
                  <w:rFonts w:asciiTheme="majorEastAsia" w:eastAsiaTheme="majorEastAsia" w:hAnsiTheme="majorEastAsia" w:hint="eastAsia"/>
                </w:rPr>
                <w:delText>。</w:delText>
              </w:r>
            </w:del>
          </w:p>
        </w:tc>
      </w:tr>
    </w:tbl>
    <w:p w14:paraId="365975B1" w14:textId="2DFAC65E" w:rsidR="00717322"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ins w:id="1882" w:author="天赐 余" w:date="2025-12-04T11:12:00Z" w16du:dateUtc="2025-12-04T03:12:00Z">
        <w:r w:rsidR="008A3990">
          <w:rPr>
            <w:noProof/>
          </w:rPr>
          <w:t>5</w:t>
        </w:r>
      </w:ins>
      <w:del w:id="1883" w:author="天赐 余" w:date="2025-12-01T17:06:00Z" w16du:dateUtc="2025-12-01T09:06:00Z">
        <w:r w:rsidDel="004D4727">
          <w:rPr>
            <w:noProof/>
          </w:rPr>
          <w:delText>3</w:delText>
        </w:r>
      </w:del>
      <w:r>
        <w:fldChar w:fldCharType="end"/>
      </w:r>
      <w:r>
        <w:rPr>
          <w:rFonts w:hint="eastAsia"/>
        </w:rPr>
        <w:t xml:space="preserve"> VLAN</w:t>
      </w:r>
      <w:r>
        <w:rPr>
          <w:rFonts w:hint="eastAsia"/>
        </w:rPr>
        <w:t>标签含义</w:t>
      </w:r>
    </w:p>
    <w:p w14:paraId="2104E783" w14:textId="5BF6FDC2" w:rsidR="00717322" w:rsidRDefault="00000000">
      <w:pPr>
        <w:ind w:firstLine="560"/>
        <w:rPr>
          <w:ins w:id="1884" w:author="天赐 余" w:date="2025-12-03T14:57:00Z" w16du:dateUtc="2025-12-03T06:57:00Z"/>
        </w:rPr>
      </w:pPr>
      <w:r>
        <w:rPr>
          <w:rFonts w:hint="eastAsia"/>
        </w:rPr>
        <w:t>本规范要求</w:t>
      </w:r>
      <w:ins w:id="1885" w:author="天赐 余" w:date="2025-12-03T14:59:00Z" w16du:dateUtc="2025-12-03T06:59:00Z">
        <w:r w:rsidR="00260A76">
          <w:rPr>
            <w:rFonts w:hint="eastAsia"/>
          </w:rPr>
          <w:t>网卡和</w:t>
        </w:r>
      </w:ins>
      <w:r>
        <w:rPr>
          <w:rFonts w:hint="eastAsia"/>
        </w:rPr>
        <w:t>交换支持</w:t>
      </w:r>
      <w:r>
        <w:rPr>
          <w:rFonts w:hint="eastAsia"/>
        </w:rPr>
        <w:t>VLAN</w:t>
      </w:r>
      <w:r>
        <w:rPr>
          <w:rFonts w:hint="eastAsia"/>
        </w:rPr>
        <w:t>以满足其余功能的需求，例如</w:t>
      </w:r>
      <w:r w:rsidRPr="00197477">
        <w:rPr>
          <w:rFonts w:hint="eastAsia"/>
          <w:rPrChange w:id="1886" w:author="天赐 余" w:date="2025-11-29T16:57:00Z" w16du:dateUtc="2025-11-29T08:57:00Z">
            <w:rPr>
              <w:rFonts w:hint="eastAsia"/>
              <w:highlight w:val="yellow"/>
            </w:rPr>
          </w:rPrChange>
        </w:rPr>
        <w:t>流</w:t>
      </w:r>
      <w:del w:id="1887" w:author="liubing" w:date="2025-11-28T20:40:00Z">
        <w:r w:rsidRPr="00197477">
          <w:rPr>
            <w:rFonts w:hint="eastAsia"/>
            <w:rPrChange w:id="1888" w:author="天赐 余" w:date="2025-11-29T16:57:00Z" w16du:dateUtc="2025-11-29T08:57:00Z">
              <w:rPr>
                <w:rFonts w:hint="eastAsia"/>
                <w:highlight w:val="yellow"/>
              </w:rPr>
            </w:rPrChange>
          </w:rPr>
          <w:delText>表示</w:delText>
        </w:r>
      </w:del>
      <w:ins w:id="1889" w:author="liubing" w:date="2025-11-28T20:40:00Z">
        <w:r w:rsidRPr="00197477">
          <w:rPr>
            <w:rFonts w:hint="eastAsia"/>
            <w:rPrChange w:id="1890" w:author="天赐 余" w:date="2025-11-29T16:57:00Z" w16du:dateUtc="2025-11-29T08:57:00Z">
              <w:rPr>
                <w:rFonts w:hint="eastAsia"/>
                <w:highlight w:val="yellow"/>
              </w:rPr>
            </w:rPrChange>
          </w:rPr>
          <w:t>标识</w:t>
        </w:r>
      </w:ins>
      <w:r>
        <w:rPr>
          <w:rFonts w:hint="eastAsia"/>
        </w:rPr>
        <w:t>需要</w:t>
      </w:r>
      <w:ins w:id="1891" w:author="天赐 余" w:date="2025-11-29T16:56:00Z" w16du:dateUtc="2025-11-29T08:56:00Z">
        <w:r w:rsidR="00197477">
          <w:rPr>
            <w:rFonts w:hint="eastAsia"/>
          </w:rPr>
          <w:t>借助</w:t>
        </w:r>
      </w:ins>
      <w:del w:id="1892" w:author="天赐 余" w:date="2025-11-29T16:56:00Z" w16du:dateUtc="2025-11-29T08:56:00Z">
        <w:r w:rsidDel="00197477">
          <w:rPr>
            <w:rFonts w:hint="eastAsia"/>
          </w:rPr>
          <w:delText>使用</w:delText>
        </w:r>
      </w:del>
      <w:r>
        <w:rPr>
          <w:rFonts w:hint="eastAsia"/>
        </w:rPr>
        <w:t>VID</w:t>
      </w:r>
      <w:r>
        <w:rPr>
          <w:rFonts w:hint="eastAsia"/>
        </w:rPr>
        <w:t>完成</w:t>
      </w:r>
      <w:del w:id="1893" w:author="天赐 余" w:date="2025-11-29T16:57:00Z" w16du:dateUtc="2025-11-29T08:57:00Z">
        <w:r w:rsidDel="00197477">
          <w:rPr>
            <w:rFonts w:hint="eastAsia"/>
          </w:rPr>
          <w:delText>流量识别</w:delText>
        </w:r>
      </w:del>
      <w:r>
        <w:rPr>
          <w:rFonts w:hint="eastAsia"/>
        </w:rPr>
        <w:t>。</w:t>
      </w:r>
    </w:p>
    <w:p w14:paraId="3BB5E71A" w14:textId="329A91E5" w:rsidR="00260A76" w:rsidRDefault="00260A76">
      <w:pPr>
        <w:ind w:firstLineChars="0" w:firstLine="0"/>
        <w:pPrChange w:id="1894" w:author="天赐 余" w:date="2025-12-03T14:58:00Z" w16du:dateUtc="2025-12-03T06:58:00Z">
          <w:pPr>
            <w:ind w:firstLine="560"/>
          </w:pPr>
        </w:pPrChange>
      </w:pPr>
      <w:ins w:id="1895" w:author="天赐 余" w:date="2025-12-03T14:58:00Z" w16du:dateUtc="2025-12-03T06:58:00Z">
        <w:r>
          <w:rPr>
            <w:rFonts w:hint="eastAsia"/>
          </w:rPr>
          <w:t>注：交换同时需要支持非</w:t>
        </w:r>
        <w:r>
          <w:rPr>
            <w:rFonts w:hint="eastAsia"/>
          </w:rPr>
          <w:t>VLAN</w:t>
        </w:r>
        <w:r>
          <w:rPr>
            <w:rFonts w:hint="eastAsia"/>
          </w:rPr>
          <w:t>报文的传输</w:t>
        </w:r>
      </w:ins>
      <w:ins w:id="1896" w:author="天赐 余" w:date="2025-12-03T15:07:00Z" w16du:dateUtc="2025-12-03T07:07:00Z">
        <w:r w:rsidR="002C4B94">
          <w:rPr>
            <w:rFonts w:hint="eastAsia"/>
          </w:rPr>
          <w:t>。</w:t>
        </w:r>
      </w:ins>
    </w:p>
    <w:p w14:paraId="543248C2" w14:textId="5614E235" w:rsidR="00717322" w:rsidRPr="004C183B" w:rsidDel="004C183B" w:rsidRDefault="00000000">
      <w:pPr>
        <w:pStyle w:val="21"/>
        <w:rPr>
          <w:del w:id="1897" w:author="天赐 余" w:date="2025-11-29T16:52:00Z" w16du:dateUtc="2025-11-29T08:52:00Z"/>
        </w:rPr>
      </w:pPr>
      <w:del w:id="1898" w:author="天赐 余" w:date="2025-11-29T16:52:00Z" w16du:dateUtc="2025-11-29T08:52:00Z">
        <w:r w:rsidRPr="004C183B" w:rsidDel="004C183B">
          <w:rPr>
            <w:rFonts w:hint="eastAsia"/>
          </w:rPr>
          <w:lastRenderedPageBreak/>
          <w:delText>网络接入</w:delText>
        </w:r>
      </w:del>
    </w:p>
    <w:p w14:paraId="242C628A" w14:textId="072B880A" w:rsidR="00717322" w:rsidRPr="004C183B" w:rsidDel="004C183B" w:rsidRDefault="00000000">
      <w:pPr>
        <w:pStyle w:val="21"/>
        <w:rPr>
          <w:del w:id="1899" w:author="天赐 余" w:date="2025-11-29T16:52:00Z" w16du:dateUtc="2025-11-29T08:52:00Z"/>
        </w:rPr>
        <w:pPrChange w:id="1900" w:author="天赐 余" w:date="2025-11-29T16:54:00Z" w16du:dateUtc="2025-11-29T08:54:00Z">
          <w:pPr>
            <w:pStyle w:val="30"/>
          </w:pPr>
        </w:pPrChange>
      </w:pPr>
      <w:del w:id="1901" w:author="天赐 余" w:date="2025-11-29T16:52:00Z" w16du:dateUtc="2025-11-29T08:52:00Z">
        <w:r w:rsidRPr="004C183B" w:rsidDel="004C183B">
          <w:rPr>
            <w:rFonts w:hint="eastAsia"/>
          </w:rPr>
          <w:delText>驱动适配</w:delText>
        </w:r>
      </w:del>
    </w:p>
    <w:p w14:paraId="55CD1B74" w14:textId="290D7E10" w:rsidR="00717322" w:rsidRPr="004C183B" w:rsidDel="004C183B" w:rsidRDefault="00000000">
      <w:pPr>
        <w:pStyle w:val="21"/>
        <w:rPr>
          <w:del w:id="1902" w:author="天赐 余" w:date="2025-11-29T16:52:00Z" w16du:dateUtc="2025-11-29T08:52:00Z"/>
        </w:rPr>
        <w:pPrChange w:id="1903" w:author="天赐 余" w:date="2025-11-29T16:54:00Z" w16du:dateUtc="2025-11-29T08:54:00Z">
          <w:pPr>
            <w:ind w:firstLine="560"/>
          </w:pPr>
        </w:pPrChange>
      </w:pPr>
      <w:del w:id="1904" w:author="天赐 余" w:date="2025-11-29T16:52:00Z" w16du:dateUtc="2025-11-29T08:52:00Z">
        <w:r w:rsidRPr="004C183B" w:rsidDel="004C183B">
          <w:rPr>
            <w:rFonts w:hint="eastAsia"/>
          </w:rPr>
          <w:delText>箭载端应用可能运行在不同操作系统上，为了使不同箭载端应用能够顺利接入</w:delText>
        </w:r>
        <w:r w:rsidRPr="004C183B" w:rsidDel="004C183B">
          <w:rPr>
            <w:rFonts w:hint="eastAsia"/>
          </w:rPr>
          <w:delText>TSN</w:delText>
        </w:r>
        <w:r w:rsidRPr="004C183B" w:rsidDel="004C183B">
          <w:rPr>
            <w:rFonts w:hint="eastAsia"/>
          </w:rPr>
          <w:delText>网络需要在驱动层面做出适配，本规范要求适配的接口包括（</w:delText>
        </w:r>
        <w:r w:rsidRPr="004C183B" w:rsidDel="004C183B">
          <w:rPr>
            <w:rFonts w:hint="eastAsia"/>
          </w:rPr>
          <w:delText>1</w:delText>
        </w:r>
        <w:r w:rsidRPr="004C183B" w:rsidDel="004C183B">
          <w:rPr>
            <w:rFonts w:hint="eastAsia"/>
          </w:rPr>
          <w:delText>）资源初始化接口；（</w:delText>
        </w:r>
        <w:r w:rsidRPr="004C183B" w:rsidDel="004C183B">
          <w:rPr>
            <w:rFonts w:hint="eastAsia"/>
          </w:rPr>
          <w:delText>2</w:delText>
        </w:r>
        <w:r w:rsidRPr="004C183B" w:rsidDel="004C183B">
          <w:rPr>
            <w:rFonts w:hint="eastAsia"/>
          </w:rPr>
          <w:delText>）发送报文接口；（</w:delText>
        </w:r>
        <w:r w:rsidRPr="004C183B" w:rsidDel="004C183B">
          <w:rPr>
            <w:rFonts w:hint="eastAsia"/>
          </w:rPr>
          <w:delText>3</w:delText>
        </w:r>
        <w:r w:rsidRPr="004C183B" w:rsidDel="004C183B">
          <w:rPr>
            <w:rFonts w:hint="eastAsia"/>
          </w:rPr>
          <w:delText>）接收报文接口；（</w:delText>
        </w:r>
        <w:r w:rsidRPr="004C183B" w:rsidDel="004C183B">
          <w:rPr>
            <w:rFonts w:hint="eastAsia"/>
          </w:rPr>
          <w:delText>4</w:delText>
        </w:r>
        <w:r w:rsidRPr="004C183B" w:rsidDel="004C183B">
          <w:rPr>
            <w:rFonts w:hint="eastAsia"/>
          </w:rPr>
          <w:delText>）资源释放接口。发送报文时接口的调用流程为资源初始化、发送报文接口、资源释放接口；接收报文时接口的调用流程为资源初始化、接收报文接口、资源释放接口。</w:delText>
        </w:r>
      </w:del>
    </w:p>
    <w:p w14:paraId="38A30A62" w14:textId="6340B086" w:rsidR="00717322" w:rsidRPr="004C183B" w:rsidDel="004C183B" w:rsidRDefault="00000000">
      <w:pPr>
        <w:pStyle w:val="21"/>
        <w:rPr>
          <w:del w:id="1905" w:author="天赐 余" w:date="2025-11-29T16:52:00Z" w16du:dateUtc="2025-11-29T08:52:00Z"/>
        </w:rPr>
        <w:pPrChange w:id="1906" w:author="天赐 余" w:date="2025-11-29T16:54:00Z" w16du:dateUtc="2025-11-29T08:54:00Z">
          <w:pPr>
            <w:pStyle w:val="40"/>
          </w:pPr>
        </w:pPrChange>
      </w:pPr>
      <w:del w:id="1907" w:author="天赐 余" w:date="2025-11-29T16:52:00Z" w16du:dateUtc="2025-11-29T08:52:00Z">
        <w:r w:rsidRPr="004C183B" w:rsidDel="004C183B">
          <w:rPr>
            <w:rFonts w:hint="eastAsia"/>
          </w:rPr>
          <w:delText>初始化接口</w:delText>
        </w:r>
      </w:del>
    </w:p>
    <w:p w14:paraId="61D211E3" w14:textId="03938CE8" w:rsidR="00717322" w:rsidRPr="004C183B" w:rsidDel="004C183B" w:rsidRDefault="00000000">
      <w:pPr>
        <w:pStyle w:val="21"/>
        <w:rPr>
          <w:del w:id="1908" w:author="天赐 余" w:date="2025-11-29T16:52:00Z" w16du:dateUtc="2025-11-29T08:52:00Z"/>
        </w:rPr>
        <w:pPrChange w:id="1909" w:author="天赐 余" w:date="2025-11-29T16:54:00Z" w16du:dateUtc="2025-11-29T08:54:00Z">
          <w:pPr>
            <w:ind w:firstLine="560"/>
          </w:pPr>
        </w:pPrChange>
      </w:pPr>
      <w:del w:id="1910" w:author="天赐 余" w:date="2025-11-29T16:52:00Z" w16du:dateUtc="2025-11-29T08:52:00Z">
        <w:r w:rsidRPr="004C183B" w:rsidDel="004C183B">
          <w:rPr>
            <w:rFonts w:hint="eastAsia"/>
          </w:rPr>
          <w:delText>指定</w:delText>
        </w:r>
        <w:r w:rsidRPr="004C183B" w:rsidDel="004C183B">
          <w:delText>IP</w:delText>
        </w:r>
        <w:r w:rsidRPr="004C183B" w:rsidDel="004C183B">
          <w:rPr>
            <w:rFonts w:hint="eastAsia"/>
          </w:rPr>
          <w:delText>地址、网卡，完成</w:delText>
        </w:r>
        <w:r w:rsidRPr="004C183B" w:rsidDel="004C183B">
          <w:delText>Socket</w:delText>
        </w:r>
        <w:r w:rsidRPr="004C183B" w:rsidDel="004C183B">
          <w:rPr>
            <w:rFonts w:hint="eastAsia"/>
          </w:rPr>
          <w:delText>的绑定。</w:delText>
        </w:r>
      </w:del>
    </w:p>
    <w:p w14:paraId="53052BD2" w14:textId="3717C8CB" w:rsidR="00717322" w:rsidRPr="004C183B" w:rsidDel="004C183B" w:rsidRDefault="00000000">
      <w:pPr>
        <w:pStyle w:val="21"/>
        <w:rPr>
          <w:del w:id="1911" w:author="天赐 余" w:date="2025-11-29T16:52:00Z" w16du:dateUtc="2025-11-29T08:52:00Z"/>
        </w:rPr>
        <w:pPrChange w:id="1912" w:author="天赐 余" w:date="2025-11-29T16:54:00Z" w16du:dateUtc="2025-11-29T08:54:00Z">
          <w:pPr>
            <w:pStyle w:val="40"/>
          </w:pPr>
        </w:pPrChange>
      </w:pPr>
      <w:del w:id="1913" w:author="天赐 余" w:date="2025-11-29T16:52:00Z" w16du:dateUtc="2025-11-29T08:52:00Z">
        <w:r w:rsidRPr="004C183B" w:rsidDel="004C183B">
          <w:rPr>
            <w:rFonts w:hint="eastAsia"/>
          </w:rPr>
          <w:delText>发送报文接口</w:delText>
        </w:r>
      </w:del>
    </w:p>
    <w:p w14:paraId="086F08E2" w14:textId="6EC68D3A" w:rsidR="00717322" w:rsidRPr="004C183B" w:rsidDel="004C183B" w:rsidRDefault="00000000">
      <w:pPr>
        <w:pStyle w:val="21"/>
        <w:rPr>
          <w:del w:id="1914" w:author="天赐 余" w:date="2025-11-29T16:52:00Z" w16du:dateUtc="2025-11-29T08:52:00Z"/>
        </w:rPr>
        <w:pPrChange w:id="1915" w:author="天赐 余" w:date="2025-11-29T16:54:00Z" w16du:dateUtc="2025-11-29T08:54:00Z">
          <w:pPr>
            <w:ind w:firstLine="560"/>
          </w:pPr>
        </w:pPrChange>
      </w:pPr>
      <w:del w:id="1916" w:author="天赐 余" w:date="2025-11-29T16:52:00Z" w16du:dateUtc="2025-11-29T08:52:00Z">
        <w:r w:rsidRPr="004C183B" w:rsidDel="004C183B">
          <w:rPr>
            <w:rFonts w:hint="eastAsia"/>
          </w:rPr>
          <w:delText>根据</w:delText>
        </w:r>
        <w:r w:rsidRPr="004C183B" w:rsidDel="004C183B">
          <w:delText>Socket</w:delText>
        </w:r>
        <w:r w:rsidRPr="004C183B" w:rsidDel="004C183B">
          <w:rPr>
            <w:rFonts w:hint="eastAsia"/>
          </w:rPr>
          <w:delText>句柄，输入消息内容、消息长度，目的主机地址完成报文的发送。</w:delText>
        </w:r>
      </w:del>
    </w:p>
    <w:p w14:paraId="26B487AA" w14:textId="697F1C51" w:rsidR="00717322" w:rsidRPr="004C183B" w:rsidDel="004C183B" w:rsidRDefault="00000000">
      <w:pPr>
        <w:pStyle w:val="21"/>
        <w:rPr>
          <w:del w:id="1917" w:author="天赐 余" w:date="2025-11-29T16:52:00Z" w16du:dateUtc="2025-11-29T08:52:00Z"/>
        </w:rPr>
        <w:pPrChange w:id="1918" w:author="天赐 余" w:date="2025-11-29T16:54:00Z" w16du:dateUtc="2025-11-29T08:54:00Z">
          <w:pPr>
            <w:pStyle w:val="40"/>
          </w:pPr>
        </w:pPrChange>
      </w:pPr>
      <w:del w:id="1919" w:author="天赐 余" w:date="2025-11-29T16:52:00Z" w16du:dateUtc="2025-11-29T08:52:00Z">
        <w:r w:rsidRPr="004C183B" w:rsidDel="004C183B">
          <w:rPr>
            <w:rFonts w:hint="eastAsia"/>
          </w:rPr>
          <w:delText>接收报文接口</w:delText>
        </w:r>
      </w:del>
    </w:p>
    <w:p w14:paraId="76C55C1F" w14:textId="6764E6B3" w:rsidR="00717322" w:rsidRPr="004C183B" w:rsidDel="004C183B" w:rsidRDefault="00000000">
      <w:pPr>
        <w:pStyle w:val="21"/>
        <w:rPr>
          <w:del w:id="1920" w:author="天赐 余" w:date="2025-11-29T16:52:00Z" w16du:dateUtc="2025-11-29T08:52:00Z"/>
        </w:rPr>
        <w:pPrChange w:id="1921" w:author="天赐 余" w:date="2025-11-29T16:54:00Z" w16du:dateUtc="2025-11-29T08:54:00Z">
          <w:pPr>
            <w:ind w:firstLine="560"/>
          </w:pPr>
        </w:pPrChange>
      </w:pPr>
      <w:del w:id="1922" w:author="天赐 余" w:date="2025-11-29T16:52:00Z" w16du:dateUtc="2025-11-29T08:52:00Z">
        <w:r w:rsidRPr="004C183B" w:rsidDel="004C183B">
          <w:rPr>
            <w:rFonts w:hint="eastAsia"/>
          </w:rPr>
          <w:delText>根据</w:delText>
        </w:r>
        <w:r w:rsidRPr="004C183B" w:rsidDel="004C183B">
          <w:delText>Socket</w:delText>
        </w:r>
        <w:r w:rsidRPr="004C183B" w:rsidDel="004C183B">
          <w:rPr>
            <w:rFonts w:hint="eastAsia"/>
          </w:rPr>
          <w:delText>句柄，源主机地址完成报文的接受。</w:delText>
        </w:r>
      </w:del>
    </w:p>
    <w:p w14:paraId="0C6C0986" w14:textId="270B6FF0" w:rsidR="00717322" w:rsidRPr="004C183B" w:rsidDel="004C183B" w:rsidRDefault="00000000">
      <w:pPr>
        <w:pStyle w:val="21"/>
        <w:rPr>
          <w:del w:id="1923" w:author="天赐 余" w:date="2025-11-29T16:52:00Z" w16du:dateUtc="2025-11-29T08:52:00Z"/>
        </w:rPr>
        <w:pPrChange w:id="1924" w:author="天赐 余" w:date="2025-11-29T16:54:00Z" w16du:dateUtc="2025-11-29T08:54:00Z">
          <w:pPr>
            <w:pStyle w:val="40"/>
          </w:pPr>
        </w:pPrChange>
      </w:pPr>
      <w:del w:id="1925" w:author="天赐 余" w:date="2025-11-29T16:52:00Z" w16du:dateUtc="2025-11-29T08:52:00Z">
        <w:r w:rsidRPr="004C183B" w:rsidDel="004C183B">
          <w:rPr>
            <w:rFonts w:hint="eastAsia"/>
          </w:rPr>
          <w:delText>资源释放接口</w:delText>
        </w:r>
      </w:del>
    </w:p>
    <w:p w14:paraId="27B621B0" w14:textId="60D26FBC" w:rsidR="00717322" w:rsidRPr="004C183B" w:rsidDel="004C183B" w:rsidRDefault="00000000">
      <w:pPr>
        <w:pStyle w:val="21"/>
        <w:rPr>
          <w:del w:id="1926" w:author="天赐 余" w:date="2025-11-29T16:52:00Z" w16du:dateUtc="2025-11-29T08:52:00Z"/>
        </w:rPr>
        <w:pPrChange w:id="1927" w:author="天赐 余" w:date="2025-11-29T16:54:00Z" w16du:dateUtc="2025-11-29T08:54:00Z">
          <w:pPr>
            <w:ind w:firstLine="560"/>
          </w:pPr>
        </w:pPrChange>
      </w:pPr>
      <w:del w:id="1928" w:author="天赐 余" w:date="2025-11-29T16:52:00Z" w16du:dateUtc="2025-11-29T08:52:00Z">
        <w:r w:rsidRPr="004C183B" w:rsidDel="004C183B">
          <w:rPr>
            <w:rFonts w:hint="eastAsia"/>
          </w:rPr>
          <w:delText>完成</w:delText>
        </w:r>
        <w:r w:rsidRPr="004C183B" w:rsidDel="004C183B">
          <w:delText>Socket</w:delText>
        </w:r>
        <w:r w:rsidRPr="004C183B" w:rsidDel="004C183B">
          <w:rPr>
            <w:rFonts w:hint="eastAsia"/>
          </w:rPr>
          <w:delText>的释放</w:delText>
        </w:r>
      </w:del>
    </w:p>
    <w:p w14:paraId="113725C5" w14:textId="77777777" w:rsidR="00717322" w:rsidRPr="004C183B" w:rsidRDefault="00000000">
      <w:pPr>
        <w:pStyle w:val="21"/>
        <w:pPrChange w:id="1929" w:author="天赐 余" w:date="2025-11-29T16:54:00Z" w16du:dateUtc="2025-11-29T08:54:00Z">
          <w:pPr>
            <w:pStyle w:val="30"/>
          </w:pPr>
        </w:pPrChange>
      </w:pPr>
      <w:r w:rsidRPr="004C183B">
        <w:rPr>
          <w:rFonts w:hint="eastAsia"/>
        </w:rPr>
        <w:lastRenderedPageBreak/>
        <w:t>流标识</w:t>
      </w:r>
    </w:p>
    <w:p w14:paraId="0BB0BF53" w14:textId="56B5BC91" w:rsidR="00717322" w:rsidRDefault="00000000">
      <w:pPr>
        <w:ind w:firstLine="560"/>
      </w:pPr>
      <w:r>
        <w:rPr>
          <w:rFonts w:hint="eastAsia"/>
        </w:rPr>
        <w:t>本规范要求</w:t>
      </w:r>
      <w:del w:id="1930" w:author="天赐 余" w:date="2025-12-03T15:11:00Z" w16du:dateUtc="2025-12-03T07:11:00Z">
        <w:r w:rsidDel="002619AF">
          <w:rPr>
            <w:rFonts w:hint="eastAsia"/>
          </w:rPr>
          <w:delText>采用主动流标识方法，</w:delText>
        </w:r>
      </w:del>
      <w:r>
        <w:rPr>
          <w:rFonts w:hint="eastAsia"/>
        </w:rPr>
        <w:t>采用报文的</w:t>
      </w:r>
      <w:r>
        <w:rPr>
          <w:rFonts w:hint="eastAsia"/>
        </w:rPr>
        <w:t>DMAC</w:t>
      </w:r>
      <w:r>
        <w:rPr>
          <w:rFonts w:hint="eastAsia"/>
        </w:rPr>
        <w:t>和</w:t>
      </w:r>
      <w:r>
        <w:rPr>
          <w:rFonts w:hint="eastAsia"/>
        </w:rPr>
        <w:t>VID</w:t>
      </w:r>
      <w:r>
        <w:rPr>
          <w:rFonts w:hint="eastAsia"/>
        </w:rPr>
        <w:t>识别一条流</w:t>
      </w:r>
      <w:ins w:id="1931" w:author="天赐 余" w:date="2025-12-03T15:11:00Z" w16du:dateUtc="2025-12-03T07:11:00Z">
        <w:r w:rsidR="002619AF">
          <w:rPr>
            <w:rFonts w:hint="eastAsia"/>
          </w:rPr>
          <w:t>。</w:t>
        </w:r>
      </w:ins>
      <w:del w:id="1932" w:author="天赐 余" w:date="2025-12-03T15:11:00Z" w16du:dateUtc="2025-12-03T07:11:00Z">
        <w:r w:rsidDel="002619AF">
          <w:rPr>
            <w:rFonts w:hint="eastAsia"/>
          </w:rPr>
          <w:delText>，</w:delText>
        </w:r>
      </w:del>
      <w:ins w:id="1933" w:author="天赐 余" w:date="2025-12-03T15:11:00Z" w16du:dateUtc="2025-12-03T07:11:00Z">
        <w:r w:rsidR="002619AF" w:rsidRPr="00197477" w:rsidDel="002619AF">
          <w:rPr>
            <w:rFonts w:hint="eastAsia"/>
          </w:rPr>
          <w:t xml:space="preserve"> </w:t>
        </w:r>
      </w:ins>
      <w:del w:id="1934" w:author="天赐 余" w:date="2025-12-03T15:11:00Z" w16du:dateUtc="2025-12-03T07:11:00Z">
        <w:r w:rsidRPr="00197477" w:rsidDel="002619AF">
          <w:rPr>
            <w:rFonts w:hint="eastAsia"/>
          </w:rPr>
          <w:delText>网卡根据需要可以对</w:delText>
        </w:r>
        <w:r w:rsidRPr="00197477" w:rsidDel="002619AF">
          <w:rPr>
            <w:rFonts w:hint="eastAsia"/>
          </w:rPr>
          <w:delText>DMAC</w:delText>
        </w:r>
        <w:r w:rsidRPr="00197477" w:rsidDel="002619AF">
          <w:rPr>
            <w:rFonts w:hint="eastAsia"/>
          </w:rPr>
          <w:delText>、</w:delText>
        </w:r>
      </w:del>
      <w:del w:id="1935" w:author="天赐 余" w:date="2025-11-29T16:55:00Z" w16du:dateUtc="2025-11-29T08:55:00Z">
        <w:r w:rsidRPr="00197477" w:rsidDel="00197477">
          <w:rPr>
            <w:rFonts w:hint="eastAsia"/>
          </w:rPr>
          <w:delText>PRI</w:delText>
        </w:r>
      </w:del>
      <w:del w:id="1936" w:author="天赐 余" w:date="2025-12-03T15:11:00Z" w16du:dateUtc="2025-12-03T07:11:00Z">
        <w:r w:rsidRPr="00197477" w:rsidDel="002619AF">
          <w:rPr>
            <w:rFonts w:hint="eastAsia"/>
          </w:rPr>
          <w:delText>或</w:delText>
        </w:r>
        <w:r w:rsidRPr="00197477" w:rsidDel="002619AF">
          <w:rPr>
            <w:rFonts w:hint="eastAsia"/>
          </w:rPr>
          <w:delText>VID</w:delText>
        </w:r>
        <w:r w:rsidRPr="00197477" w:rsidDel="002619AF">
          <w:rPr>
            <w:rFonts w:hint="eastAsia"/>
          </w:rPr>
          <w:delText>进行修改</w:delText>
        </w:r>
        <w:r w:rsidDel="002619AF">
          <w:rPr>
            <w:rFonts w:hint="eastAsia"/>
          </w:rPr>
          <w:delText>。</w:delText>
        </w:r>
      </w:del>
    </w:p>
    <w:p w14:paraId="16A894F1" w14:textId="677E6E1C" w:rsidR="00717322" w:rsidRDefault="002619AF">
      <w:pPr>
        <w:keepNext/>
        <w:spacing w:after="0"/>
        <w:ind w:firstLineChars="0" w:firstLine="0"/>
        <w:jc w:val="center"/>
      </w:pPr>
      <w:r>
        <w:rPr>
          <w:rFonts w:hint="eastAsia"/>
        </w:rPr>
        <w:object w:dxaOrig="14310" w:dyaOrig="2932" w14:anchorId="00F8BF31">
          <v:shape id="_x0000_i1026" type="#_x0000_t75" style="width:409.85pt;height:84pt" o:ole="">
            <v:imagedata r:id="rId16" o:title=""/>
          </v:shape>
          <o:OLEObject Type="Embed" ProgID="Visio.Drawing.15" ShapeID="_x0000_i1026" DrawAspect="Content" ObjectID="_1826365540" r:id="rId17"/>
        </w:object>
      </w:r>
    </w:p>
    <w:p w14:paraId="5180EBED" w14:textId="77777777" w:rsidR="00717322" w:rsidRDefault="00000000">
      <w:pPr>
        <w:pStyle w:val="a7"/>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rPr>
          <w:rFonts w:hint="eastAsia"/>
        </w:rPr>
        <w:t xml:space="preserve"> </w:t>
      </w:r>
      <w:r>
        <w:rPr>
          <w:rFonts w:hint="eastAsia"/>
        </w:rPr>
        <w:t>箭载</w:t>
      </w:r>
      <w:r>
        <w:rPr>
          <w:rFonts w:hint="eastAsia"/>
        </w:rPr>
        <w:t xml:space="preserve"> TSN</w:t>
      </w:r>
      <w:r>
        <w:rPr>
          <w:rFonts w:hint="eastAsia"/>
        </w:rPr>
        <w:t>流标识</w:t>
      </w:r>
    </w:p>
    <w:p w14:paraId="59E7C687" w14:textId="0594D1B4" w:rsidR="00717322" w:rsidRDefault="00000000">
      <w:pPr>
        <w:ind w:firstLine="560"/>
      </w:pPr>
      <w:del w:id="1937" w:author="天赐 余" w:date="2025-12-03T15:12:00Z" w16du:dateUtc="2025-12-03T07:12:00Z">
        <w:r w:rsidDel="002619AF">
          <w:rPr>
            <w:rFonts w:hint="eastAsia"/>
          </w:rPr>
          <w:delText>选用该种流标识方法的原因是主动流识别方法</w:delText>
        </w:r>
      </w:del>
      <w:del w:id="1938" w:author="天赐 余" w:date="2025-11-29T17:00:00Z" w16du:dateUtc="2025-11-29T09:00:00Z">
        <w:r w:rsidDel="00197477">
          <w:rPr>
            <w:rFonts w:hint="eastAsia"/>
          </w:rPr>
          <w:delText>功能强大，</w:delText>
        </w:r>
      </w:del>
      <w:del w:id="1939" w:author="天赐 余" w:date="2025-12-03T15:12:00Z" w16du:dateUtc="2025-12-03T07:12:00Z">
        <w:r w:rsidDel="002619AF">
          <w:rPr>
            <w:rFonts w:hint="eastAsia"/>
          </w:rPr>
          <w:delText>可以二次</w:delText>
        </w:r>
      </w:del>
      <w:del w:id="1940" w:author="天赐 余" w:date="2025-11-29T17:06:00Z" w16du:dateUtc="2025-11-29T09:06:00Z">
        <w:r w:rsidDel="001629E1">
          <w:rPr>
            <w:rFonts w:hint="eastAsia"/>
          </w:rPr>
          <w:delText>的</w:delText>
        </w:r>
      </w:del>
      <w:del w:id="1941" w:author="天赐 余" w:date="2025-12-03T15:12:00Z" w16du:dateUtc="2025-12-03T07:12:00Z">
        <w:r w:rsidDel="002619AF">
          <w:rPr>
            <w:rFonts w:hint="eastAsia"/>
          </w:rPr>
          <w:delText>流量映射，增强网络的适配能力。</w:delText>
        </w:r>
      </w:del>
      <w:r>
        <w:rPr>
          <w:rFonts w:hint="eastAsia"/>
        </w:rPr>
        <w:t>交换或网卡通过</w:t>
      </w:r>
      <w:r>
        <w:rPr>
          <w:rFonts w:hint="eastAsia"/>
        </w:rPr>
        <w:t>DMAC+VID</w:t>
      </w:r>
      <w:r>
        <w:rPr>
          <w:rFonts w:hint="eastAsia"/>
        </w:rPr>
        <w:t>识别出相应流量后需要为每个流量设置一个唯一的流句柄，与</w:t>
      </w:r>
      <w:r>
        <w:rPr>
          <w:rFonts w:hint="eastAsia"/>
        </w:rPr>
        <w:t>CB 9.1.1.1</w:t>
      </w:r>
      <w:r>
        <w:rPr>
          <w:rFonts w:hint="eastAsia"/>
        </w:rPr>
        <w:t>节中</w:t>
      </w:r>
      <w:proofErr w:type="spellStart"/>
      <w:r>
        <w:t>tsnStreamIdHandle</w:t>
      </w:r>
      <w:proofErr w:type="spellEnd"/>
      <w:r>
        <w:rPr>
          <w:rFonts w:hint="eastAsia"/>
        </w:rPr>
        <w:t>一致。</w:t>
      </w:r>
    </w:p>
    <w:p w14:paraId="4D8A0751" w14:textId="77777777" w:rsidR="00717322" w:rsidRPr="004C183B" w:rsidRDefault="00000000" w:rsidP="004C183B">
      <w:pPr>
        <w:pStyle w:val="21"/>
      </w:pPr>
      <w:r w:rsidRPr="004C183B">
        <w:rPr>
          <w:rFonts w:hint="eastAsia"/>
        </w:rPr>
        <w:t>时间同步</w:t>
      </w:r>
    </w:p>
    <w:p w14:paraId="19B203DF" w14:textId="41127F5B" w:rsidR="00230471" w:rsidRDefault="00000000" w:rsidP="00780C29">
      <w:pPr>
        <w:ind w:firstLine="560"/>
        <w:rPr>
          <w:ins w:id="1942" w:author="天赐 余" w:date="2025-12-02T18:32:00Z" w16du:dateUtc="2025-12-02T10:32:00Z"/>
        </w:rPr>
      </w:pPr>
      <w:r>
        <w:rPr>
          <w:rFonts w:hint="eastAsia"/>
        </w:rPr>
        <w:t>时间同步技术在箭载</w:t>
      </w:r>
      <w:r>
        <w:rPr>
          <w:rFonts w:hint="eastAsia"/>
        </w:rPr>
        <w:t>TSN</w:t>
      </w:r>
      <w:r>
        <w:rPr>
          <w:rFonts w:hint="eastAsia"/>
        </w:rPr>
        <w:t>中用于支撑网卡和交换的时间感知功能，包括时间感知整形以及</w:t>
      </w:r>
      <w:del w:id="1943" w:author="天赐 余" w:date="2025-12-01T16:53:00Z" w16du:dateUtc="2025-12-01T08:53:00Z">
        <w:r w:rsidDel="008E2F4B">
          <w:rPr>
            <w:rFonts w:hint="eastAsia"/>
          </w:rPr>
          <w:delText>每流</w:delText>
        </w:r>
      </w:del>
      <w:ins w:id="1944" w:author="天赐 余" w:date="2025-12-01T16:53:00Z" w16du:dateUtc="2025-12-01T08:53:00Z">
        <w:r w:rsidR="008E2F4B">
          <w:rPr>
            <w:rFonts w:hint="eastAsia"/>
          </w:rPr>
          <w:t>逐流</w:t>
        </w:r>
      </w:ins>
      <w:ins w:id="1945" w:author="天赐 余" w:date="2025-12-03T16:19:00Z" w16du:dateUtc="2025-12-03T08:19:00Z">
        <w:r w:rsidR="00716B42">
          <w:rPr>
            <w:rFonts w:hint="eastAsia"/>
          </w:rPr>
          <w:t>监管和</w:t>
        </w:r>
      </w:ins>
      <w:r>
        <w:rPr>
          <w:rFonts w:hint="eastAsia"/>
        </w:rPr>
        <w:t>过滤</w:t>
      </w:r>
      <w:del w:id="1946" w:author="天赐 余" w:date="2025-12-03T16:19:00Z" w16du:dateUtc="2025-12-03T08:19:00Z">
        <w:r w:rsidDel="00716B42">
          <w:rPr>
            <w:rFonts w:hint="eastAsia"/>
          </w:rPr>
          <w:delText>和监管</w:delText>
        </w:r>
      </w:del>
      <w:r>
        <w:rPr>
          <w:rFonts w:hint="eastAsia"/>
        </w:rPr>
        <w:t>功能。</w:t>
      </w:r>
      <w:r w:rsidRPr="00F12A75">
        <w:rPr>
          <w:rFonts w:hint="eastAsia"/>
        </w:rPr>
        <w:t>同步时钟可用于箭载终端系统运行与网络同步的应用程序</w:t>
      </w:r>
      <w:del w:id="1947" w:author="天赐 余" w:date="2025-12-02T20:06:00Z" w16du:dateUtc="2025-12-02T12:06:00Z">
        <w:r w:rsidRPr="00F12A75" w:rsidDel="00E7192C">
          <w:rPr>
            <w:rFonts w:hint="eastAsia"/>
          </w:rPr>
          <w:delText>，以及可为应用层载荷添加时间戳以维护数据完整性</w:delText>
        </w:r>
      </w:del>
      <w:r w:rsidRPr="00F12A75">
        <w:rPr>
          <w:rFonts w:hint="eastAsia"/>
        </w:rPr>
        <w:t>。</w:t>
      </w:r>
      <w:r>
        <w:rPr>
          <w:rFonts w:hint="eastAsia"/>
        </w:rPr>
        <w:t>符合本规范的网卡和交换需实现</w:t>
      </w:r>
      <w:ins w:id="1948" w:author="天赐 余" w:date="2025-11-29T17:37:00Z" w16du:dateUtc="2025-11-29T09:37:00Z">
        <w:r w:rsidR="004C1E92">
          <w:rPr>
            <w:rFonts w:hint="eastAsia"/>
          </w:rPr>
          <w:t>两步法的</w:t>
        </w:r>
      </w:ins>
      <w:r>
        <w:rPr>
          <w:rFonts w:hint="eastAsia"/>
        </w:rPr>
        <w:t>时间同步功能</w:t>
      </w:r>
      <w:ins w:id="1949" w:author="天赐 余" w:date="2025-12-03T15:22:00Z" w16du:dateUtc="2025-12-03T07:22:00Z">
        <w:r w:rsidR="00242F92">
          <w:rPr>
            <w:rFonts w:hint="eastAsia"/>
          </w:rPr>
          <w:t>，</w:t>
        </w:r>
      </w:ins>
      <w:ins w:id="1950" w:author="天赐 余" w:date="2025-12-02T18:37:00Z" w16du:dateUtc="2025-12-02T10:37:00Z">
        <w:r w:rsidR="005B7E6B">
          <w:rPr>
            <w:rFonts w:hint="eastAsia"/>
          </w:rPr>
          <w:t>参照</w:t>
        </w:r>
        <w:r w:rsidR="005B7E6B">
          <w:rPr>
            <w:rFonts w:hint="eastAsia"/>
          </w:rPr>
          <w:t>AS</w:t>
        </w:r>
      </w:ins>
      <w:ins w:id="1951" w:author="天赐 余" w:date="2025-12-02T18:47:00Z" w16du:dateUtc="2025-12-02T10:47:00Z">
        <w:r w:rsidR="00BA52F9">
          <w:rPr>
            <w:rFonts w:hint="eastAsia"/>
          </w:rPr>
          <w:t xml:space="preserve"> 10.2.12</w:t>
        </w:r>
      </w:ins>
      <w:ins w:id="1952" w:author="天赐 余" w:date="2025-12-03T15:22:00Z" w16du:dateUtc="2025-12-03T07:22:00Z">
        <w:r w:rsidR="00242F92">
          <w:rPr>
            <w:rFonts w:hint="eastAsia"/>
          </w:rPr>
          <w:t>节</w:t>
        </w:r>
      </w:ins>
      <w:ins w:id="1953" w:author="天赐 余" w:date="2025-11-29T17:38:00Z" w16du:dateUtc="2025-11-29T09:38:00Z">
        <w:r w:rsidR="00F72D57">
          <w:rPr>
            <w:rFonts w:hint="eastAsia"/>
          </w:rPr>
          <w:t>，同时支持</w:t>
        </w:r>
      </w:ins>
      <w:ins w:id="1954" w:author="天赐 余" w:date="2025-12-04T10:17:00Z" w16du:dateUtc="2025-12-04T02:17:00Z">
        <w:r w:rsidR="005E1DFE">
          <w:rPr>
            <w:rFonts w:hint="eastAsia"/>
          </w:rPr>
          <w:t>ASed</w:t>
        </w:r>
      </w:ins>
      <w:ins w:id="1955" w:author="天赐 余" w:date="2025-11-29T17:38:00Z" w16du:dateUtc="2025-11-29T09:38:00Z">
        <w:r w:rsidR="00F72D57">
          <w:rPr>
            <w:rFonts w:hint="eastAsia"/>
          </w:rPr>
          <w:t>的容错时间同步机制。</w:t>
        </w:r>
      </w:ins>
    </w:p>
    <w:p w14:paraId="42F5B40A" w14:textId="6CFA10A3" w:rsidR="00381542" w:rsidRDefault="00000000" w:rsidP="00780C29">
      <w:pPr>
        <w:ind w:firstLine="560"/>
      </w:pPr>
      <w:del w:id="1956" w:author="天赐 余" w:date="2025-11-29T17:37:00Z" w16du:dateUtc="2025-11-29T09:37:00Z">
        <w:r w:rsidDel="00906AD1">
          <w:rPr>
            <w:rFonts w:hint="eastAsia"/>
          </w:rPr>
          <w:delText>，</w:delText>
        </w:r>
      </w:del>
      <w:del w:id="1957" w:author="天赐 余" w:date="2025-11-29T17:38:00Z" w16du:dateUtc="2025-11-29T09:38:00Z">
        <w:r w:rsidDel="00F72D57">
          <w:rPr>
            <w:rFonts w:hint="eastAsia"/>
          </w:rPr>
          <w:delText>同时支持</w:delText>
        </w:r>
        <w:r w:rsidDel="00F72D57">
          <w:rPr>
            <w:rFonts w:hint="eastAsia"/>
          </w:rPr>
          <w:delText>7.7.2.1</w:delText>
        </w:r>
        <w:r w:rsidDel="00F72D57">
          <w:rPr>
            <w:rFonts w:hint="eastAsia"/>
          </w:rPr>
          <w:delText>节的容错时间同步机制。</w:delText>
        </w:r>
      </w:del>
      <w:ins w:id="1958" w:author="天赐 余" w:date="2025-12-02T18:35:00Z" w16du:dateUtc="2025-12-02T10:35:00Z">
        <w:r w:rsidR="00381542">
          <w:rPr>
            <w:rFonts w:hint="eastAsia"/>
          </w:rPr>
          <w:t>设备可选择实现初始</w:t>
        </w:r>
      </w:ins>
      <w:ins w:id="1959" w:author="天赐 余" w:date="2025-12-02T18:36:00Z" w16du:dateUtc="2025-12-02T10:36:00Z">
        <w:r w:rsidR="00381542">
          <w:rPr>
            <w:rFonts w:hint="eastAsia"/>
          </w:rPr>
          <w:t>同步时钟</w:t>
        </w:r>
      </w:ins>
      <w:ins w:id="1960" w:author="天赐 余" w:date="2025-12-02T18:35:00Z" w16du:dateUtc="2025-12-02T10:35:00Z">
        <w:r w:rsidR="00381542">
          <w:rPr>
            <w:rFonts w:hint="eastAsia"/>
          </w:rPr>
          <w:t>值的修改，</w:t>
        </w:r>
      </w:ins>
      <w:ins w:id="1961" w:author="天赐 余" w:date="2025-12-02T18:36:00Z" w16du:dateUtc="2025-12-02T10:36:00Z">
        <w:r w:rsidR="00381542">
          <w:rPr>
            <w:rFonts w:hint="eastAsia"/>
          </w:rPr>
          <w:t>以支持同步时钟值与外部时钟的统一。</w:t>
        </w:r>
      </w:ins>
    </w:p>
    <w:p w14:paraId="29F5CDDE" w14:textId="77777777" w:rsidR="00717322" w:rsidRDefault="00000000">
      <w:pPr>
        <w:ind w:firstLine="560"/>
      </w:pPr>
      <w:r>
        <w:rPr>
          <w:rFonts w:hint="eastAsia"/>
        </w:rPr>
        <w:t>时间同步的可配置参数有：</w:t>
      </w:r>
    </w:p>
    <w:p w14:paraId="2D173341" w14:textId="2DE8DD6E" w:rsidR="00717322" w:rsidRDefault="00000000">
      <w:pPr>
        <w:ind w:firstLine="560"/>
      </w:pPr>
      <w:r>
        <w:rPr>
          <w:rFonts w:hint="eastAsia"/>
        </w:rPr>
        <w:lastRenderedPageBreak/>
        <w:t>下表对象为节点的参数表示单个节点对应一个参数，对象为端口的参数表示节点上每个</w:t>
      </w:r>
      <w:ins w:id="1962" w:author="天赐 余" w:date="2025-12-03T15:28:00Z" w16du:dateUtc="2025-12-03T07:28:00Z">
        <w:r w:rsidR="00C61C44">
          <w:rPr>
            <w:rFonts w:hint="eastAsia"/>
          </w:rPr>
          <w:t>端口</w:t>
        </w:r>
      </w:ins>
      <w:del w:id="1963" w:author="天赐 余" w:date="2025-12-03T15:28:00Z" w16du:dateUtc="2025-12-03T07:28:00Z">
        <w:r w:rsidDel="00C61C44">
          <w:rPr>
            <w:rFonts w:hint="eastAsia"/>
          </w:rPr>
          <w:delText>接口</w:delText>
        </w:r>
      </w:del>
      <w:r>
        <w:rPr>
          <w:rFonts w:hint="eastAsia"/>
        </w:rPr>
        <w:t>对应一个参数</w:t>
      </w:r>
      <w:ins w:id="1964" w:author="liubing" w:date="2025-11-28T20:47:00Z">
        <w:r>
          <w:rPr>
            <w:rFonts w:hint="eastAsia"/>
          </w:rPr>
          <w:t>。</w:t>
        </w:r>
      </w:ins>
    </w:p>
    <w:p w14:paraId="268BB604" w14:textId="3DBCB230" w:rsidR="004D4727" w:rsidRDefault="004D4727">
      <w:pPr>
        <w:pStyle w:val="a7"/>
        <w:keepNext/>
        <w:rPr>
          <w:ins w:id="1965" w:author="天赐 余" w:date="2025-12-01T17:07:00Z" w16du:dateUtc="2025-12-01T09:07:00Z"/>
        </w:rPr>
        <w:pPrChange w:id="1966" w:author="天赐 余" w:date="2025-12-01T17:07:00Z" w16du:dateUtc="2025-12-01T09:07:00Z">
          <w:pPr>
            <w:ind w:firstLine="560"/>
          </w:pPr>
        </w:pPrChange>
      </w:pPr>
      <w:ins w:id="1967" w:author="天赐 余" w:date="2025-12-01T17:07:00Z" w16du:dateUtc="2025-12-01T09:07: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1968" w:author="天赐 余" w:date="2025-12-04T11:12:00Z" w16du:dateUtc="2025-12-04T03:12:00Z">
        <w:r w:rsidR="008A3990">
          <w:rPr>
            <w:noProof/>
          </w:rPr>
          <w:t>6</w:t>
        </w:r>
      </w:ins>
      <w:ins w:id="1969" w:author="天赐 余" w:date="2025-12-01T17:07:00Z" w16du:dateUtc="2025-12-01T09:07:00Z">
        <w:r>
          <w:fldChar w:fldCharType="end"/>
        </w:r>
        <w:r>
          <w:rPr>
            <w:rFonts w:hint="eastAsia"/>
          </w:rPr>
          <w:t xml:space="preserve"> </w:t>
        </w:r>
        <w:r>
          <w:rPr>
            <w:rFonts w:hint="eastAsia"/>
          </w:rPr>
          <w:t>时间同步可配置参数</w:t>
        </w:r>
      </w:ins>
    </w:p>
    <w:tbl>
      <w:tblPr>
        <w:tblStyle w:val="aff1"/>
        <w:tblpPr w:leftFromText="180" w:rightFromText="180" w:vertAnchor="text" w:horzAnchor="margin" w:tblpXSpec="center" w:tblpY="256"/>
        <w:tblW w:w="10476" w:type="dxa"/>
        <w:tblLayout w:type="fixed"/>
        <w:tblLook w:val="04A0" w:firstRow="1" w:lastRow="0" w:firstColumn="1" w:lastColumn="0" w:noHBand="0" w:noVBand="1"/>
      </w:tblPr>
      <w:tblGrid>
        <w:gridCol w:w="806"/>
        <w:gridCol w:w="2077"/>
        <w:gridCol w:w="3172"/>
        <w:gridCol w:w="2020"/>
        <w:gridCol w:w="992"/>
        <w:gridCol w:w="1409"/>
      </w:tblGrid>
      <w:tr w:rsidR="00717322" w14:paraId="2895AC5A" w14:textId="77777777">
        <w:trPr>
          <w:trHeight w:val="363"/>
        </w:trPr>
        <w:tc>
          <w:tcPr>
            <w:tcW w:w="806" w:type="dxa"/>
          </w:tcPr>
          <w:p w14:paraId="6E15FD7B"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对象</w:t>
            </w:r>
          </w:p>
        </w:tc>
        <w:tc>
          <w:tcPr>
            <w:tcW w:w="2077" w:type="dxa"/>
            <w:vAlign w:val="center"/>
          </w:tcPr>
          <w:p w14:paraId="5CAA52B7"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72" w:type="dxa"/>
          </w:tcPr>
          <w:p w14:paraId="0D341A37"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2020" w:type="dxa"/>
          </w:tcPr>
          <w:p w14:paraId="22DE5A64"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992" w:type="dxa"/>
            <w:vAlign w:val="center"/>
          </w:tcPr>
          <w:p w14:paraId="473E80D3"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c>
          <w:tcPr>
            <w:tcW w:w="1409" w:type="dxa"/>
          </w:tcPr>
          <w:p w14:paraId="43E0F7F8"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取值范围</w:t>
            </w:r>
          </w:p>
        </w:tc>
      </w:tr>
      <w:tr w:rsidR="00717322" w14:paraId="59BB7CF9" w14:textId="77777777">
        <w:trPr>
          <w:trHeight w:val="1089"/>
        </w:trPr>
        <w:tc>
          <w:tcPr>
            <w:tcW w:w="806" w:type="dxa"/>
          </w:tcPr>
          <w:p w14:paraId="1101C892"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节点</w:t>
            </w:r>
          </w:p>
        </w:tc>
        <w:tc>
          <w:tcPr>
            <w:tcW w:w="2077" w:type="dxa"/>
            <w:vAlign w:val="center"/>
          </w:tcPr>
          <w:p w14:paraId="0C7854A5"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oneStepTxOper</w:t>
            </w:r>
            <w:proofErr w:type="spellEnd"/>
          </w:p>
        </w:tc>
        <w:tc>
          <w:tcPr>
            <w:tcW w:w="3172" w:type="dxa"/>
          </w:tcPr>
          <w:p w14:paraId="7F53FBFA" w14:textId="35494246"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同步模式，</w:t>
            </w:r>
            <w:r>
              <w:rPr>
                <w:rFonts w:asciiTheme="majorEastAsia" w:eastAsiaTheme="majorEastAsia" w:hAnsiTheme="majorEastAsia"/>
              </w:rPr>
              <w:t>True</w:t>
            </w:r>
            <w:r>
              <w:rPr>
                <w:rFonts w:asciiTheme="majorEastAsia" w:eastAsiaTheme="majorEastAsia" w:hAnsiTheme="majorEastAsia" w:hint="eastAsia"/>
              </w:rPr>
              <w:t>表示时间同步采用一步法，</w:t>
            </w:r>
            <w:r>
              <w:rPr>
                <w:rFonts w:asciiTheme="majorEastAsia" w:eastAsiaTheme="majorEastAsia" w:hAnsiTheme="majorEastAsia"/>
              </w:rPr>
              <w:t>False</w:t>
            </w:r>
            <w:r>
              <w:rPr>
                <w:rFonts w:asciiTheme="majorEastAsia" w:eastAsiaTheme="majorEastAsia" w:hAnsiTheme="majorEastAsia" w:hint="eastAsia"/>
              </w:rPr>
              <w:t>表示时间同步采用两步法</w:t>
            </w:r>
          </w:p>
        </w:tc>
        <w:tc>
          <w:tcPr>
            <w:tcW w:w="2020" w:type="dxa"/>
            <w:vAlign w:val="center"/>
          </w:tcPr>
          <w:p w14:paraId="53F6B54F"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Boolean</w:t>
            </w:r>
          </w:p>
        </w:tc>
        <w:tc>
          <w:tcPr>
            <w:tcW w:w="992" w:type="dxa"/>
            <w:vAlign w:val="center"/>
          </w:tcPr>
          <w:p w14:paraId="3A966B8B"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409" w:type="dxa"/>
            <w:vAlign w:val="center"/>
          </w:tcPr>
          <w:p w14:paraId="37A89727"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True/False</w:t>
            </w:r>
          </w:p>
        </w:tc>
      </w:tr>
      <w:tr w:rsidR="00B05EAC" w14:paraId="2ABBCF1A" w14:textId="77777777">
        <w:trPr>
          <w:trHeight w:val="1452"/>
        </w:trPr>
        <w:tc>
          <w:tcPr>
            <w:tcW w:w="806" w:type="dxa"/>
            <w:vMerge w:val="restart"/>
          </w:tcPr>
          <w:p w14:paraId="08B63314" w14:textId="77777777" w:rsidR="00B05EAC" w:rsidRDefault="00B05EAC">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端口</w:t>
            </w:r>
          </w:p>
        </w:tc>
        <w:tc>
          <w:tcPr>
            <w:tcW w:w="2077" w:type="dxa"/>
            <w:vAlign w:val="center"/>
          </w:tcPr>
          <w:p w14:paraId="50D238D7" w14:textId="77777777" w:rsidR="00B05EAC" w:rsidRDefault="00B05EAC">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hint="eastAsia"/>
              </w:rPr>
              <w:t>portState</w:t>
            </w:r>
            <w:proofErr w:type="spellEnd"/>
          </w:p>
        </w:tc>
        <w:tc>
          <w:tcPr>
            <w:tcW w:w="3172" w:type="dxa"/>
          </w:tcPr>
          <w:p w14:paraId="2BDB8140"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接口状态，3表示未使用的接口，6表示Master接口，7表示Passive接口，9表示Slave接口</w:t>
            </w:r>
          </w:p>
        </w:tc>
        <w:tc>
          <w:tcPr>
            <w:tcW w:w="2020" w:type="dxa"/>
            <w:vAlign w:val="center"/>
          </w:tcPr>
          <w:p w14:paraId="1EFA325E"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Enumeration8</w:t>
            </w:r>
          </w:p>
        </w:tc>
        <w:tc>
          <w:tcPr>
            <w:tcW w:w="992" w:type="dxa"/>
            <w:vAlign w:val="center"/>
          </w:tcPr>
          <w:p w14:paraId="7F6B09E0" w14:textId="77777777" w:rsidR="00B05EAC" w:rsidRDefault="00B05EAC">
            <w:pPr>
              <w:spacing w:after="0" w:line="240" w:lineRule="auto"/>
              <w:ind w:firstLineChars="0" w:firstLine="0"/>
              <w:jc w:val="left"/>
              <w:rPr>
                <w:rFonts w:asciiTheme="majorEastAsia" w:eastAsiaTheme="majorEastAsia" w:hAnsiTheme="majorEastAsia" w:hint="eastAsia"/>
              </w:rPr>
            </w:pPr>
          </w:p>
        </w:tc>
        <w:tc>
          <w:tcPr>
            <w:tcW w:w="1409" w:type="dxa"/>
            <w:vAlign w:val="center"/>
          </w:tcPr>
          <w:p w14:paraId="4866CC63"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3、6、7、9</w:t>
            </w:r>
          </w:p>
        </w:tc>
      </w:tr>
      <w:tr w:rsidR="00B05EAC" w14:paraId="0F725E2C" w14:textId="77777777">
        <w:trPr>
          <w:trHeight w:val="1083"/>
        </w:trPr>
        <w:tc>
          <w:tcPr>
            <w:tcW w:w="806" w:type="dxa"/>
            <w:vMerge/>
          </w:tcPr>
          <w:p w14:paraId="0204E9D2" w14:textId="77777777" w:rsidR="00B05EAC" w:rsidRDefault="00B05EAC">
            <w:pPr>
              <w:spacing w:after="0" w:line="240" w:lineRule="auto"/>
              <w:ind w:firstLineChars="0" w:firstLine="0"/>
              <w:jc w:val="left"/>
              <w:rPr>
                <w:rFonts w:asciiTheme="majorEastAsia" w:eastAsiaTheme="majorEastAsia" w:hAnsiTheme="majorEastAsia" w:hint="eastAsia"/>
              </w:rPr>
            </w:pPr>
          </w:p>
        </w:tc>
        <w:tc>
          <w:tcPr>
            <w:tcW w:w="2077" w:type="dxa"/>
            <w:vAlign w:val="center"/>
          </w:tcPr>
          <w:p w14:paraId="118ADACF" w14:textId="77777777" w:rsidR="00B05EAC" w:rsidRDefault="00B05EAC">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hint="eastAsia"/>
              </w:rPr>
              <w:t>ptpPortEnable</w:t>
            </w:r>
            <w:proofErr w:type="spellEnd"/>
          </w:p>
        </w:tc>
        <w:tc>
          <w:tcPr>
            <w:tcW w:w="3172" w:type="dxa"/>
          </w:tcPr>
          <w:p w14:paraId="16F8EF8D"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接口时间同步功能使能，True表示使能，False表示不使能</w:t>
            </w:r>
          </w:p>
        </w:tc>
        <w:tc>
          <w:tcPr>
            <w:tcW w:w="2020" w:type="dxa"/>
            <w:vAlign w:val="center"/>
          </w:tcPr>
          <w:p w14:paraId="670AAF1D"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Boolean</w:t>
            </w:r>
          </w:p>
        </w:tc>
        <w:tc>
          <w:tcPr>
            <w:tcW w:w="992" w:type="dxa"/>
            <w:vAlign w:val="center"/>
          </w:tcPr>
          <w:p w14:paraId="1FECE2E6" w14:textId="77777777" w:rsidR="00B05EAC" w:rsidRDefault="00B05EAC">
            <w:pPr>
              <w:spacing w:after="0" w:line="240" w:lineRule="auto"/>
              <w:ind w:firstLineChars="0" w:firstLine="0"/>
              <w:jc w:val="left"/>
              <w:rPr>
                <w:rFonts w:asciiTheme="majorEastAsia" w:eastAsiaTheme="majorEastAsia" w:hAnsiTheme="majorEastAsia" w:hint="eastAsia"/>
              </w:rPr>
            </w:pPr>
          </w:p>
        </w:tc>
        <w:tc>
          <w:tcPr>
            <w:tcW w:w="1409" w:type="dxa"/>
            <w:vAlign w:val="center"/>
          </w:tcPr>
          <w:p w14:paraId="5DC95297"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True/False</w:t>
            </w:r>
          </w:p>
        </w:tc>
      </w:tr>
      <w:tr w:rsidR="00B05EAC" w14:paraId="6D5467DC" w14:textId="77777777">
        <w:trPr>
          <w:trHeight w:val="1089"/>
        </w:trPr>
        <w:tc>
          <w:tcPr>
            <w:tcW w:w="806" w:type="dxa"/>
            <w:vMerge/>
          </w:tcPr>
          <w:p w14:paraId="3193865E" w14:textId="77777777" w:rsidR="00B05EAC" w:rsidRDefault="00B05EAC">
            <w:pPr>
              <w:spacing w:after="0" w:line="240" w:lineRule="auto"/>
              <w:ind w:firstLineChars="0" w:firstLine="0"/>
              <w:jc w:val="left"/>
              <w:rPr>
                <w:rFonts w:asciiTheme="majorEastAsia" w:eastAsiaTheme="majorEastAsia" w:hAnsiTheme="majorEastAsia" w:hint="eastAsia"/>
              </w:rPr>
            </w:pPr>
          </w:p>
        </w:tc>
        <w:tc>
          <w:tcPr>
            <w:tcW w:w="2077" w:type="dxa"/>
            <w:vAlign w:val="center"/>
          </w:tcPr>
          <w:p w14:paraId="03968976" w14:textId="77777777" w:rsidR="00B05EAC" w:rsidRDefault="00B05EAC">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initialLogSyncInterval</w:t>
            </w:r>
            <w:proofErr w:type="spellEnd"/>
          </w:p>
        </w:tc>
        <w:tc>
          <w:tcPr>
            <w:tcW w:w="3172" w:type="dxa"/>
          </w:tcPr>
          <w:p w14:paraId="41242804"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初始时间同步周期，用时间同步周期的以2为底的对数表示</w:t>
            </w:r>
          </w:p>
        </w:tc>
        <w:tc>
          <w:tcPr>
            <w:tcW w:w="2020" w:type="dxa"/>
            <w:vAlign w:val="center"/>
          </w:tcPr>
          <w:p w14:paraId="23200B7B"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Int8</w:t>
            </w:r>
          </w:p>
        </w:tc>
        <w:tc>
          <w:tcPr>
            <w:tcW w:w="992" w:type="dxa"/>
            <w:vAlign w:val="center"/>
          </w:tcPr>
          <w:p w14:paraId="1F6521FC"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秒</w:t>
            </w:r>
          </w:p>
        </w:tc>
        <w:tc>
          <w:tcPr>
            <w:tcW w:w="1409" w:type="dxa"/>
            <w:vAlign w:val="center"/>
          </w:tcPr>
          <w:p w14:paraId="05D59226" w14:textId="0D53B04E" w:rsidR="00B05EAC" w:rsidRDefault="00B05EAC">
            <w:pPr>
              <w:spacing w:after="0" w:line="240" w:lineRule="auto"/>
              <w:ind w:firstLineChars="0" w:firstLine="0"/>
              <w:jc w:val="left"/>
              <w:rPr>
                <w:rFonts w:asciiTheme="majorEastAsia" w:eastAsiaTheme="majorEastAsia" w:hAnsiTheme="majorEastAsia" w:hint="eastAsia"/>
              </w:rPr>
            </w:pPr>
            <w:r w:rsidRPr="0079744C">
              <w:rPr>
                <w:rFonts w:asciiTheme="majorEastAsia" w:eastAsiaTheme="majorEastAsia" w:hAnsiTheme="majorEastAsia" w:hint="eastAsia"/>
              </w:rPr>
              <w:t>实际使用范围[-</w:t>
            </w:r>
            <w:ins w:id="1970" w:author="天赐 余" w:date="2025-12-03T15:33:00Z" w16du:dateUtc="2025-12-03T07:33:00Z">
              <w:r w:rsidR="00677D49" w:rsidRPr="0079744C">
                <w:rPr>
                  <w:rFonts w:asciiTheme="majorEastAsia" w:eastAsiaTheme="majorEastAsia" w:hAnsiTheme="majorEastAsia" w:hint="eastAsia"/>
                </w:rPr>
                <w:t>10</w:t>
              </w:r>
            </w:ins>
            <w:del w:id="1971" w:author="天赐 余" w:date="2025-12-03T15:33:00Z" w16du:dateUtc="2025-12-03T07:33:00Z">
              <w:r w:rsidRPr="0079744C" w:rsidDel="00677D49">
                <w:rPr>
                  <w:rFonts w:asciiTheme="majorEastAsia" w:eastAsiaTheme="majorEastAsia" w:hAnsiTheme="majorEastAsia" w:hint="eastAsia"/>
                </w:rPr>
                <w:delText>7</w:delText>
              </w:r>
            </w:del>
            <w:r w:rsidRPr="0079744C">
              <w:rPr>
                <w:rFonts w:asciiTheme="majorEastAsia" w:eastAsiaTheme="majorEastAsia" w:hAnsiTheme="majorEastAsia" w:hint="eastAsia"/>
              </w:rPr>
              <w:t>,3]整数</w:t>
            </w:r>
          </w:p>
        </w:tc>
      </w:tr>
      <w:tr w:rsidR="00B05EAC" w14:paraId="4D8AE9D5" w14:textId="77777777">
        <w:trPr>
          <w:trHeight w:val="726"/>
        </w:trPr>
        <w:tc>
          <w:tcPr>
            <w:tcW w:w="806" w:type="dxa"/>
            <w:vMerge/>
          </w:tcPr>
          <w:p w14:paraId="5A215BA1" w14:textId="77777777" w:rsidR="00B05EAC" w:rsidRDefault="00B05EAC">
            <w:pPr>
              <w:spacing w:after="0" w:line="240" w:lineRule="auto"/>
              <w:ind w:firstLineChars="0" w:firstLine="0"/>
              <w:jc w:val="left"/>
              <w:rPr>
                <w:rFonts w:asciiTheme="majorEastAsia" w:eastAsiaTheme="majorEastAsia" w:hAnsiTheme="majorEastAsia" w:hint="eastAsia"/>
                <w:highlight w:val="yellow"/>
              </w:rPr>
            </w:pPr>
          </w:p>
        </w:tc>
        <w:tc>
          <w:tcPr>
            <w:tcW w:w="2077" w:type="dxa"/>
            <w:vAlign w:val="center"/>
          </w:tcPr>
          <w:p w14:paraId="4CC5214E" w14:textId="77777777" w:rsidR="00B05EAC" w:rsidRDefault="00B05EAC">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hint="eastAsia"/>
              </w:rPr>
              <w:t>ClockAccuracy</w:t>
            </w:r>
            <w:proofErr w:type="spellEnd"/>
          </w:p>
        </w:tc>
        <w:tc>
          <w:tcPr>
            <w:tcW w:w="3172" w:type="dxa"/>
          </w:tcPr>
          <w:p w14:paraId="419B83CE" w14:textId="5F2CC1EB"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节点时钟质量，数值越小时钟同步精度越高</w:t>
            </w:r>
            <w:del w:id="1972" w:author="天赐 余" w:date="2025-12-03T15:34:00Z" w16du:dateUtc="2025-12-03T07:34:00Z">
              <w:r w:rsidDel="00EA12D0">
                <w:rPr>
                  <w:rFonts w:asciiTheme="majorEastAsia" w:eastAsiaTheme="majorEastAsia" w:hAnsiTheme="majorEastAsia" w:hint="eastAsia"/>
                </w:rPr>
                <w:delText>，</w:delText>
              </w:r>
            </w:del>
            <w:ins w:id="1973" w:author="天赐 余" w:date="2025-12-03T15:34:00Z" w16du:dateUtc="2025-12-03T07:34:00Z">
              <w:r w:rsidR="00EA12D0" w:rsidDel="00EA12D0">
                <w:rPr>
                  <w:rFonts w:asciiTheme="majorEastAsia" w:eastAsiaTheme="majorEastAsia" w:hAnsiTheme="majorEastAsia" w:hint="eastAsia"/>
                </w:rPr>
                <w:t xml:space="preserve"> </w:t>
              </w:r>
            </w:ins>
            <w:del w:id="1974" w:author="天赐 余" w:date="2025-12-03T15:34:00Z" w16du:dateUtc="2025-12-03T07:34:00Z">
              <w:r w:rsidDel="00EA12D0">
                <w:rPr>
                  <w:rFonts w:asciiTheme="majorEastAsia" w:eastAsiaTheme="majorEastAsia" w:hAnsiTheme="majorEastAsia" w:hint="eastAsia"/>
                </w:rPr>
                <w:delText>具体数值参照</w:delText>
              </w:r>
              <w:r w:rsidDel="00EA12D0">
                <w:rPr>
                  <w:rFonts w:asciiTheme="majorEastAsia" w:eastAsiaTheme="majorEastAsia" w:hAnsiTheme="majorEastAsia"/>
                </w:rPr>
                <w:delText>IEEE Std 1588-2019</w:delText>
              </w:r>
              <w:r w:rsidDel="00EA12D0">
                <w:rPr>
                  <w:rFonts w:asciiTheme="majorEastAsia" w:eastAsiaTheme="majorEastAsia" w:hAnsiTheme="majorEastAsia" w:hint="eastAsia"/>
                </w:rPr>
                <w:delText xml:space="preserve"> 7.6.2.6节</w:delText>
              </w:r>
            </w:del>
          </w:p>
        </w:tc>
        <w:tc>
          <w:tcPr>
            <w:tcW w:w="2020" w:type="dxa"/>
            <w:vAlign w:val="center"/>
          </w:tcPr>
          <w:p w14:paraId="061C40D8"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Enumeration8</w:t>
            </w:r>
          </w:p>
        </w:tc>
        <w:tc>
          <w:tcPr>
            <w:tcW w:w="992" w:type="dxa"/>
            <w:vAlign w:val="center"/>
          </w:tcPr>
          <w:p w14:paraId="04F04B21" w14:textId="77777777" w:rsidR="00B05EAC" w:rsidRDefault="00B05EAC">
            <w:pPr>
              <w:spacing w:after="0" w:line="240" w:lineRule="auto"/>
              <w:ind w:firstLineChars="0" w:firstLine="0"/>
              <w:jc w:val="left"/>
              <w:rPr>
                <w:rFonts w:asciiTheme="majorEastAsia" w:eastAsiaTheme="majorEastAsia" w:hAnsiTheme="majorEastAsia" w:hint="eastAsia"/>
              </w:rPr>
            </w:pPr>
          </w:p>
        </w:tc>
        <w:tc>
          <w:tcPr>
            <w:tcW w:w="1409" w:type="dxa"/>
            <w:vAlign w:val="center"/>
          </w:tcPr>
          <w:p w14:paraId="117EEE5C" w14:textId="3BFB2BF6"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[0,255]整数，255表示不具备主时钟能力，</w:t>
            </w:r>
            <w:r w:rsidRPr="003C4A88">
              <w:rPr>
                <w:rFonts w:asciiTheme="majorEastAsia" w:eastAsiaTheme="majorEastAsia" w:hAnsiTheme="majorEastAsia" w:hint="eastAsia"/>
              </w:rPr>
              <w:t>254表示精度</w:t>
            </w:r>
            <w:ins w:id="1975" w:author="天赐 余" w:date="2025-11-29T17:10:00Z" w16du:dateUtc="2025-11-29T09:10:00Z">
              <w:r w:rsidRPr="003C4A88">
                <w:rPr>
                  <w:rFonts w:asciiTheme="majorEastAsia" w:eastAsiaTheme="majorEastAsia" w:hAnsiTheme="majorEastAsia" w:hint="eastAsia"/>
                  <w:rPrChange w:id="1976" w:author="天赐 余" w:date="2025-11-29T17:10:00Z" w16du:dateUtc="2025-11-29T09:10:00Z">
                    <w:rPr>
                      <w:rFonts w:asciiTheme="majorEastAsia" w:eastAsiaTheme="majorEastAsia" w:hAnsiTheme="majorEastAsia" w:hint="eastAsia"/>
                      <w:highlight w:val="yellow"/>
                    </w:rPr>
                  </w:rPrChange>
                </w:rPr>
                <w:t>未知</w:t>
              </w:r>
            </w:ins>
            <w:del w:id="1977" w:author="天赐 余" w:date="2025-11-29T17:10:00Z" w16du:dateUtc="2025-11-29T09:10:00Z">
              <w:r w:rsidDel="003C4A88">
                <w:rPr>
                  <w:rFonts w:asciiTheme="majorEastAsia" w:eastAsiaTheme="majorEastAsia" w:hAnsiTheme="majorEastAsia" w:hint="eastAsia"/>
                  <w:highlight w:val="yellow"/>
                  <w:rPrChange w:id="1978" w:author="liubing" w:date="2025-11-28T20:50:00Z">
                    <w:rPr>
                      <w:rFonts w:asciiTheme="majorEastAsia" w:eastAsiaTheme="majorEastAsia" w:hAnsiTheme="majorEastAsia" w:hint="eastAsia"/>
                    </w:rPr>
                  </w:rPrChange>
                </w:rPr>
                <w:delText>位置</w:delText>
              </w:r>
            </w:del>
          </w:p>
        </w:tc>
      </w:tr>
      <w:tr w:rsidR="00B05EAC" w14:paraId="65E25893" w14:textId="77777777">
        <w:trPr>
          <w:trHeight w:val="144"/>
        </w:trPr>
        <w:tc>
          <w:tcPr>
            <w:tcW w:w="806" w:type="dxa"/>
            <w:vMerge/>
          </w:tcPr>
          <w:p w14:paraId="653962DF" w14:textId="77777777" w:rsidR="00B05EAC" w:rsidRDefault="00B05EAC">
            <w:pPr>
              <w:spacing w:after="0" w:line="240" w:lineRule="auto"/>
              <w:ind w:firstLineChars="0" w:firstLine="0"/>
              <w:jc w:val="left"/>
              <w:rPr>
                <w:rFonts w:asciiTheme="majorEastAsia" w:eastAsiaTheme="majorEastAsia" w:hAnsiTheme="majorEastAsia" w:hint="eastAsia"/>
              </w:rPr>
            </w:pPr>
          </w:p>
        </w:tc>
        <w:tc>
          <w:tcPr>
            <w:tcW w:w="2077" w:type="dxa"/>
            <w:vAlign w:val="center"/>
          </w:tcPr>
          <w:p w14:paraId="659304B0" w14:textId="77777777" w:rsidR="00B05EAC" w:rsidRDefault="00B05EAC">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initialLogPdelayReqInterval</w:t>
            </w:r>
            <w:proofErr w:type="spellEnd"/>
          </w:p>
        </w:tc>
        <w:tc>
          <w:tcPr>
            <w:tcW w:w="3172" w:type="dxa"/>
          </w:tcPr>
          <w:p w14:paraId="5427C18F"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初始链路延迟测量周期，用时间同步周期的以2为底的对数表示</w:t>
            </w:r>
          </w:p>
        </w:tc>
        <w:tc>
          <w:tcPr>
            <w:tcW w:w="2020" w:type="dxa"/>
            <w:vAlign w:val="center"/>
          </w:tcPr>
          <w:p w14:paraId="14395AD3"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Int8</w:t>
            </w:r>
          </w:p>
        </w:tc>
        <w:tc>
          <w:tcPr>
            <w:tcW w:w="992" w:type="dxa"/>
            <w:vAlign w:val="center"/>
          </w:tcPr>
          <w:p w14:paraId="775E1C40"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秒</w:t>
            </w:r>
          </w:p>
        </w:tc>
        <w:tc>
          <w:tcPr>
            <w:tcW w:w="1409" w:type="dxa"/>
            <w:vAlign w:val="center"/>
          </w:tcPr>
          <w:p w14:paraId="706ECE04" w14:textId="0ACC1A68" w:rsidR="00B05EAC" w:rsidRDefault="00B05EAC">
            <w:pPr>
              <w:spacing w:after="0" w:line="240" w:lineRule="auto"/>
              <w:ind w:firstLineChars="0" w:firstLine="0"/>
              <w:jc w:val="left"/>
              <w:rPr>
                <w:rFonts w:asciiTheme="majorEastAsia" w:eastAsiaTheme="majorEastAsia" w:hAnsiTheme="majorEastAsia" w:hint="eastAsia"/>
              </w:rPr>
            </w:pPr>
            <w:r w:rsidRPr="0079744C">
              <w:rPr>
                <w:rFonts w:asciiTheme="majorEastAsia" w:eastAsiaTheme="majorEastAsia" w:hAnsiTheme="majorEastAsia" w:hint="eastAsia"/>
              </w:rPr>
              <w:t>实际使用范围[-</w:t>
            </w:r>
            <w:ins w:id="1979" w:author="天赐 余" w:date="2025-12-03T15:35:00Z" w16du:dateUtc="2025-12-03T07:35:00Z">
              <w:r w:rsidR="00EA12D0" w:rsidRPr="0079744C">
                <w:rPr>
                  <w:rFonts w:asciiTheme="majorEastAsia" w:eastAsiaTheme="majorEastAsia" w:hAnsiTheme="majorEastAsia" w:hint="eastAsia"/>
                </w:rPr>
                <w:t>10</w:t>
              </w:r>
            </w:ins>
            <w:del w:id="1980" w:author="天赐 余" w:date="2025-12-03T15:35:00Z" w16du:dateUtc="2025-12-03T07:35:00Z">
              <w:r w:rsidRPr="0079744C" w:rsidDel="00EA12D0">
                <w:rPr>
                  <w:rFonts w:asciiTheme="majorEastAsia" w:eastAsiaTheme="majorEastAsia" w:hAnsiTheme="majorEastAsia" w:hint="eastAsia"/>
                </w:rPr>
                <w:delText>5</w:delText>
              </w:r>
            </w:del>
            <w:r w:rsidRPr="0079744C">
              <w:rPr>
                <w:rFonts w:asciiTheme="majorEastAsia" w:eastAsiaTheme="majorEastAsia" w:hAnsiTheme="majorEastAsia" w:hint="eastAsia"/>
              </w:rPr>
              <w:t>,3]</w:t>
            </w:r>
          </w:p>
        </w:tc>
      </w:tr>
      <w:tr w:rsidR="00B05EAC" w14:paraId="22A53A09" w14:textId="77777777" w:rsidTr="00615FCB">
        <w:trPr>
          <w:trHeight w:val="144"/>
        </w:trPr>
        <w:tc>
          <w:tcPr>
            <w:tcW w:w="806" w:type="dxa"/>
            <w:vMerge/>
          </w:tcPr>
          <w:p w14:paraId="376CF99C" w14:textId="77777777" w:rsidR="00B05EAC" w:rsidRDefault="00B05EAC">
            <w:pPr>
              <w:spacing w:after="0" w:line="240" w:lineRule="auto"/>
              <w:ind w:firstLineChars="0" w:firstLine="0"/>
              <w:jc w:val="left"/>
              <w:rPr>
                <w:rFonts w:asciiTheme="majorEastAsia" w:eastAsiaTheme="majorEastAsia" w:hAnsiTheme="majorEastAsia" w:hint="eastAsia"/>
              </w:rPr>
            </w:pPr>
          </w:p>
        </w:tc>
        <w:tc>
          <w:tcPr>
            <w:tcW w:w="2077" w:type="dxa"/>
            <w:vAlign w:val="center"/>
          </w:tcPr>
          <w:p w14:paraId="6AB0B953" w14:textId="77777777" w:rsidR="00B05EAC" w:rsidRPr="005E1DFE" w:rsidRDefault="00B05EAC">
            <w:pPr>
              <w:spacing w:after="0" w:line="240" w:lineRule="auto"/>
              <w:ind w:firstLineChars="0" w:firstLine="0"/>
              <w:jc w:val="left"/>
              <w:rPr>
                <w:rFonts w:asciiTheme="majorEastAsia" w:eastAsiaTheme="majorEastAsia" w:hAnsiTheme="majorEastAsia" w:hint="eastAsia"/>
              </w:rPr>
            </w:pPr>
            <w:proofErr w:type="spellStart"/>
            <w:r w:rsidRPr="005E1DFE">
              <w:rPr>
                <w:rFonts w:asciiTheme="majorEastAsia" w:eastAsiaTheme="majorEastAsia" w:hAnsiTheme="majorEastAsia"/>
              </w:rPr>
              <w:t>meanLinkDelayThresh</w:t>
            </w:r>
            <w:proofErr w:type="spellEnd"/>
          </w:p>
        </w:tc>
        <w:tc>
          <w:tcPr>
            <w:tcW w:w="3172" w:type="dxa"/>
          </w:tcPr>
          <w:p w14:paraId="18C29553" w14:textId="77777777" w:rsidR="00B05EAC" w:rsidRPr="005E1DFE" w:rsidRDefault="00B05EAC">
            <w:pPr>
              <w:spacing w:after="0" w:line="240" w:lineRule="auto"/>
              <w:ind w:firstLineChars="0" w:firstLine="0"/>
              <w:jc w:val="left"/>
              <w:rPr>
                <w:rFonts w:asciiTheme="majorEastAsia" w:eastAsiaTheme="majorEastAsia" w:hAnsiTheme="majorEastAsia" w:hint="eastAsia"/>
              </w:rPr>
            </w:pPr>
            <w:r w:rsidRPr="005E1DFE">
              <w:rPr>
                <w:rFonts w:asciiTheme="majorEastAsia" w:eastAsiaTheme="majorEastAsia" w:hAnsiTheme="majorEastAsia" w:hint="eastAsia"/>
              </w:rPr>
              <w:t>链路延迟测量阈值</w:t>
            </w:r>
            <w:del w:id="1981" w:author="天赐 余" w:date="2025-12-03T15:40:00Z" w16du:dateUtc="2025-12-03T07:40:00Z">
              <w:r w:rsidRPr="005E1DFE" w:rsidDel="00000E7A">
                <w:rPr>
                  <w:rFonts w:asciiTheme="majorEastAsia" w:eastAsiaTheme="majorEastAsia" w:hAnsiTheme="majorEastAsia" w:hint="eastAsia"/>
                </w:rPr>
                <w:delText xml:space="preserve"> </w:delText>
              </w:r>
            </w:del>
            <w:r w:rsidRPr="005E1DFE">
              <w:rPr>
                <w:rFonts w:asciiTheme="majorEastAsia" w:eastAsiaTheme="majorEastAsia" w:hAnsiTheme="majorEastAsia" w:hint="eastAsia"/>
              </w:rPr>
              <w:t>，实际表示的时间间隔（以纳秒为单位）需要通过以下方式计算：</w:t>
            </w:r>
          </w:p>
          <w:p w14:paraId="7BE74167" w14:textId="0508F65B" w:rsidR="00B05EAC" w:rsidRPr="005E1DFE" w:rsidRDefault="00B05EAC">
            <w:pPr>
              <w:spacing w:after="0" w:line="240" w:lineRule="auto"/>
              <w:ind w:firstLineChars="0" w:firstLine="0"/>
              <w:jc w:val="left"/>
              <w:rPr>
                <w:rFonts w:asciiTheme="majorEastAsia" w:eastAsiaTheme="majorEastAsia" w:hAnsiTheme="majorEastAsia" w:hint="eastAsia"/>
                <w:rPrChange w:id="1982" w:author="天赐 余" w:date="2025-12-04T10:23:00Z" w16du:dateUtc="2025-12-04T02:23:00Z">
                  <w:rPr>
                    <w:rFonts w:asciiTheme="majorEastAsia" w:eastAsiaTheme="majorEastAsia" w:hAnsiTheme="majorEastAsia" w:hint="eastAsia"/>
                    <w:vertAlign w:val="superscript"/>
                  </w:rPr>
                </w:rPrChange>
              </w:rPr>
            </w:pPr>
            <w:r w:rsidRPr="005E1DFE">
              <w:rPr>
                <w:rFonts w:asciiTheme="majorEastAsia" w:eastAsiaTheme="majorEastAsia" w:hAnsiTheme="majorEastAsia" w:hint="eastAsia"/>
              </w:rPr>
              <w:lastRenderedPageBreak/>
              <w:t>实际阈值（</w:t>
            </w:r>
            <w:r w:rsidRPr="005E1DFE">
              <w:rPr>
                <w:rFonts w:asciiTheme="majorEastAsia" w:eastAsiaTheme="majorEastAsia" w:hAnsiTheme="majorEastAsia"/>
              </w:rPr>
              <w:t>ns</w:t>
            </w:r>
            <w:r w:rsidRPr="005E1DFE">
              <w:rPr>
                <w:rFonts w:asciiTheme="majorEastAsia" w:eastAsiaTheme="majorEastAsia" w:hAnsiTheme="majorEastAsia" w:hint="eastAsia"/>
              </w:rPr>
              <w:t>）</w:t>
            </w:r>
            <w:r w:rsidRPr="005E1DFE">
              <w:rPr>
                <w:rFonts w:asciiTheme="majorEastAsia" w:eastAsiaTheme="majorEastAsia" w:hAnsiTheme="majorEastAsia"/>
              </w:rPr>
              <w:t>=</w:t>
            </w:r>
            <w:r w:rsidRPr="005E1DFE">
              <w:rPr>
                <w:rFonts w:asciiTheme="majorEastAsia" w:eastAsiaTheme="majorEastAsia" w:hAnsiTheme="majorEastAsia" w:hint="eastAsia"/>
              </w:rPr>
              <w:t>存储的</w:t>
            </w:r>
            <w:r w:rsidRPr="005E1DFE">
              <w:rPr>
                <w:rFonts w:asciiTheme="majorEastAsia" w:eastAsiaTheme="majorEastAsia" w:hAnsiTheme="majorEastAsia"/>
              </w:rPr>
              <w:t>int64</w:t>
            </w:r>
            <w:r w:rsidRPr="005E1DFE">
              <w:rPr>
                <w:rFonts w:asciiTheme="majorEastAsia" w:eastAsiaTheme="majorEastAsia" w:hAnsiTheme="majorEastAsia" w:hint="eastAsia"/>
              </w:rPr>
              <w:t>数/</w:t>
            </w:r>
            <w:r w:rsidRPr="005E1DFE">
              <w:rPr>
                <w:rFonts w:asciiTheme="majorEastAsia" w:eastAsiaTheme="majorEastAsia" w:hAnsiTheme="majorEastAsia"/>
              </w:rPr>
              <w:t>2</w:t>
            </w:r>
            <w:r w:rsidRPr="005E1DFE">
              <w:rPr>
                <w:rFonts w:ascii="Cambria Math" w:eastAsiaTheme="majorEastAsia" w:hAnsi="Cambria Math" w:cs="Cambria Math" w:hint="eastAsia"/>
                <w:vertAlign w:val="superscript"/>
              </w:rPr>
              <w:t>16</w:t>
            </w:r>
            <w:ins w:id="1983" w:author="天赐 余" w:date="2025-12-04T10:14:00Z" w16du:dateUtc="2025-12-04T02:14:00Z">
              <w:r w:rsidR="0079744C" w:rsidRPr="005E1DFE">
                <w:rPr>
                  <w:rFonts w:ascii="Cambria Math" w:eastAsiaTheme="majorEastAsia" w:hAnsi="Cambria Math" w:cs="Cambria Math" w:hint="eastAsia"/>
                  <w:rPrChange w:id="1984" w:author="天赐 余" w:date="2025-12-04T10:23:00Z" w16du:dateUtc="2025-12-04T02:23:00Z">
                    <w:rPr>
                      <w:rFonts w:ascii="Cambria Math" w:eastAsiaTheme="majorEastAsia" w:hAnsi="Cambria Math" w:cs="Cambria Math" w:hint="eastAsia"/>
                      <w:highlight w:val="yellow"/>
                    </w:rPr>
                  </w:rPrChange>
                </w:rPr>
                <w:t>，链路延时超过该阈值</w:t>
              </w:r>
            </w:ins>
            <w:ins w:id="1985" w:author="天赐 余" w:date="2025-12-04T10:23:00Z" w16du:dateUtc="2025-12-04T02:23:00Z">
              <w:r w:rsidR="005E1DFE" w:rsidRPr="005E1DFE">
                <w:rPr>
                  <w:rFonts w:ascii="Cambria Math" w:eastAsiaTheme="majorEastAsia" w:hAnsi="Cambria Math" w:cs="Cambria Math" w:hint="eastAsia"/>
                  <w:rPrChange w:id="1986" w:author="天赐 余" w:date="2025-12-04T10:23:00Z" w16du:dateUtc="2025-12-04T02:23:00Z">
                    <w:rPr>
                      <w:rFonts w:ascii="Cambria Math" w:eastAsiaTheme="majorEastAsia" w:hAnsi="Cambria Math" w:cs="Cambria Math" w:hint="eastAsia"/>
                      <w:highlight w:val="yellow"/>
                    </w:rPr>
                  </w:rPrChange>
                </w:rPr>
                <w:t>认为无法支持时间同步</w:t>
              </w:r>
            </w:ins>
          </w:p>
        </w:tc>
        <w:tc>
          <w:tcPr>
            <w:tcW w:w="2020" w:type="dxa"/>
            <w:vAlign w:val="center"/>
          </w:tcPr>
          <w:p w14:paraId="71C50BB8"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lastRenderedPageBreak/>
              <w:t>I</w:t>
            </w:r>
            <w:r>
              <w:rPr>
                <w:rFonts w:asciiTheme="majorEastAsia" w:eastAsiaTheme="majorEastAsia" w:hAnsiTheme="majorEastAsia"/>
              </w:rPr>
              <w:t>nt64</w:t>
            </w:r>
          </w:p>
        </w:tc>
        <w:tc>
          <w:tcPr>
            <w:tcW w:w="992" w:type="dxa"/>
            <w:vAlign w:val="center"/>
          </w:tcPr>
          <w:p w14:paraId="2F5F8310"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纳秒</w:t>
            </w:r>
          </w:p>
        </w:tc>
        <w:tc>
          <w:tcPr>
            <w:tcW w:w="1409" w:type="dxa"/>
            <w:shd w:val="clear" w:color="auto" w:fill="FFFFFF" w:themeFill="background1"/>
            <w:vAlign w:val="center"/>
          </w:tcPr>
          <w:p w14:paraId="7E33C1F8" w14:textId="4A575360" w:rsidR="00B05EAC" w:rsidRDefault="00B05EAC">
            <w:pPr>
              <w:spacing w:after="0" w:line="240" w:lineRule="auto"/>
              <w:ind w:firstLineChars="0" w:firstLine="0"/>
              <w:jc w:val="left"/>
              <w:rPr>
                <w:rFonts w:asciiTheme="majorEastAsia" w:eastAsiaTheme="majorEastAsia" w:hAnsiTheme="majorEastAsia" w:hint="eastAsia"/>
              </w:rPr>
            </w:pPr>
            <w:del w:id="1987" w:author="天赐 余" w:date="2025-11-29T17:16:00Z" w16du:dateUtc="2025-11-29T09:16:00Z">
              <w:r w:rsidRPr="001D0CD8" w:rsidDel="001D0CD8">
                <w:rPr>
                  <w:rFonts w:asciiTheme="majorEastAsia" w:eastAsiaTheme="majorEastAsia" w:hAnsiTheme="majorEastAsia" w:hint="eastAsia"/>
                </w:rPr>
                <w:delText>实际使用范围几纳秒到几微秒</w:delText>
              </w:r>
            </w:del>
            <w:ins w:id="1988" w:author="天赐 余" w:date="2025-11-29T17:16:00Z" w16du:dateUtc="2025-11-29T09:16:00Z">
              <w:r w:rsidRPr="001D0CD8">
                <w:rPr>
                  <w:rFonts w:asciiTheme="majorEastAsia" w:eastAsiaTheme="majorEastAsia" w:hAnsiTheme="majorEastAsia" w:hint="eastAsia"/>
                  <w:rPrChange w:id="1989" w:author="天赐 余" w:date="2025-11-29T17:17:00Z" w16du:dateUtc="2025-11-29T09:17:00Z">
                    <w:rPr>
                      <w:rFonts w:asciiTheme="majorEastAsia" w:eastAsiaTheme="majorEastAsia" w:hAnsiTheme="majorEastAsia" w:hint="eastAsia"/>
                      <w:highlight w:val="yellow"/>
                    </w:rPr>
                  </w:rPrChange>
                </w:rPr>
                <w:t>对于</w:t>
              </w:r>
              <w:r w:rsidRPr="001D0CD8">
                <w:rPr>
                  <w:rFonts w:asciiTheme="majorEastAsia" w:eastAsiaTheme="majorEastAsia" w:hAnsiTheme="majorEastAsia" w:hint="eastAsia"/>
                </w:rPr>
                <w:lastRenderedPageBreak/>
                <w:t>100M/1000M</w:t>
              </w:r>
              <w:r w:rsidRPr="001D0CD8">
                <w:rPr>
                  <w:rFonts w:asciiTheme="majorEastAsia" w:eastAsiaTheme="majorEastAsia" w:hAnsiTheme="majorEastAsia" w:hint="eastAsia"/>
                  <w:rPrChange w:id="1990" w:author="天赐 余" w:date="2025-11-29T17:17:00Z" w16du:dateUtc="2025-11-29T09:17:00Z">
                    <w:rPr>
                      <w:rFonts w:asciiTheme="majorEastAsia" w:eastAsiaTheme="majorEastAsia" w:hAnsiTheme="majorEastAsia" w:hint="eastAsia"/>
                      <w:highlight w:val="yellow"/>
                    </w:rPr>
                  </w:rPrChange>
                </w:rPr>
                <w:t>铜缆链路为</w:t>
              </w:r>
              <w:r w:rsidRPr="001D0CD8">
                <w:rPr>
                  <w:rFonts w:asciiTheme="majorEastAsia" w:eastAsiaTheme="majorEastAsia" w:hAnsiTheme="majorEastAsia" w:hint="eastAsia"/>
                </w:rPr>
                <w:t>800</w:t>
              </w:r>
              <w:r w:rsidRPr="001D0CD8">
                <w:rPr>
                  <w:rFonts w:asciiTheme="majorEastAsia" w:eastAsiaTheme="majorEastAsia" w:hAnsiTheme="majorEastAsia" w:hint="eastAsia"/>
                  <w:rPrChange w:id="1991" w:author="天赐 余" w:date="2025-11-29T17:17:00Z" w16du:dateUtc="2025-11-29T09:17:00Z">
                    <w:rPr>
                      <w:rFonts w:asciiTheme="majorEastAsia" w:eastAsiaTheme="majorEastAsia" w:hAnsiTheme="majorEastAsia" w:hint="eastAsia"/>
                      <w:highlight w:val="yellow"/>
                    </w:rPr>
                  </w:rPrChange>
                </w:rPr>
                <w:t>ns</w:t>
              </w:r>
            </w:ins>
          </w:p>
        </w:tc>
      </w:tr>
      <w:tr w:rsidR="00B05EAC" w14:paraId="181EBBC4" w14:textId="77777777">
        <w:trPr>
          <w:trHeight w:val="363"/>
        </w:trPr>
        <w:tc>
          <w:tcPr>
            <w:tcW w:w="806" w:type="dxa"/>
            <w:vMerge/>
          </w:tcPr>
          <w:p w14:paraId="37B03753" w14:textId="77777777" w:rsidR="00B05EAC" w:rsidRDefault="00B05EAC">
            <w:pPr>
              <w:spacing w:after="0" w:line="240" w:lineRule="auto"/>
              <w:ind w:firstLineChars="0" w:firstLine="0"/>
              <w:jc w:val="left"/>
              <w:rPr>
                <w:rFonts w:asciiTheme="majorEastAsia" w:eastAsiaTheme="majorEastAsia" w:hAnsiTheme="majorEastAsia" w:hint="eastAsia"/>
              </w:rPr>
            </w:pPr>
          </w:p>
        </w:tc>
        <w:tc>
          <w:tcPr>
            <w:tcW w:w="2077" w:type="dxa"/>
            <w:vAlign w:val="center"/>
          </w:tcPr>
          <w:p w14:paraId="7E472CA3" w14:textId="77777777" w:rsidR="00B05EAC" w:rsidRDefault="00B05EAC">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syncReceiptTimeout</w:t>
            </w:r>
            <w:proofErr w:type="spellEnd"/>
          </w:p>
        </w:tc>
        <w:tc>
          <w:tcPr>
            <w:tcW w:w="3172" w:type="dxa"/>
          </w:tcPr>
          <w:p w14:paraId="0B885FFB" w14:textId="1028C23E"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同步接收超时阈值，</w:t>
            </w:r>
            <w:del w:id="1992" w:author="天赐 余" w:date="2025-12-03T15:37:00Z" w16du:dateUtc="2025-12-03T07:37:00Z">
              <w:r w:rsidDel="00000E7A">
                <w:rPr>
                  <w:rFonts w:asciiTheme="majorEastAsia" w:eastAsiaTheme="majorEastAsia" w:hAnsiTheme="majorEastAsia" w:hint="eastAsia"/>
                </w:rPr>
                <w:delText>默认值是6，</w:delText>
              </w:r>
            </w:del>
            <w:r>
              <w:rPr>
                <w:rFonts w:asciiTheme="majorEastAsia" w:eastAsiaTheme="majorEastAsia" w:hAnsiTheme="majorEastAsia" w:hint="eastAsia"/>
              </w:rPr>
              <w:t>即从端口连续</w:t>
            </w:r>
            <w:proofErr w:type="spellStart"/>
            <w:ins w:id="1993" w:author="天赐 余" w:date="2025-12-03T15:37:00Z" w16du:dateUtc="2025-12-03T07:37:00Z">
              <w:r w:rsidR="00000E7A">
                <w:rPr>
                  <w:rFonts w:asciiTheme="majorEastAsia" w:eastAsiaTheme="majorEastAsia" w:hAnsiTheme="majorEastAsia"/>
                </w:rPr>
                <w:t>syncReceiptTimeout</w:t>
              </w:r>
            </w:ins>
            <w:proofErr w:type="spellEnd"/>
            <w:del w:id="1994" w:author="天赐 余" w:date="2025-12-03T15:37:00Z" w16du:dateUtc="2025-12-03T07:37:00Z">
              <w:r w:rsidDel="00000E7A">
                <w:rPr>
                  <w:rFonts w:asciiTheme="majorEastAsia" w:eastAsiaTheme="majorEastAsia" w:hAnsiTheme="majorEastAsia" w:hint="eastAsia"/>
                </w:rPr>
                <w:delText>6</w:delText>
              </w:r>
            </w:del>
            <w:r>
              <w:rPr>
                <w:rFonts w:asciiTheme="majorEastAsia" w:eastAsiaTheme="majorEastAsia" w:hAnsiTheme="majorEastAsia" w:hint="eastAsia"/>
              </w:rPr>
              <w:t>个同步间隔都未收到同步信息时，会判定主端口已停止发送</w:t>
            </w:r>
          </w:p>
        </w:tc>
        <w:tc>
          <w:tcPr>
            <w:tcW w:w="2020" w:type="dxa"/>
            <w:vAlign w:val="center"/>
          </w:tcPr>
          <w:p w14:paraId="09D6CFEB"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Uint8</w:t>
            </w:r>
          </w:p>
        </w:tc>
        <w:tc>
          <w:tcPr>
            <w:tcW w:w="992" w:type="dxa"/>
            <w:vAlign w:val="center"/>
          </w:tcPr>
          <w:p w14:paraId="10F31289" w14:textId="77777777"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同步间隔数</w:t>
            </w:r>
          </w:p>
        </w:tc>
        <w:tc>
          <w:tcPr>
            <w:tcW w:w="1409" w:type="dxa"/>
            <w:vAlign w:val="center"/>
          </w:tcPr>
          <w:p w14:paraId="581AD308" w14:textId="4162AA70" w:rsidR="00B05EAC" w:rsidRDefault="00B05EAC">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实际使用范围[</w:t>
            </w:r>
            <w:del w:id="1995" w:author="天赐 余" w:date="2025-12-03T15:37:00Z" w16du:dateUtc="2025-12-03T07:37:00Z">
              <w:r w:rsidDel="00000E7A">
                <w:rPr>
                  <w:rFonts w:asciiTheme="majorEastAsia" w:eastAsiaTheme="majorEastAsia" w:hAnsiTheme="majorEastAsia" w:hint="eastAsia"/>
                </w:rPr>
                <w:delText>3</w:delText>
              </w:r>
            </w:del>
            <w:ins w:id="1996" w:author="天赐 余" w:date="2025-12-03T15:37:00Z" w16du:dateUtc="2025-12-03T07:37:00Z">
              <w:r w:rsidR="00000E7A">
                <w:rPr>
                  <w:rFonts w:asciiTheme="majorEastAsia" w:eastAsiaTheme="majorEastAsia" w:hAnsiTheme="majorEastAsia" w:hint="eastAsia"/>
                </w:rPr>
                <w:t>2</w:t>
              </w:r>
            </w:ins>
            <w:r>
              <w:rPr>
                <w:rFonts w:asciiTheme="majorEastAsia" w:eastAsiaTheme="majorEastAsia" w:hAnsiTheme="majorEastAsia" w:hint="eastAsia"/>
              </w:rPr>
              <w:t>,10]整数</w:t>
            </w:r>
          </w:p>
        </w:tc>
      </w:tr>
      <w:tr w:rsidR="00B05EAC" w14:paraId="76B7B508" w14:textId="77777777">
        <w:trPr>
          <w:trHeight w:val="363"/>
          <w:ins w:id="1997" w:author="天赐 余" w:date="2025-12-02T14:07:00Z"/>
        </w:trPr>
        <w:tc>
          <w:tcPr>
            <w:tcW w:w="806" w:type="dxa"/>
            <w:vMerge/>
          </w:tcPr>
          <w:p w14:paraId="321FD457" w14:textId="77777777" w:rsidR="00B05EAC" w:rsidRDefault="00B05EAC">
            <w:pPr>
              <w:spacing w:after="0" w:line="240" w:lineRule="auto"/>
              <w:ind w:firstLineChars="0" w:firstLine="0"/>
              <w:jc w:val="left"/>
              <w:rPr>
                <w:ins w:id="1998" w:author="天赐 余" w:date="2025-12-02T14:07:00Z" w16du:dateUtc="2025-12-02T06:07:00Z"/>
                <w:rFonts w:asciiTheme="majorEastAsia" w:eastAsiaTheme="majorEastAsia" w:hAnsiTheme="majorEastAsia" w:hint="eastAsia"/>
              </w:rPr>
            </w:pPr>
          </w:p>
        </w:tc>
        <w:tc>
          <w:tcPr>
            <w:tcW w:w="2077" w:type="dxa"/>
            <w:vAlign w:val="center"/>
          </w:tcPr>
          <w:p w14:paraId="0A21D70A" w14:textId="60C4A61C" w:rsidR="00B05EAC" w:rsidRDefault="00B05EAC">
            <w:pPr>
              <w:spacing w:after="0" w:line="240" w:lineRule="auto"/>
              <w:ind w:firstLineChars="0" w:firstLine="0"/>
              <w:jc w:val="left"/>
              <w:rPr>
                <w:ins w:id="1999" w:author="天赐 余" w:date="2025-12-02T14:07:00Z" w16du:dateUtc="2025-12-02T06:07:00Z"/>
                <w:rFonts w:asciiTheme="majorEastAsia" w:eastAsiaTheme="majorEastAsia" w:hAnsiTheme="majorEastAsia" w:hint="eastAsia"/>
              </w:rPr>
            </w:pPr>
            <w:proofErr w:type="spellStart"/>
            <w:ins w:id="2000" w:author="天赐 余" w:date="2025-12-02T14:09:00Z" w16du:dateUtc="2025-12-02T06:09:00Z">
              <w:r w:rsidRPr="00B05EAC">
                <w:rPr>
                  <w:rFonts w:asciiTheme="majorEastAsia" w:eastAsiaTheme="majorEastAsia" w:hAnsiTheme="majorEastAsia"/>
                </w:rPr>
                <w:t>delayAsymmetry</w:t>
              </w:r>
            </w:ins>
            <w:proofErr w:type="spellEnd"/>
          </w:p>
        </w:tc>
        <w:tc>
          <w:tcPr>
            <w:tcW w:w="3172" w:type="dxa"/>
          </w:tcPr>
          <w:p w14:paraId="4F434E68" w14:textId="4D8A6EE6" w:rsidR="00B05EAC" w:rsidRDefault="00B05EAC">
            <w:pPr>
              <w:spacing w:after="0" w:line="240" w:lineRule="auto"/>
              <w:ind w:firstLineChars="0" w:firstLine="0"/>
              <w:jc w:val="left"/>
              <w:rPr>
                <w:ins w:id="2001" w:author="天赐 余" w:date="2025-12-02T14:07:00Z" w16du:dateUtc="2025-12-02T06:07:00Z"/>
                <w:rFonts w:asciiTheme="majorEastAsia" w:eastAsiaTheme="majorEastAsia" w:hAnsiTheme="majorEastAsia" w:hint="eastAsia"/>
              </w:rPr>
            </w:pPr>
            <w:ins w:id="2002" w:author="天赐 余" w:date="2025-12-02T14:10:00Z" w16du:dateUtc="2025-12-02T06:10:00Z">
              <w:r w:rsidRPr="00B05EAC">
                <w:rPr>
                  <w:rFonts w:asciiTheme="majorEastAsia" w:eastAsiaTheme="majorEastAsia" w:hAnsiTheme="majorEastAsia" w:hint="eastAsia"/>
                </w:rPr>
                <w:t>链路传播延迟的不对称值</w:t>
              </w:r>
              <w:r>
                <w:rPr>
                  <w:rFonts w:asciiTheme="majorEastAsia" w:eastAsiaTheme="majorEastAsia" w:hAnsiTheme="majorEastAsia" w:hint="eastAsia"/>
                </w:rPr>
                <w:t>。用于对链路延时不对称情况下的补偿</w:t>
              </w:r>
            </w:ins>
          </w:p>
        </w:tc>
        <w:tc>
          <w:tcPr>
            <w:tcW w:w="2020" w:type="dxa"/>
            <w:vAlign w:val="center"/>
          </w:tcPr>
          <w:p w14:paraId="6423D953" w14:textId="394A4585" w:rsidR="00B05EAC" w:rsidRDefault="00B05EAC">
            <w:pPr>
              <w:spacing w:after="0" w:line="240" w:lineRule="auto"/>
              <w:ind w:firstLineChars="0" w:firstLine="0"/>
              <w:jc w:val="left"/>
              <w:rPr>
                <w:ins w:id="2003" w:author="天赐 余" w:date="2025-12-02T14:07:00Z" w16du:dateUtc="2025-12-02T06:07:00Z"/>
                <w:rFonts w:asciiTheme="majorEastAsia" w:eastAsiaTheme="majorEastAsia" w:hAnsiTheme="majorEastAsia" w:hint="eastAsia"/>
              </w:rPr>
            </w:pPr>
            <w:ins w:id="2004" w:author="天赐 余" w:date="2025-12-02T14:12:00Z" w16du:dateUtc="2025-12-02T06:12:00Z">
              <w:r w:rsidRPr="00B05EAC">
                <w:rPr>
                  <w:rFonts w:asciiTheme="majorEastAsia" w:eastAsiaTheme="majorEastAsia" w:hAnsiTheme="majorEastAsia"/>
                </w:rPr>
                <w:t>Integer96</w:t>
              </w:r>
            </w:ins>
          </w:p>
        </w:tc>
        <w:tc>
          <w:tcPr>
            <w:tcW w:w="992" w:type="dxa"/>
            <w:vAlign w:val="center"/>
          </w:tcPr>
          <w:p w14:paraId="4E55346C" w14:textId="64EAA726" w:rsidR="00B05EAC" w:rsidRDefault="00B05EAC">
            <w:pPr>
              <w:spacing w:after="0" w:line="240" w:lineRule="auto"/>
              <w:ind w:firstLineChars="0" w:firstLine="0"/>
              <w:jc w:val="left"/>
              <w:rPr>
                <w:ins w:id="2005" w:author="天赐 余" w:date="2025-12-02T14:07:00Z" w16du:dateUtc="2025-12-02T06:07:00Z"/>
                <w:rFonts w:asciiTheme="majorEastAsia" w:eastAsiaTheme="majorEastAsia" w:hAnsiTheme="majorEastAsia" w:hint="eastAsia"/>
              </w:rPr>
            </w:pPr>
            <w:ins w:id="2006" w:author="天赐 余" w:date="2025-12-02T14:13:00Z" w16du:dateUtc="2025-12-02T06:13:00Z">
              <w:r w:rsidRPr="00B05EAC">
                <w:rPr>
                  <w:rFonts w:asciiTheme="majorEastAsia" w:eastAsiaTheme="majorEastAsia" w:hAnsiTheme="majorEastAsia"/>
                </w:rPr>
                <w:t>2</w:t>
              </w:r>
              <w:r>
                <w:rPr>
                  <w:rFonts w:ascii="Cambria Math" w:eastAsiaTheme="majorEastAsia" w:hAnsi="Cambria Math" w:cs="Cambria Math" w:hint="eastAsia"/>
                  <w:vertAlign w:val="superscript"/>
                </w:rPr>
                <w:t>-16</w:t>
              </w:r>
              <w:r w:rsidRPr="00B05EAC">
                <w:rPr>
                  <w:rFonts w:asciiTheme="majorEastAsia" w:eastAsiaTheme="majorEastAsia" w:hAnsiTheme="majorEastAsia" w:hint="eastAsia"/>
                </w:rPr>
                <w:t>纳秒</w:t>
              </w:r>
            </w:ins>
          </w:p>
        </w:tc>
        <w:tc>
          <w:tcPr>
            <w:tcW w:w="1409" w:type="dxa"/>
            <w:vAlign w:val="center"/>
          </w:tcPr>
          <w:p w14:paraId="35C8E2F6" w14:textId="68B8AB17" w:rsidR="00B05EAC" w:rsidRDefault="00B05EAC">
            <w:pPr>
              <w:spacing w:after="0" w:line="240" w:lineRule="auto"/>
              <w:ind w:firstLineChars="0" w:firstLine="0"/>
              <w:jc w:val="left"/>
              <w:rPr>
                <w:ins w:id="2007" w:author="天赐 余" w:date="2025-12-02T14:07:00Z" w16du:dateUtc="2025-12-02T06:07:00Z"/>
                <w:rFonts w:asciiTheme="majorEastAsia" w:eastAsiaTheme="majorEastAsia" w:hAnsiTheme="majorEastAsia" w:hint="eastAsia"/>
              </w:rPr>
            </w:pPr>
            <w:ins w:id="2008" w:author="天赐 余" w:date="2025-12-02T14:16:00Z" w16du:dateUtc="2025-12-02T06:16:00Z">
              <w:r>
                <w:rPr>
                  <w:rFonts w:asciiTheme="majorEastAsia" w:eastAsiaTheme="majorEastAsia" w:hAnsiTheme="majorEastAsia" w:hint="eastAsia"/>
                </w:rPr>
                <w:t>通常在[-100ns,100</w:t>
              </w:r>
            </w:ins>
            <w:ins w:id="2009" w:author="天赐 余" w:date="2025-12-02T14:17:00Z" w16du:dateUtc="2025-12-02T06:17:00Z">
              <w:r>
                <w:rPr>
                  <w:rFonts w:asciiTheme="majorEastAsia" w:eastAsiaTheme="majorEastAsia" w:hAnsiTheme="majorEastAsia" w:hint="eastAsia"/>
                </w:rPr>
                <w:t>ns</w:t>
              </w:r>
            </w:ins>
            <w:ins w:id="2010" w:author="天赐 余" w:date="2025-12-02T14:16:00Z" w16du:dateUtc="2025-12-02T06:16:00Z">
              <w:r>
                <w:rPr>
                  <w:rFonts w:asciiTheme="majorEastAsia" w:eastAsiaTheme="majorEastAsia" w:hAnsiTheme="majorEastAsia" w:hint="eastAsia"/>
                </w:rPr>
                <w:t>]</w:t>
              </w:r>
            </w:ins>
          </w:p>
        </w:tc>
      </w:tr>
    </w:tbl>
    <w:p w14:paraId="6E160A38" w14:textId="1F16E08E" w:rsidR="00717322" w:rsidDel="002B7E44" w:rsidRDefault="00717322">
      <w:pPr>
        <w:ind w:firstLine="560"/>
        <w:rPr>
          <w:del w:id="2011" w:author="天赐 余" w:date="2025-12-04T14:32:00Z" w16du:dateUtc="2025-12-04T06:32:00Z"/>
        </w:rPr>
        <w:pPrChange w:id="2012" w:author="天赐 余" w:date="2025-12-02T14:17:00Z" w16du:dateUtc="2025-12-02T06:17:00Z">
          <w:pPr>
            <w:ind w:firstLineChars="0" w:firstLine="0"/>
          </w:pPr>
        </w:pPrChange>
      </w:pPr>
    </w:p>
    <w:p w14:paraId="5E92F323" w14:textId="12B25E54" w:rsidR="00717322" w:rsidRDefault="00000000">
      <w:pPr>
        <w:ind w:firstLine="560"/>
      </w:pPr>
      <w:r>
        <w:rPr>
          <w:rFonts w:hint="eastAsia"/>
        </w:rPr>
        <w:t>考虑到箭载网络静态部署的特性，为了遵循静态设计的理念，本规范建议主时钟（</w:t>
      </w:r>
      <w:r>
        <w:rPr>
          <w:rFonts w:hint="eastAsia"/>
        </w:rPr>
        <w:t>GM</w:t>
      </w:r>
      <w:r>
        <w:rPr>
          <w:rFonts w:hint="eastAsia"/>
        </w:rPr>
        <w:t>）和时间分发树结构均预先设定，通过外部端口配置方式为每个支持的</w:t>
      </w:r>
      <w:proofErr w:type="spellStart"/>
      <w:r>
        <w:rPr>
          <w:rFonts w:hint="eastAsia"/>
        </w:rPr>
        <w:t>gPTP</w:t>
      </w:r>
      <w:proofErr w:type="spellEnd"/>
      <w:r>
        <w:rPr>
          <w:rFonts w:hint="eastAsia"/>
        </w:rPr>
        <w:t>域设置主时钟</w:t>
      </w:r>
      <w:r>
        <w:rPr>
          <w:rFonts w:hint="eastAsia"/>
        </w:rPr>
        <w:t>PTP</w:t>
      </w:r>
      <w:r>
        <w:rPr>
          <w:rFonts w:hint="eastAsia"/>
        </w:rPr>
        <w:t>实例和时间同步生成树。不要求网卡和交换支持最佳主时钟选取算法（</w:t>
      </w:r>
      <w:r>
        <w:rPr>
          <w:rFonts w:hint="eastAsia"/>
        </w:rPr>
        <w:t>BMCA</w:t>
      </w:r>
      <w:r>
        <w:rPr>
          <w:rFonts w:hint="eastAsia"/>
        </w:rPr>
        <w:t>）</w:t>
      </w:r>
      <w:ins w:id="2013" w:author="天赐 余" w:date="2025-12-01T16:37:00Z" w16du:dateUtc="2025-12-01T08:37:00Z">
        <w:r w:rsidR="00780C29">
          <w:rPr>
            <w:rFonts w:hint="eastAsia"/>
          </w:rPr>
          <w:t>，因此符合本规范的设备不</w:t>
        </w:r>
      </w:ins>
      <w:ins w:id="2014" w:author="天赐 余" w:date="2025-12-03T15:43:00Z" w16du:dateUtc="2025-12-03T07:43:00Z">
        <w:r w:rsidR="00000E7A">
          <w:rPr>
            <w:rFonts w:hint="eastAsia"/>
          </w:rPr>
          <w:t>要求</w:t>
        </w:r>
      </w:ins>
      <w:ins w:id="2015" w:author="天赐 余" w:date="2025-12-01T16:37:00Z" w16du:dateUtc="2025-12-01T08:37:00Z">
        <w:r w:rsidR="00780C29">
          <w:rPr>
            <w:rFonts w:hint="eastAsia"/>
          </w:rPr>
          <w:t>发送</w:t>
        </w:r>
        <w:r w:rsidR="00780C29">
          <w:rPr>
            <w:rFonts w:hint="eastAsia"/>
          </w:rPr>
          <w:t>Announce</w:t>
        </w:r>
        <w:r w:rsidR="00780C29">
          <w:rPr>
            <w:rFonts w:hint="eastAsia"/>
          </w:rPr>
          <w:t>报文</w:t>
        </w:r>
      </w:ins>
      <w:r>
        <w:rPr>
          <w:rFonts w:hint="eastAsia"/>
        </w:rPr>
        <w:t>。</w:t>
      </w:r>
    </w:p>
    <w:p w14:paraId="46867C07" w14:textId="5132DD87" w:rsidR="00717322" w:rsidRDefault="00000000">
      <w:pPr>
        <w:ind w:firstLine="560"/>
        <w:rPr>
          <w:ins w:id="2016" w:author="天赐 余" w:date="2025-11-29T18:30:00Z" w16du:dateUtc="2025-11-29T10:30:00Z"/>
        </w:rPr>
      </w:pPr>
      <w:r>
        <w:rPr>
          <w:rFonts w:hint="eastAsia"/>
        </w:rPr>
        <w:t>建议选择每个</w:t>
      </w:r>
      <w:proofErr w:type="spellStart"/>
      <w:r>
        <w:rPr>
          <w:rFonts w:hint="eastAsia"/>
        </w:rPr>
        <w:t>gPTP</w:t>
      </w:r>
      <w:proofErr w:type="spellEnd"/>
      <w:r>
        <w:rPr>
          <w:rFonts w:hint="eastAsia"/>
        </w:rPr>
        <w:t>域中时钟质量最高的节点作为主时钟节点，时钟质量由</w:t>
      </w:r>
      <w:proofErr w:type="spellStart"/>
      <w:r>
        <w:t>clockAccuracy</w:t>
      </w:r>
      <w:proofErr w:type="spellEnd"/>
      <w:r>
        <w:rPr>
          <w:rFonts w:hint="eastAsia"/>
        </w:rPr>
        <w:t>参数表征。时间同步树的设置</w:t>
      </w:r>
      <w:ins w:id="2017" w:author="天赐 余" w:date="2025-12-03T15:45:00Z" w16du:dateUtc="2025-12-03T07:45:00Z">
        <w:r w:rsidR="00680BB0">
          <w:rPr>
            <w:rFonts w:hint="eastAsia"/>
          </w:rPr>
          <w:t>建议</w:t>
        </w:r>
      </w:ins>
      <w:del w:id="2018" w:author="天赐 余" w:date="2025-12-03T15:45:00Z" w16du:dateUtc="2025-12-03T07:45:00Z">
        <w:r w:rsidDel="00680BB0">
          <w:rPr>
            <w:rFonts w:hint="eastAsia"/>
          </w:rPr>
          <w:delText>则</w:delText>
        </w:r>
      </w:del>
      <w:r>
        <w:rPr>
          <w:rFonts w:hint="eastAsia"/>
        </w:rPr>
        <w:t>以最小树深度为基本规则规划出时间同步树，</w:t>
      </w:r>
      <w:del w:id="2019" w:author="天赐 余" w:date="2025-11-29T17:12:00Z" w16du:dateUtc="2025-11-29T09:12:00Z">
        <w:r w:rsidDel="001D0CD8">
          <w:rPr>
            <w:rFonts w:hint="eastAsia"/>
          </w:rPr>
          <w:delText>例如可以</w:delText>
        </w:r>
        <w:r w:rsidDel="001D0CD8">
          <w:rPr>
            <w:rFonts w:hint="eastAsia"/>
            <w:highlight w:val="yellow"/>
            <w:rPrChange w:id="2020" w:author="liubing" w:date="2025-11-28T20:50:00Z">
              <w:rPr>
                <w:rFonts w:hint="eastAsia"/>
              </w:rPr>
            </w:rPrChange>
          </w:rPr>
          <w:delText>采用广度优先搜索的方法获得</w:delText>
        </w:r>
        <w:r w:rsidDel="001D0CD8">
          <w:rPr>
            <w:rFonts w:hint="eastAsia"/>
          </w:rPr>
          <w:delText>，</w:delText>
        </w:r>
      </w:del>
      <w:r>
        <w:rPr>
          <w:rFonts w:hint="eastAsia"/>
        </w:rPr>
        <w:t>采用静态配置方法下发至网络。</w:t>
      </w:r>
    </w:p>
    <w:p w14:paraId="6B41592A" w14:textId="1B2F8C7B" w:rsidR="00564CA6" w:rsidRDefault="00564CA6">
      <w:pPr>
        <w:ind w:firstLine="560"/>
      </w:pPr>
      <w:ins w:id="2021" w:author="天赐 余" w:date="2025-11-29T18:30:00Z" w16du:dateUtc="2025-11-29T10:30:00Z">
        <w:r>
          <w:rPr>
            <w:rFonts w:hint="eastAsia"/>
          </w:rPr>
          <w:t>为了使应用能够与</w:t>
        </w:r>
      </w:ins>
      <w:ins w:id="2022" w:author="天赐 余" w:date="2025-11-29T18:31:00Z" w16du:dateUtc="2025-11-29T10:31:00Z">
        <w:r>
          <w:rPr>
            <w:rFonts w:hint="eastAsia"/>
          </w:rPr>
          <w:t>网络同步，本规范要求网卡提供</w:t>
        </w:r>
      </w:ins>
      <w:ins w:id="2023" w:author="天赐 余" w:date="2025-11-29T18:33:00Z" w16du:dateUtc="2025-11-29T10:33:00Z">
        <w:r w:rsidR="007C3239">
          <w:rPr>
            <w:rFonts w:hint="eastAsia"/>
          </w:rPr>
          <w:t>依据同步时钟产生的</w:t>
        </w:r>
      </w:ins>
      <w:ins w:id="2024" w:author="天赐 余" w:date="2025-11-29T18:31:00Z" w16du:dateUtc="2025-11-29T10:31:00Z">
        <w:r>
          <w:rPr>
            <w:rFonts w:hint="eastAsia"/>
          </w:rPr>
          <w:t>周期性脉冲</w:t>
        </w:r>
      </w:ins>
      <w:ins w:id="2025" w:author="天赐 余" w:date="2025-11-29T18:34:00Z" w16du:dateUtc="2025-11-29T10:34:00Z">
        <w:r w:rsidR="005C4E86">
          <w:rPr>
            <w:rFonts w:hint="eastAsia"/>
          </w:rPr>
          <w:t>，用于操作系统</w:t>
        </w:r>
      </w:ins>
      <w:ins w:id="2026" w:author="天赐 余" w:date="2025-12-02T15:01:00Z" w16du:dateUtc="2025-12-02T07:01:00Z">
        <w:r w:rsidR="008B3580">
          <w:rPr>
            <w:rFonts w:hint="eastAsia"/>
          </w:rPr>
          <w:t>与</w:t>
        </w:r>
        <w:r w:rsidR="008B3580">
          <w:rPr>
            <w:rFonts w:hint="eastAsia"/>
          </w:rPr>
          <w:t>TSN</w:t>
        </w:r>
      </w:ins>
      <w:ins w:id="2027" w:author="天赐 余" w:date="2025-11-29T18:34:00Z" w16du:dateUtc="2025-11-29T10:34:00Z">
        <w:r w:rsidR="005C4E86">
          <w:rPr>
            <w:rFonts w:hint="eastAsia"/>
          </w:rPr>
          <w:t>网络</w:t>
        </w:r>
      </w:ins>
      <w:ins w:id="2028" w:author="天赐 余" w:date="2025-12-02T15:01:00Z" w16du:dateUtc="2025-12-02T07:01:00Z">
        <w:r w:rsidR="008B3580">
          <w:rPr>
            <w:rFonts w:hint="eastAsia"/>
          </w:rPr>
          <w:t>进行</w:t>
        </w:r>
      </w:ins>
      <w:ins w:id="2029" w:author="天赐 余" w:date="2025-11-29T18:34:00Z" w16du:dateUtc="2025-11-29T10:34:00Z">
        <w:r w:rsidR="005C4E86">
          <w:rPr>
            <w:rFonts w:hint="eastAsia"/>
          </w:rPr>
          <w:t>时间同步</w:t>
        </w:r>
      </w:ins>
      <w:ins w:id="2030" w:author="天赐 余" w:date="2025-11-29T18:31:00Z" w16du:dateUtc="2025-11-29T10:31:00Z">
        <w:r w:rsidR="00E04193">
          <w:rPr>
            <w:rFonts w:hint="eastAsia"/>
          </w:rPr>
          <w:t>。</w:t>
        </w:r>
      </w:ins>
      <w:ins w:id="2031" w:author="天赐 余" w:date="2025-12-01T16:43:00Z" w16du:dateUtc="2025-12-01T08:43:00Z">
        <w:r w:rsidR="00780C29">
          <w:rPr>
            <w:rFonts w:hint="eastAsia"/>
          </w:rPr>
          <w:t>操作系统与网络</w:t>
        </w:r>
      </w:ins>
      <w:ins w:id="2032" w:author="天赐 余" w:date="2025-12-01T16:44:00Z" w16du:dateUtc="2025-12-01T08:44:00Z">
        <w:r w:rsidR="00780C29">
          <w:rPr>
            <w:rFonts w:hint="eastAsia"/>
          </w:rPr>
          <w:t>同步</w:t>
        </w:r>
      </w:ins>
      <w:ins w:id="2033" w:author="天赐 余" w:date="2025-12-01T16:49:00Z" w16du:dateUtc="2025-12-01T08:49:00Z">
        <w:r w:rsidR="00A81F6A">
          <w:rPr>
            <w:rFonts w:hint="eastAsia"/>
          </w:rPr>
          <w:t>的</w:t>
        </w:r>
      </w:ins>
      <w:ins w:id="2034" w:author="天赐 余" w:date="2025-12-01T16:48:00Z" w16du:dateUtc="2025-12-01T08:48:00Z">
        <w:r w:rsidR="00A81F6A">
          <w:rPr>
            <w:rFonts w:hint="eastAsia"/>
          </w:rPr>
          <w:t>运行</w:t>
        </w:r>
      </w:ins>
      <w:ins w:id="2035" w:author="天赐 余" w:date="2025-12-01T16:49:00Z" w16du:dateUtc="2025-12-01T08:49:00Z">
        <w:r w:rsidR="00A81F6A">
          <w:rPr>
            <w:rFonts w:hint="eastAsia"/>
          </w:rPr>
          <w:t>方式</w:t>
        </w:r>
      </w:ins>
      <w:ins w:id="2036" w:author="天赐 余" w:date="2025-12-01T16:44:00Z" w16du:dateUtc="2025-12-01T08:44:00Z">
        <w:r w:rsidR="00780C29">
          <w:rPr>
            <w:rFonts w:hint="eastAsia"/>
          </w:rPr>
          <w:t>称为同步</w:t>
        </w:r>
      </w:ins>
      <w:ins w:id="2037" w:author="天赐 余" w:date="2025-12-01T16:48:00Z" w16du:dateUtc="2025-12-01T08:48:00Z">
        <w:r w:rsidR="00A81F6A">
          <w:rPr>
            <w:rFonts w:hint="eastAsia"/>
          </w:rPr>
          <w:t>模式</w:t>
        </w:r>
      </w:ins>
      <w:ins w:id="2038" w:author="天赐 余" w:date="2025-12-01T16:44:00Z" w16du:dateUtc="2025-12-01T08:44:00Z">
        <w:r w:rsidR="00780C29">
          <w:rPr>
            <w:rFonts w:hint="eastAsia"/>
          </w:rPr>
          <w:t>，操作系统</w:t>
        </w:r>
      </w:ins>
      <w:ins w:id="2039" w:author="天赐 余" w:date="2025-12-01T16:45:00Z" w16du:dateUtc="2025-12-01T08:45:00Z">
        <w:r w:rsidR="00780C29">
          <w:rPr>
            <w:rFonts w:hint="eastAsia"/>
          </w:rPr>
          <w:t>未与网络同步的方式</w:t>
        </w:r>
      </w:ins>
      <w:ins w:id="2040" w:author="天赐 余" w:date="2025-12-01T16:46:00Z" w16du:dateUtc="2025-12-01T08:46:00Z">
        <w:r w:rsidR="00780C29">
          <w:rPr>
            <w:rFonts w:hint="eastAsia"/>
          </w:rPr>
          <w:t>称为异步</w:t>
        </w:r>
      </w:ins>
      <w:ins w:id="2041" w:author="天赐 余" w:date="2025-12-01T16:48:00Z" w16du:dateUtc="2025-12-01T08:48:00Z">
        <w:r w:rsidR="00A81F6A">
          <w:rPr>
            <w:rFonts w:hint="eastAsia"/>
          </w:rPr>
          <w:t>模式</w:t>
        </w:r>
      </w:ins>
      <w:ins w:id="2042" w:author="天赐 余" w:date="2025-12-01T16:46:00Z" w16du:dateUtc="2025-12-01T08:46:00Z">
        <w:r w:rsidR="00780C29">
          <w:rPr>
            <w:rFonts w:hint="eastAsia"/>
          </w:rPr>
          <w:t>。</w:t>
        </w:r>
      </w:ins>
    </w:p>
    <w:p w14:paraId="3050EB1D" w14:textId="77777777" w:rsidR="00717322" w:rsidRDefault="00000000" w:rsidP="004C183B">
      <w:pPr>
        <w:pStyle w:val="21"/>
      </w:pPr>
      <w:r>
        <w:rPr>
          <w:rFonts w:hint="eastAsia"/>
        </w:rPr>
        <w:lastRenderedPageBreak/>
        <w:t>流量整形</w:t>
      </w:r>
    </w:p>
    <w:p w14:paraId="2B5897D2" w14:textId="77777777" w:rsidR="00717322" w:rsidRDefault="00000000">
      <w:pPr>
        <w:ind w:firstLine="560"/>
      </w:pPr>
      <w:r>
        <w:rPr>
          <w:rFonts w:hint="eastAsia"/>
        </w:rPr>
        <w:t>箭载通信对延迟和抖动存在要求，需要在交换及网卡的出端口处实施流量整形。流量整形的策略需根据具体的场景设置。</w:t>
      </w:r>
    </w:p>
    <w:p w14:paraId="00C5166E" w14:textId="77777777" w:rsidR="00717322" w:rsidRDefault="00000000">
      <w:pPr>
        <w:ind w:firstLine="560"/>
      </w:pPr>
      <w:r>
        <w:rPr>
          <w:rFonts w:hint="eastAsia"/>
        </w:rPr>
        <w:t>箭载网络适用两种流量整形方法：</w:t>
      </w:r>
    </w:p>
    <w:p w14:paraId="23FA23D9" w14:textId="5DB67934" w:rsidR="00717322" w:rsidRDefault="00000000">
      <w:pPr>
        <w:numPr>
          <w:ilvl w:val="0"/>
          <w:numId w:val="15"/>
        </w:numPr>
        <w:ind w:firstLine="560"/>
      </w:pPr>
      <w:r>
        <w:rPr>
          <w:rFonts w:hint="eastAsia"/>
        </w:rPr>
        <w:t>基于信用的整形算法（</w:t>
      </w:r>
      <w:r>
        <w:rPr>
          <w:rFonts w:hint="eastAsia"/>
        </w:rPr>
        <w:t>CBS</w:t>
      </w:r>
      <w:r>
        <w:rPr>
          <w:rFonts w:hint="eastAsia"/>
        </w:rPr>
        <w:t>）：</w:t>
      </w:r>
      <w:del w:id="2043" w:author="天赐 余" w:date="2025-12-03T15:48:00Z" w16du:dateUtc="2025-12-03T07:48:00Z">
        <w:r w:rsidDel="00925DE7">
          <w:rPr>
            <w:rFonts w:hint="eastAsia"/>
          </w:rPr>
          <w:delText>对</w:delText>
        </w:r>
      </w:del>
      <w:r>
        <w:rPr>
          <w:rFonts w:hint="eastAsia"/>
        </w:rPr>
        <w:t>箭载网络中对带宽、延迟有要求</w:t>
      </w:r>
      <w:ins w:id="2044" w:author="天赐 余" w:date="2025-12-03T15:48:00Z" w16du:dateUtc="2025-12-03T07:48:00Z">
        <w:r w:rsidR="00925DE7">
          <w:rPr>
            <w:rFonts w:hint="eastAsia"/>
          </w:rPr>
          <w:t>的</w:t>
        </w:r>
      </w:ins>
      <w:r>
        <w:rPr>
          <w:rFonts w:hint="eastAsia"/>
        </w:rPr>
        <w:t>流量</w:t>
      </w:r>
      <w:del w:id="2045" w:author="天赐 余" w:date="2025-12-03T15:48:00Z" w16du:dateUtc="2025-12-03T07:48:00Z">
        <w:r w:rsidDel="00925DE7">
          <w:rPr>
            <w:rFonts w:hint="eastAsia"/>
          </w:rPr>
          <w:delText>的</w:delText>
        </w:r>
      </w:del>
      <w:r>
        <w:rPr>
          <w:rFonts w:hint="eastAsia"/>
        </w:rPr>
        <w:t>整形。</w:t>
      </w:r>
    </w:p>
    <w:p w14:paraId="4E3E03EA" w14:textId="2996B009" w:rsidR="00717322" w:rsidRDefault="00000000">
      <w:pPr>
        <w:numPr>
          <w:ilvl w:val="0"/>
          <w:numId w:val="15"/>
        </w:numPr>
        <w:ind w:firstLine="560"/>
      </w:pPr>
      <w:r>
        <w:rPr>
          <w:rFonts w:hint="eastAsia"/>
        </w:rPr>
        <w:t>时间感知整形机制（</w:t>
      </w:r>
      <w:r>
        <w:rPr>
          <w:rFonts w:hint="eastAsia"/>
        </w:rPr>
        <w:t>TAS</w:t>
      </w:r>
      <w:r>
        <w:rPr>
          <w:rFonts w:hint="eastAsia"/>
        </w:rPr>
        <w:t>）：</w:t>
      </w:r>
      <w:del w:id="2046" w:author="天赐 余" w:date="2025-12-03T15:49:00Z" w16du:dateUtc="2025-12-03T07:49:00Z">
        <w:r w:rsidDel="00925DE7">
          <w:rPr>
            <w:rFonts w:hint="eastAsia"/>
          </w:rPr>
          <w:delText>对</w:delText>
        </w:r>
      </w:del>
      <w:r>
        <w:rPr>
          <w:rFonts w:hint="eastAsia"/>
        </w:rPr>
        <w:t>箭载网络中对延迟、抖动有要求</w:t>
      </w:r>
      <w:ins w:id="2047" w:author="天赐 余" w:date="2025-12-03T15:49:00Z" w16du:dateUtc="2025-12-03T07:49:00Z">
        <w:r w:rsidR="00925DE7">
          <w:rPr>
            <w:rFonts w:hint="eastAsia"/>
          </w:rPr>
          <w:t>的</w:t>
        </w:r>
      </w:ins>
      <w:r>
        <w:rPr>
          <w:rFonts w:hint="eastAsia"/>
        </w:rPr>
        <w:t>流量</w:t>
      </w:r>
      <w:del w:id="2048" w:author="天赐 余" w:date="2025-12-03T15:49:00Z" w16du:dateUtc="2025-12-03T07:49:00Z">
        <w:r w:rsidDel="00925DE7">
          <w:rPr>
            <w:rFonts w:hint="eastAsia"/>
          </w:rPr>
          <w:delText>的</w:delText>
        </w:r>
      </w:del>
      <w:r>
        <w:rPr>
          <w:rFonts w:hint="eastAsia"/>
        </w:rPr>
        <w:t>整形。</w:t>
      </w:r>
    </w:p>
    <w:p w14:paraId="3C29034F" w14:textId="77777777" w:rsidR="00717322" w:rsidRDefault="00000000">
      <w:pPr>
        <w:ind w:firstLine="560"/>
      </w:pPr>
      <w:r w:rsidRPr="001D0CD8">
        <w:rPr>
          <w:rFonts w:hint="eastAsia"/>
          <w:rPrChange w:id="2049" w:author="天赐 余" w:date="2025-11-29T17:13:00Z" w16du:dateUtc="2025-11-29T09:13:00Z">
            <w:rPr>
              <w:rFonts w:hint="eastAsia"/>
              <w:highlight w:val="yellow"/>
            </w:rPr>
          </w:rPrChange>
        </w:rPr>
        <w:t>本规范要求交换和网卡需要在同一端口同时支持</w:t>
      </w:r>
      <w:r w:rsidRPr="001D0CD8">
        <w:rPr>
          <w:rPrChange w:id="2050" w:author="天赐 余" w:date="2025-11-29T17:13:00Z" w16du:dateUtc="2025-11-29T09:13:00Z">
            <w:rPr>
              <w:highlight w:val="yellow"/>
            </w:rPr>
          </w:rPrChange>
        </w:rPr>
        <w:t>CBS</w:t>
      </w:r>
      <w:r w:rsidRPr="001D0CD8">
        <w:rPr>
          <w:rFonts w:hint="eastAsia"/>
          <w:rPrChange w:id="2051" w:author="天赐 余" w:date="2025-11-29T17:13:00Z" w16du:dateUtc="2025-11-29T09:13:00Z">
            <w:rPr>
              <w:rFonts w:hint="eastAsia"/>
              <w:highlight w:val="yellow"/>
            </w:rPr>
          </w:rPrChange>
        </w:rPr>
        <w:t>和</w:t>
      </w:r>
      <w:r w:rsidRPr="001D0CD8">
        <w:rPr>
          <w:rPrChange w:id="2052" w:author="天赐 余" w:date="2025-11-29T17:13:00Z" w16du:dateUtc="2025-11-29T09:13:00Z">
            <w:rPr>
              <w:highlight w:val="yellow"/>
            </w:rPr>
          </w:rPrChange>
        </w:rPr>
        <w:t>TAS</w:t>
      </w:r>
      <w:r w:rsidRPr="001D0CD8">
        <w:rPr>
          <w:rFonts w:hint="eastAsia"/>
          <w:rPrChange w:id="2053" w:author="天赐 余" w:date="2025-11-29T17:13:00Z" w16du:dateUtc="2025-11-29T09:13:00Z">
            <w:rPr>
              <w:rFonts w:hint="eastAsia"/>
              <w:highlight w:val="yellow"/>
            </w:rPr>
          </w:rPrChange>
        </w:rPr>
        <w:t>两种整形机制。</w:t>
      </w:r>
    </w:p>
    <w:p w14:paraId="0C70C106" w14:textId="77777777" w:rsidR="00717322" w:rsidRDefault="00000000">
      <w:pPr>
        <w:pStyle w:val="30"/>
      </w:pPr>
      <w:commentRangeStart w:id="2054"/>
      <w:r>
        <w:rPr>
          <w:rFonts w:hint="eastAsia"/>
        </w:rPr>
        <w:t>时间感知整形</w:t>
      </w:r>
      <w:commentRangeEnd w:id="2054"/>
      <w:r w:rsidR="00C820CA">
        <w:rPr>
          <w:rStyle w:val="aff5"/>
          <w:rFonts w:eastAsia="宋体" w:cstheme="minorBidi"/>
          <w:bCs w:val="0"/>
          <w:kern w:val="0"/>
        </w:rPr>
        <w:commentReference w:id="2054"/>
      </w:r>
    </w:p>
    <w:p w14:paraId="5CA9B60E" w14:textId="7C1C7D02" w:rsidR="00717322" w:rsidRDefault="00000000">
      <w:pPr>
        <w:ind w:firstLine="560"/>
      </w:pPr>
      <w:r>
        <w:rPr>
          <w:rFonts w:hint="eastAsia"/>
        </w:rPr>
        <w:t>时间感知整形（</w:t>
      </w:r>
      <w:r>
        <w:rPr>
          <w:rFonts w:hint="eastAsia"/>
        </w:rPr>
        <w:t>TAS</w:t>
      </w:r>
      <w:r>
        <w:rPr>
          <w:rFonts w:hint="eastAsia"/>
        </w:rPr>
        <w:t>）是一种同步流量整形方法，用于调度全网范围内时间敏感流的传输，</w:t>
      </w:r>
      <w:r w:rsidRPr="001D0CD8">
        <w:rPr>
          <w:rFonts w:hint="eastAsia"/>
          <w:rPrChange w:id="2055" w:author="天赐 余" w:date="2025-11-29T17:13:00Z" w16du:dateUtc="2025-11-29T09:13:00Z">
            <w:rPr>
              <w:rFonts w:hint="eastAsia"/>
              <w:highlight w:val="yellow"/>
            </w:rPr>
          </w:rPrChange>
        </w:rPr>
        <w:t>本规范要求在所有队列上支持时间感知整形，以实现箭载通信所需的延迟和抖动控制</w:t>
      </w:r>
      <w:r>
        <w:rPr>
          <w:rFonts w:hint="eastAsia"/>
        </w:rPr>
        <w:t>。</w:t>
      </w:r>
      <w:del w:id="2056" w:author="天赐 余" w:date="2025-12-03T15:51:00Z" w16du:dateUtc="2025-12-03T07:51:00Z">
        <w:r w:rsidDel="00B071A7">
          <w:rPr>
            <w:rFonts w:hint="eastAsia"/>
          </w:rPr>
          <w:delText>支持时间感知整形的设备必须同时支持第</w:delText>
        </w:r>
        <w:r w:rsidDel="00B071A7">
          <w:rPr>
            <w:rFonts w:hint="eastAsia"/>
          </w:rPr>
          <w:delText>7.3</w:delText>
        </w:r>
        <w:r w:rsidDel="00B071A7">
          <w:rPr>
            <w:rFonts w:hint="eastAsia"/>
          </w:rPr>
          <w:delText>节定义的时间同步功能，</w:delText>
        </w:r>
      </w:del>
      <w:r>
        <w:rPr>
          <w:rFonts w:hint="eastAsia"/>
        </w:rPr>
        <w:t>时间感知整形需要根据同步时钟对所有时间敏感流量进行调度传输</w:t>
      </w:r>
      <w:ins w:id="2057" w:author="天赐 余" w:date="2025-11-29T17:29:00Z" w16du:dateUtc="2025-11-29T09:29:00Z">
        <w:r w:rsidR="00AF21B5">
          <w:rPr>
            <w:rFonts w:hint="eastAsia"/>
          </w:rPr>
          <w:t>。</w:t>
        </w:r>
      </w:ins>
      <w:del w:id="2058" w:author="天赐 余" w:date="2025-11-29T17:29:00Z" w16du:dateUtc="2025-11-29T09:29:00Z">
        <w:r w:rsidDel="00AF21B5">
          <w:rPr>
            <w:rFonts w:hint="eastAsia"/>
          </w:rPr>
          <w:delText>，包括未与网络同步的应用传入的</w:delText>
        </w:r>
        <w:r w:rsidRPr="001D0CD8" w:rsidDel="00AF21B5">
          <w:rPr>
            <w:rFonts w:hint="eastAsia"/>
            <w:rPrChange w:id="2059" w:author="天赐 余" w:date="2025-11-29T17:13:00Z" w16du:dateUtc="2025-11-29T09:13:00Z">
              <w:rPr>
                <w:rFonts w:hint="eastAsia"/>
                <w:highlight w:val="yellow"/>
              </w:rPr>
            </w:rPrChange>
          </w:rPr>
          <w:delText>异步</w:delText>
        </w:r>
        <w:r w:rsidDel="00AF21B5">
          <w:rPr>
            <w:rFonts w:hint="eastAsia"/>
          </w:rPr>
          <w:delText>时间敏感流。</w:delText>
        </w:r>
      </w:del>
      <w:moveToRangeStart w:id="2060" w:author="天赐 余" w:date="2025-11-29T17:29:00Z" w:name="move215329770"/>
      <w:moveTo w:id="2061" w:author="天赐 余" w:date="2025-11-29T17:29:00Z" w16du:dateUtc="2025-11-29T09:29:00Z">
        <w:r w:rsidR="00AF21B5">
          <w:rPr>
            <w:rFonts w:hint="eastAsia"/>
          </w:rPr>
          <w:t>若</w:t>
        </w:r>
        <w:del w:id="2062" w:author="天赐 余" w:date="2025-12-01T16:50:00Z" w16du:dateUtc="2025-12-01T08:50:00Z">
          <w:r w:rsidR="00AF21B5" w:rsidDel="00A81F6A">
            <w:rPr>
              <w:rFonts w:hint="eastAsia"/>
            </w:rPr>
            <w:delText>应用</w:delText>
          </w:r>
        </w:del>
      </w:moveTo>
      <w:ins w:id="2063" w:author="天赐 余" w:date="2025-12-01T16:50:00Z" w16du:dateUtc="2025-12-01T08:50:00Z">
        <w:r w:rsidR="00A81F6A">
          <w:rPr>
            <w:rFonts w:hint="eastAsia"/>
          </w:rPr>
          <w:t>操作系统</w:t>
        </w:r>
      </w:ins>
      <w:moveTo w:id="2064" w:author="天赐 余" w:date="2025-11-29T17:29:00Z" w16du:dateUtc="2025-11-29T09:29:00Z">
        <w:r w:rsidR="00AF21B5">
          <w:rPr>
            <w:rFonts w:hint="eastAsia"/>
          </w:rPr>
          <w:t>运行在同步模式下，则应用</w:t>
        </w:r>
      </w:moveTo>
      <w:ins w:id="2065" w:author="天赐 余" w:date="2025-11-29T17:29:00Z" w16du:dateUtc="2025-11-29T09:29:00Z">
        <w:r w:rsidR="00AF21B5">
          <w:rPr>
            <w:rFonts w:hint="eastAsia"/>
          </w:rPr>
          <w:t>可</w:t>
        </w:r>
      </w:ins>
      <w:moveTo w:id="2066" w:author="天赐 余" w:date="2025-11-29T17:29:00Z" w16du:dateUtc="2025-11-29T09:29:00Z">
        <w:del w:id="2067" w:author="天赐 余" w:date="2025-11-29T17:29:00Z" w16du:dateUtc="2025-11-29T09:29:00Z">
          <w:r w:rsidR="00AF21B5" w:rsidDel="00AF21B5">
            <w:rPr>
              <w:rFonts w:hint="eastAsia"/>
            </w:rPr>
            <w:delText>须</w:delText>
          </w:r>
        </w:del>
        <w:r w:rsidR="00AF21B5">
          <w:rPr>
            <w:rFonts w:hint="eastAsia"/>
          </w:rPr>
          <w:t>根据同步时钟在指定的时刻产生数据；</w:t>
        </w:r>
        <w:r w:rsidR="00AF21B5" w:rsidRPr="00AF21B5">
          <w:rPr>
            <w:rFonts w:hint="eastAsia"/>
            <w:rPrChange w:id="2068" w:author="天赐 余" w:date="2025-11-29T17:29:00Z" w16du:dateUtc="2025-11-29T09:29:00Z">
              <w:rPr>
                <w:rFonts w:hint="eastAsia"/>
                <w:highlight w:val="yellow"/>
              </w:rPr>
            </w:rPrChange>
          </w:rPr>
          <w:t>当</w:t>
        </w:r>
        <w:del w:id="2069" w:author="天赐 余" w:date="2025-12-01T16:50:00Z" w16du:dateUtc="2025-12-01T08:50:00Z">
          <w:r w:rsidR="00AF21B5" w:rsidRPr="00AF21B5" w:rsidDel="00A81F6A">
            <w:rPr>
              <w:rFonts w:hint="eastAsia"/>
              <w:rPrChange w:id="2070" w:author="天赐 余" w:date="2025-11-29T17:29:00Z" w16du:dateUtc="2025-11-29T09:29:00Z">
                <w:rPr>
                  <w:rFonts w:hint="eastAsia"/>
                  <w:highlight w:val="yellow"/>
                </w:rPr>
              </w:rPrChange>
            </w:rPr>
            <w:delText>应用运行</w:delText>
          </w:r>
        </w:del>
      </w:moveTo>
      <w:ins w:id="2071" w:author="天赐 余" w:date="2025-12-01T16:50:00Z" w16du:dateUtc="2025-12-01T08:50:00Z">
        <w:r w:rsidR="00A81F6A">
          <w:rPr>
            <w:rFonts w:hint="eastAsia"/>
          </w:rPr>
          <w:t>操作系统</w:t>
        </w:r>
      </w:ins>
      <w:moveTo w:id="2072" w:author="天赐 余" w:date="2025-11-29T17:29:00Z" w16du:dateUtc="2025-11-29T09:29:00Z">
        <w:r w:rsidR="00AF21B5" w:rsidRPr="00AF21B5">
          <w:rPr>
            <w:rFonts w:hint="eastAsia"/>
            <w:rPrChange w:id="2073" w:author="天赐 余" w:date="2025-11-29T17:29:00Z" w16du:dateUtc="2025-11-29T09:29:00Z">
              <w:rPr>
                <w:rFonts w:hint="eastAsia"/>
                <w:highlight w:val="yellow"/>
              </w:rPr>
            </w:rPrChange>
          </w:rPr>
          <w:t>在异步模式，则需要通过网卡的逐流排队和整形来调度</w:t>
        </w:r>
        <w:del w:id="2074" w:author="天赐 余" w:date="2025-12-01T16:49:00Z" w16du:dateUtc="2025-12-01T08:49:00Z">
          <w:r w:rsidR="00AF21B5" w:rsidRPr="00AF21B5" w:rsidDel="00A81F6A">
            <w:rPr>
              <w:rFonts w:hint="eastAsia"/>
              <w:rPrChange w:id="2075" w:author="天赐 余" w:date="2025-11-29T17:29:00Z" w16du:dateUtc="2025-11-29T09:29:00Z">
                <w:rPr>
                  <w:rFonts w:hint="eastAsia"/>
                  <w:highlight w:val="yellow"/>
                </w:rPr>
              </w:rPrChange>
            </w:rPr>
            <w:delText>异步</w:delText>
          </w:r>
        </w:del>
        <w:r w:rsidR="00AF21B5" w:rsidRPr="00AF21B5">
          <w:rPr>
            <w:rFonts w:hint="eastAsia"/>
            <w:rPrChange w:id="2076" w:author="天赐 余" w:date="2025-11-29T17:29:00Z" w16du:dateUtc="2025-11-29T09:29:00Z">
              <w:rPr>
                <w:rFonts w:hint="eastAsia"/>
                <w:highlight w:val="yellow"/>
              </w:rPr>
            </w:rPrChange>
          </w:rPr>
          <w:t>应用产生的数据以</w:t>
        </w:r>
        <w:del w:id="2077" w:author="天赐 余" w:date="2025-12-03T15:51:00Z" w16du:dateUtc="2025-12-03T07:51:00Z">
          <w:r w:rsidR="00AF21B5" w:rsidRPr="00AF21B5" w:rsidDel="00B071A7">
            <w:rPr>
              <w:rFonts w:hint="eastAsia"/>
              <w:rPrChange w:id="2078" w:author="天赐 余" w:date="2025-11-29T17:29:00Z" w16du:dateUtc="2025-11-29T09:29:00Z">
                <w:rPr>
                  <w:rFonts w:hint="eastAsia"/>
                  <w:highlight w:val="yellow"/>
                </w:rPr>
              </w:rPrChange>
            </w:rPr>
            <w:delText>配</w:delText>
          </w:r>
        </w:del>
        <w:r w:rsidR="00AF21B5" w:rsidRPr="00AF21B5">
          <w:rPr>
            <w:rFonts w:hint="eastAsia"/>
            <w:rPrChange w:id="2079" w:author="天赐 余" w:date="2025-11-29T17:29:00Z" w16du:dateUtc="2025-11-29T09:29:00Z">
              <w:rPr>
                <w:rFonts w:hint="eastAsia"/>
                <w:highlight w:val="yellow"/>
              </w:rPr>
            </w:rPrChange>
          </w:rPr>
          <w:t>匹配其他节点的整形。</w:t>
        </w:r>
      </w:moveTo>
      <w:moveToRangeEnd w:id="2060"/>
    </w:p>
    <w:p w14:paraId="75BA1DBC" w14:textId="77777777" w:rsidR="00717322" w:rsidRDefault="00000000">
      <w:pPr>
        <w:ind w:firstLine="560"/>
      </w:pPr>
      <w:r>
        <w:rPr>
          <w:rFonts w:hint="eastAsia"/>
        </w:rPr>
        <w:t>时间感知整形的可配置参数有：</w:t>
      </w:r>
    </w:p>
    <w:p w14:paraId="0E468B56" w14:textId="17B63757" w:rsidR="00717322" w:rsidRDefault="00000000">
      <w:pPr>
        <w:ind w:firstLineChars="0" w:firstLine="0"/>
      </w:pPr>
      <w:r>
        <w:rPr>
          <w:rFonts w:hint="eastAsia"/>
        </w:rPr>
        <w:t>每个</w:t>
      </w:r>
      <w:ins w:id="2080" w:author="天赐 余" w:date="2025-12-03T15:52:00Z" w16du:dateUtc="2025-12-03T07:52:00Z">
        <w:r w:rsidR="00B071A7">
          <w:rPr>
            <w:rFonts w:hint="eastAsia"/>
          </w:rPr>
          <w:t>端口</w:t>
        </w:r>
      </w:ins>
      <w:del w:id="2081" w:author="天赐 余" w:date="2025-12-03T15:52:00Z" w16du:dateUtc="2025-12-03T07:52:00Z">
        <w:r w:rsidDel="00B071A7">
          <w:rPr>
            <w:rFonts w:hint="eastAsia"/>
          </w:rPr>
          <w:delText>接口</w:delText>
        </w:r>
      </w:del>
      <w:r>
        <w:rPr>
          <w:rFonts w:hint="eastAsia"/>
        </w:rPr>
        <w:t>对应一组下表参数</w:t>
      </w:r>
    </w:p>
    <w:p w14:paraId="0F6914EE" w14:textId="32C40E27" w:rsidR="00CF4DC3" w:rsidRDefault="00CF4DC3">
      <w:pPr>
        <w:pStyle w:val="a7"/>
        <w:keepNext/>
        <w:rPr>
          <w:ins w:id="2082" w:author="天赐 余" w:date="2025-12-01T17:08:00Z" w16du:dateUtc="2025-12-01T09:08:00Z"/>
        </w:rPr>
        <w:pPrChange w:id="2083" w:author="天赐 余" w:date="2025-12-01T17:08:00Z" w16du:dateUtc="2025-12-01T09:08:00Z">
          <w:pPr>
            <w:ind w:firstLine="560"/>
          </w:pPr>
        </w:pPrChange>
      </w:pPr>
      <w:ins w:id="2084" w:author="天赐 余" w:date="2025-12-01T17:08:00Z" w16du:dateUtc="2025-12-01T09:08:00Z">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2085" w:author="天赐 余" w:date="2025-12-04T11:12:00Z" w16du:dateUtc="2025-12-04T03:12:00Z">
        <w:r w:rsidR="008A3990">
          <w:rPr>
            <w:noProof/>
          </w:rPr>
          <w:t>7</w:t>
        </w:r>
      </w:ins>
      <w:ins w:id="2086" w:author="天赐 余" w:date="2025-12-01T17:08:00Z" w16du:dateUtc="2025-12-01T09:08:00Z">
        <w:r>
          <w:fldChar w:fldCharType="end"/>
        </w:r>
        <w:r>
          <w:rPr>
            <w:rFonts w:hint="eastAsia"/>
          </w:rPr>
          <w:t xml:space="preserve"> </w:t>
        </w:r>
        <w:r>
          <w:rPr>
            <w:rFonts w:hint="eastAsia"/>
          </w:rPr>
          <w:t>时间感知整形可配置参数</w:t>
        </w:r>
      </w:ins>
    </w:p>
    <w:tbl>
      <w:tblPr>
        <w:tblStyle w:val="aff1"/>
        <w:tblW w:w="9694" w:type="dxa"/>
        <w:tblLayout w:type="fixed"/>
        <w:tblLook w:val="04A0" w:firstRow="1" w:lastRow="0" w:firstColumn="1" w:lastColumn="0" w:noHBand="0" w:noVBand="1"/>
      </w:tblPr>
      <w:tblGrid>
        <w:gridCol w:w="2070"/>
        <w:gridCol w:w="3162"/>
        <w:gridCol w:w="1993"/>
        <w:gridCol w:w="992"/>
        <w:gridCol w:w="1477"/>
      </w:tblGrid>
      <w:tr w:rsidR="00717322" w14:paraId="240CE002" w14:textId="77777777">
        <w:trPr>
          <w:trHeight w:val="366"/>
        </w:trPr>
        <w:tc>
          <w:tcPr>
            <w:tcW w:w="2070" w:type="dxa"/>
            <w:vAlign w:val="center"/>
          </w:tcPr>
          <w:p w14:paraId="435C2AC6"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62" w:type="dxa"/>
          </w:tcPr>
          <w:p w14:paraId="41E1CED5"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1993" w:type="dxa"/>
          </w:tcPr>
          <w:p w14:paraId="0EC88E09"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992" w:type="dxa"/>
            <w:vAlign w:val="center"/>
          </w:tcPr>
          <w:p w14:paraId="3EFD9BC7"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c>
          <w:tcPr>
            <w:tcW w:w="1477" w:type="dxa"/>
            <w:vAlign w:val="center"/>
          </w:tcPr>
          <w:p w14:paraId="224DF717"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取值范围</w:t>
            </w:r>
          </w:p>
        </w:tc>
      </w:tr>
      <w:tr w:rsidR="00717322" w14:paraId="6886CB6C" w14:textId="77777777">
        <w:trPr>
          <w:trHeight w:val="1084"/>
        </w:trPr>
        <w:tc>
          <w:tcPr>
            <w:tcW w:w="2070" w:type="dxa"/>
            <w:vAlign w:val="center"/>
          </w:tcPr>
          <w:p w14:paraId="1CFA7E7A"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GateEnabled</w:t>
            </w:r>
            <w:proofErr w:type="spellEnd"/>
          </w:p>
        </w:tc>
        <w:tc>
          <w:tcPr>
            <w:tcW w:w="3162" w:type="dxa"/>
          </w:tcPr>
          <w:p w14:paraId="50D2C850"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门控使能，True表示使能门控，False表示不使能门控</w:t>
            </w:r>
          </w:p>
        </w:tc>
        <w:tc>
          <w:tcPr>
            <w:tcW w:w="1993" w:type="dxa"/>
            <w:vAlign w:val="center"/>
          </w:tcPr>
          <w:p w14:paraId="415B9588"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Boolean</w:t>
            </w:r>
          </w:p>
        </w:tc>
        <w:tc>
          <w:tcPr>
            <w:tcW w:w="992" w:type="dxa"/>
            <w:vAlign w:val="center"/>
          </w:tcPr>
          <w:p w14:paraId="71844E88"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477" w:type="dxa"/>
            <w:vAlign w:val="center"/>
          </w:tcPr>
          <w:p w14:paraId="7BC5A639"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True/False</w:t>
            </w:r>
          </w:p>
        </w:tc>
      </w:tr>
      <w:tr w:rsidR="00717322" w14:paraId="0C17AE2F" w14:textId="77777777">
        <w:trPr>
          <w:trHeight w:val="732"/>
        </w:trPr>
        <w:tc>
          <w:tcPr>
            <w:tcW w:w="2070" w:type="dxa"/>
            <w:vAlign w:val="center"/>
          </w:tcPr>
          <w:p w14:paraId="1636CBAC" w14:textId="77777777" w:rsidR="00717322" w:rsidRDefault="00000000">
            <w:pPr>
              <w:spacing w:after="0" w:line="240" w:lineRule="auto"/>
              <w:ind w:firstLineChars="0" w:firstLine="0"/>
              <w:jc w:val="left"/>
              <w:rPr>
                <w:rFonts w:asciiTheme="majorEastAsia" w:eastAsiaTheme="majorEastAsia" w:hAnsiTheme="majorEastAsia" w:hint="eastAsia"/>
              </w:rPr>
            </w:pPr>
            <w:bookmarkStart w:id="2087" w:name="_Hlk214272029"/>
            <w:proofErr w:type="spellStart"/>
            <w:r>
              <w:rPr>
                <w:rFonts w:asciiTheme="majorEastAsia" w:eastAsiaTheme="majorEastAsia" w:hAnsiTheme="majorEastAsia"/>
              </w:rPr>
              <w:t>AdminControlListLength</w:t>
            </w:r>
            <w:proofErr w:type="spellEnd"/>
          </w:p>
        </w:tc>
        <w:tc>
          <w:tcPr>
            <w:tcW w:w="3162" w:type="dxa"/>
          </w:tcPr>
          <w:p w14:paraId="4F304C5E" w14:textId="2D53B3CC" w:rsidR="00717322" w:rsidRDefault="00000000">
            <w:pPr>
              <w:spacing w:after="0" w:line="240" w:lineRule="auto"/>
              <w:ind w:firstLineChars="0" w:firstLine="0"/>
              <w:jc w:val="left"/>
              <w:rPr>
                <w:rFonts w:asciiTheme="majorEastAsia" w:eastAsiaTheme="majorEastAsia" w:hAnsiTheme="majorEastAsia" w:hint="eastAsia"/>
              </w:rPr>
            </w:pPr>
            <w:r w:rsidRPr="00002D99">
              <w:rPr>
                <w:rFonts w:asciiTheme="majorEastAsia" w:eastAsiaTheme="majorEastAsia" w:hAnsiTheme="majorEastAsia" w:hint="eastAsia"/>
                <w:rPrChange w:id="2088" w:author="天赐 余" w:date="2025-11-29T17:17:00Z" w16du:dateUtc="2025-11-29T09:17:00Z">
                  <w:rPr>
                    <w:rFonts w:asciiTheme="majorEastAsia" w:eastAsiaTheme="majorEastAsia" w:hAnsiTheme="majorEastAsia" w:hint="eastAsia"/>
                    <w:highlight w:val="yellow"/>
                  </w:rPr>
                </w:rPrChange>
              </w:rPr>
              <w:t>门控表长度，</w:t>
            </w:r>
            <w:ins w:id="2089" w:author="天赐 余" w:date="2025-11-29T17:17:00Z" w16du:dateUtc="2025-11-29T09:17:00Z">
              <w:r w:rsidR="00002D99" w:rsidRPr="00002D99">
                <w:rPr>
                  <w:rFonts w:asciiTheme="majorEastAsia" w:eastAsiaTheme="majorEastAsia" w:hAnsiTheme="majorEastAsia" w:hint="eastAsia"/>
                  <w:rPrChange w:id="2090" w:author="天赐 余" w:date="2025-11-29T17:17:00Z" w16du:dateUtc="2025-11-29T09:17:00Z">
                    <w:rPr>
                      <w:rFonts w:asciiTheme="majorEastAsia" w:eastAsiaTheme="majorEastAsia" w:hAnsiTheme="majorEastAsia" w:hint="eastAsia"/>
                      <w:highlight w:val="yellow"/>
                    </w:rPr>
                  </w:rPrChange>
                </w:rPr>
                <w:t>表明</w:t>
              </w:r>
            </w:ins>
            <w:r w:rsidRPr="00002D99">
              <w:rPr>
                <w:rFonts w:asciiTheme="majorEastAsia" w:eastAsiaTheme="majorEastAsia" w:hAnsiTheme="majorEastAsia" w:hint="eastAsia"/>
                <w:rPrChange w:id="2091" w:author="天赐 余" w:date="2025-11-29T17:17:00Z" w16du:dateUtc="2025-11-29T09:17:00Z">
                  <w:rPr>
                    <w:rFonts w:asciiTheme="majorEastAsia" w:eastAsiaTheme="majorEastAsia" w:hAnsiTheme="majorEastAsia" w:hint="eastAsia"/>
                    <w:highlight w:val="yellow"/>
                  </w:rPr>
                </w:rPrChange>
              </w:rPr>
              <w:t>门控表</w:t>
            </w:r>
            <w:ins w:id="2092" w:author="天赐 余" w:date="2025-11-29T17:17:00Z" w16du:dateUtc="2025-11-29T09:17:00Z">
              <w:r w:rsidR="00002D99" w:rsidRPr="00002D99">
                <w:rPr>
                  <w:rFonts w:asciiTheme="majorEastAsia" w:eastAsiaTheme="majorEastAsia" w:hAnsiTheme="majorEastAsia" w:hint="eastAsia"/>
                  <w:rPrChange w:id="2093" w:author="天赐 余" w:date="2025-11-29T17:17:00Z" w16du:dateUtc="2025-11-29T09:17:00Z">
                    <w:rPr>
                      <w:rFonts w:asciiTheme="majorEastAsia" w:eastAsiaTheme="majorEastAsia" w:hAnsiTheme="majorEastAsia" w:hint="eastAsia"/>
                      <w:highlight w:val="yellow"/>
                    </w:rPr>
                  </w:rPrChange>
                </w:rPr>
                <w:t>中含有多少个表项（</w:t>
              </w:r>
              <w:proofErr w:type="spellStart"/>
              <w:r w:rsidR="00002D99" w:rsidRPr="00002D99">
                <w:rPr>
                  <w:rFonts w:asciiTheme="majorEastAsia" w:eastAsiaTheme="majorEastAsia" w:hAnsiTheme="majorEastAsia" w:hint="eastAsia"/>
                  <w:rPrChange w:id="2094" w:author="天赐 余" w:date="2025-11-29T17:17:00Z" w16du:dateUtc="2025-11-29T09:17:00Z">
                    <w:rPr>
                      <w:rFonts w:asciiTheme="majorEastAsia" w:eastAsiaTheme="majorEastAsia" w:hAnsiTheme="majorEastAsia" w:hint="eastAsia"/>
                      <w:highlight w:val="yellow"/>
                    </w:rPr>
                  </w:rPrChange>
                </w:rPr>
                <w:t>GateControlEntry</w:t>
              </w:r>
              <w:proofErr w:type="spellEnd"/>
              <w:r w:rsidR="00002D99" w:rsidRPr="00002D99">
                <w:rPr>
                  <w:rFonts w:asciiTheme="majorEastAsia" w:eastAsiaTheme="majorEastAsia" w:hAnsiTheme="majorEastAsia" w:hint="eastAsia"/>
                  <w:rPrChange w:id="2095" w:author="天赐 余" w:date="2025-11-29T17:17:00Z" w16du:dateUtc="2025-11-29T09:17:00Z">
                    <w:rPr>
                      <w:rFonts w:asciiTheme="majorEastAsia" w:eastAsiaTheme="majorEastAsia" w:hAnsiTheme="majorEastAsia" w:hint="eastAsia"/>
                      <w:highlight w:val="yellow"/>
                    </w:rPr>
                  </w:rPrChange>
                </w:rPr>
                <w:t>）</w:t>
              </w:r>
            </w:ins>
            <w:del w:id="2096" w:author="天赐 余" w:date="2025-11-29T17:17:00Z" w16du:dateUtc="2025-11-29T09:17:00Z">
              <w:r w:rsidDel="00002D99">
                <w:rPr>
                  <w:rFonts w:asciiTheme="majorEastAsia" w:eastAsiaTheme="majorEastAsia" w:hAnsiTheme="majorEastAsia" w:hint="eastAsia"/>
                  <w:highlight w:val="yellow"/>
                </w:rPr>
                <w:delText>表项数</w:delText>
              </w:r>
            </w:del>
          </w:p>
        </w:tc>
        <w:tc>
          <w:tcPr>
            <w:tcW w:w="1993" w:type="dxa"/>
            <w:vAlign w:val="center"/>
          </w:tcPr>
          <w:p w14:paraId="0AEE858C"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hint="eastAsia"/>
              </w:rPr>
              <w:t>U</w:t>
            </w:r>
            <w:r>
              <w:rPr>
                <w:rFonts w:asciiTheme="majorEastAsia" w:eastAsiaTheme="majorEastAsia" w:hAnsiTheme="majorEastAsia"/>
              </w:rPr>
              <w:t>int</w:t>
            </w:r>
            <w:proofErr w:type="spellEnd"/>
          </w:p>
        </w:tc>
        <w:tc>
          <w:tcPr>
            <w:tcW w:w="992" w:type="dxa"/>
            <w:vAlign w:val="center"/>
          </w:tcPr>
          <w:p w14:paraId="7B8605B3"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表项个数</w:t>
            </w:r>
          </w:p>
        </w:tc>
        <w:tc>
          <w:tcPr>
            <w:tcW w:w="1477" w:type="dxa"/>
            <w:vAlign w:val="center"/>
          </w:tcPr>
          <w:p w14:paraId="5F95ACEB"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14:paraId="6D93F67A" w14:textId="77777777">
        <w:trPr>
          <w:trHeight w:val="732"/>
        </w:trPr>
        <w:tc>
          <w:tcPr>
            <w:tcW w:w="2070" w:type="dxa"/>
            <w:vAlign w:val="center"/>
          </w:tcPr>
          <w:p w14:paraId="0381E964"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GateControlEntry</w:t>
            </w:r>
            <w:r>
              <w:rPr>
                <w:rFonts w:asciiTheme="majorEastAsia" w:eastAsiaTheme="majorEastAsia" w:hAnsiTheme="majorEastAsia" w:hint="eastAsia"/>
              </w:rPr>
              <w:t>-operation_name</w:t>
            </w:r>
            <w:proofErr w:type="spellEnd"/>
          </w:p>
        </w:tc>
        <w:tc>
          <w:tcPr>
            <w:tcW w:w="3162" w:type="dxa"/>
          </w:tcPr>
          <w:p w14:paraId="29E34A2A" w14:textId="15DF4BFA" w:rsidR="00717322" w:rsidRDefault="00000000">
            <w:pPr>
              <w:spacing w:after="0" w:line="240" w:lineRule="auto"/>
              <w:ind w:firstLineChars="0" w:firstLine="0"/>
              <w:jc w:val="left"/>
              <w:rPr>
                <w:rFonts w:asciiTheme="majorEastAsia" w:eastAsiaTheme="majorEastAsia" w:hAnsiTheme="majorEastAsia" w:hint="eastAsia"/>
              </w:rPr>
            </w:pPr>
            <w:r w:rsidRPr="00002D99">
              <w:rPr>
                <w:rFonts w:asciiTheme="majorEastAsia" w:eastAsiaTheme="majorEastAsia" w:hAnsiTheme="majorEastAsia" w:hint="eastAsia"/>
              </w:rPr>
              <w:t>门控表表项的操作类型字段，</w:t>
            </w:r>
            <w:r w:rsidRPr="00002D99">
              <w:rPr>
                <w:rFonts w:asciiTheme="majorEastAsia" w:eastAsiaTheme="majorEastAsia" w:hAnsiTheme="majorEastAsia" w:hint="eastAsia"/>
                <w:rPrChange w:id="2097" w:author="天赐 余" w:date="2025-11-29T17:18:00Z" w16du:dateUtc="2025-11-29T09:18:00Z">
                  <w:rPr>
                    <w:rFonts w:asciiTheme="majorEastAsia" w:eastAsiaTheme="majorEastAsia" w:hAnsiTheme="majorEastAsia" w:hint="eastAsia"/>
                    <w:highlight w:val="yellow"/>
                  </w:rPr>
                </w:rPrChange>
              </w:rPr>
              <w:t>目前</w:t>
            </w:r>
            <w:ins w:id="2098" w:author="天赐 余" w:date="2025-11-29T17:18:00Z" w16du:dateUtc="2025-11-29T09:18:00Z">
              <w:r w:rsidR="00002D99">
                <w:rPr>
                  <w:rFonts w:asciiTheme="majorEastAsia" w:eastAsiaTheme="majorEastAsia" w:hAnsiTheme="majorEastAsia" w:hint="eastAsia"/>
                </w:rPr>
                <w:t>仅要求支持</w:t>
              </w:r>
            </w:ins>
            <w:del w:id="2099" w:author="天赐 余" w:date="2025-11-29T17:18:00Z" w16du:dateUtc="2025-11-29T09:18:00Z">
              <w:r w:rsidRPr="00002D99" w:rsidDel="00002D99">
                <w:rPr>
                  <w:rFonts w:asciiTheme="majorEastAsia" w:eastAsiaTheme="majorEastAsia" w:hAnsiTheme="majorEastAsia" w:hint="eastAsia"/>
                  <w:rPrChange w:id="2100" w:author="天赐 余" w:date="2025-11-29T17:18:00Z" w16du:dateUtc="2025-11-29T09:18:00Z">
                    <w:rPr>
                      <w:rFonts w:asciiTheme="majorEastAsia" w:eastAsiaTheme="majorEastAsia" w:hAnsiTheme="majorEastAsia" w:hint="eastAsia"/>
                      <w:highlight w:val="yellow"/>
                    </w:rPr>
                  </w:rPrChange>
                </w:rPr>
                <w:delText>仅有</w:delText>
              </w:r>
            </w:del>
            <w:r w:rsidRPr="00002D99">
              <w:rPr>
                <w:rFonts w:asciiTheme="majorEastAsia" w:eastAsiaTheme="majorEastAsia" w:hAnsiTheme="majorEastAsia" w:hint="eastAsia"/>
                <w:rPrChange w:id="2101" w:author="天赐 余" w:date="2025-11-29T17:18:00Z" w16du:dateUtc="2025-11-29T09:18:00Z">
                  <w:rPr>
                    <w:rFonts w:asciiTheme="majorEastAsia" w:eastAsiaTheme="majorEastAsia" w:hAnsiTheme="majorEastAsia" w:hint="eastAsia"/>
                    <w:highlight w:val="yellow"/>
                  </w:rPr>
                </w:rPrChange>
              </w:rPr>
              <w:t>“设置门控”</w:t>
            </w:r>
            <w:ins w:id="2102" w:author="天赐 余" w:date="2025-11-29T17:18:00Z" w16du:dateUtc="2025-11-29T09:18:00Z">
              <w:r w:rsidR="00002D99">
                <w:rPr>
                  <w:rFonts w:asciiTheme="majorEastAsia" w:eastAsiaTheme="majorEastAsia" w:hAnsiTheme="majorEastAsia" w:hint="eastAsia"/>
                </w:rPr>
                <w:t>类型</w:t>
              </w:r>
            </w:ins>
          </w:p>
        </w:tc>
        <w:tc>
          <w:tcPr>
            <w:tcW w:w="1993" w:type="dxa"/>
            <w:vAlign w:val="center"/>
          </w:tcPr>
          <w:p w14:paraId="0FA106E0"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rPr>
              <w:t>Enumeration</w:t>
            </w:r>
          </w:p>
        </w:tc>
        <w:tc>
          <w:tcPr>
            <w:tcW w:w="992" w:type="dxa"/>
            <w:vAlign w:val="center"/>
          </w:tcPr>
          <w:p w14:paraId="2F917C25"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477" w:type="dxa"/>
            <w:vAlign w:val="center"/>
          </w:tcPr>
          <w:p w14:paraId="7B5456D4"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0（设置门控）</w:t>
            </w:r>
          </w:p>
        </w:tc>
      </w:tr>
      <w:tr w:rsidR="00717322" w14:paraId="032AA6E1" w14:textId="77777777">
        <w:trPr>
          <w:trHeight w:val="732"/>
        </w:trPr>
        <w:tc>
          <w:tcPr>
            <w:tcW w:w="2070" w:type="dxa"/>
            <w:vAlign w:val="center"/>
          </w:tcPr>
          <w:p w14:paraId="6063A313"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GateControlEntry</w:t>
            </w:r>
            <w:r>
              <w:rPr>
                <w:rFonts w:asciiTheme="majorEastAsia" w:eastAsiaTheme="majorEastAsia" w:hAnsiTheme="majorEastAsia" w:hint="eastAsia"/>
              </w:rPr>
              <w:t>-gatestate</w:t>
            </w:r>
            <w:proofErr w:type="spellEnd"/>
          </w:p>
        </w:tc>
        <w:tc>
          <w:tcPr>
            <w:tcW w:w="3162" w:type="dxa"/>
          </w:tcPr>
          <w:p w14:paraId="6973FA60" w14:textId="1DEB86A6" w:rsidR="00717322" w:rsidRDefault="00002D99">
            <w:pPr>
              <w:spacing w:after="0" w:line="240" w:lineRule="auto"/>
              <w:ind w:firstLineChars="0" w:firstLine="0"/>
              <w:jc w:val="left"/>
              <w:rPr>
                <w:rFonts w:asciiTheme="majorEastAsia" w:eastAsiaTheme="majorEastAsia" w:hAnsiTheme="majorEastAsia" w:hint="eastAsia"/>
              </w:rPr>
            </w:pPr>
            <w:ins w:id="2103" w:author="天赐 余" w:date="2025-11-29T17:18:00Z" w16du:dateUtc="2025-11-29T09:18:00Z">
              <w:r>
                <w:rPr>
                  <w:rFonts w:asciiTheme="majorEastAsia" w:eastAsiaTheme="majorEastAsia" w:hAnsiTheme="majorEastAsia" w:hint="eastAsia"/>
                </w:rPr>
                <w:t>门控表表项的</w:t>
              </w:r>
            </w:ins>
            <w:r>
              <w:rPr>
                <w:rFonts w:asciiTheme="majorEastAsia" w:eastAsiaTheme="majorEastAsia" w:hAnsiTheme="majorEastAsia" w:hint="eastAsia"/>
              </w:rPr>
              <w:t>门控状态，表示每个流量类的门状态（bit0~7对应TC0~TC7,0=关闭，1=打开），例如，0b11100101，表示优先级0、2、5、6、7队列打开。</w:t>
            </w:r>
          </w:p>
        </w:tc>
        <w:tc>
          <w:tcPr>
            <w:tcW w:w="1993" w:type="dxa"/>
            <w:vAlign w:val="center"/>
          </w:tcPr>
          <w:p w14:paraId="215912FD"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Uint8</w:t>
            </w:r>
          </w:p>
        </w:tc>
        <w:tc>
          <w:tcPr>
            <w:tcW w:w="992" w:type="dxa"/>
            <w:vAlign w:val="center"/>
          </w:tcPr>
          <w:p w14:paraId="713A2CC7"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477" w:type="dxa"/>
            <w:vAlign w:val="center"/>
          </w:tcPr>
          <w:p w14:paraId="5FD4C953"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b00000000~</w:t>
            </w:r>
          </w:p>
          <w:p w14:paraId="013C58E3"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b11111111</w:t>
            </w:r>
          </w:p>
        </w:tc>
      </w:tr>
      <w:tr w:rsidR="00717322" w14:paraId="76454018" w14:textId="77777777">
        <w:trPr>
          <w:trHeight w:val="732"/>
        </w:trPr>
        <w:tc>
          <w:tcPr>
            <w:tcW w:w="2070" w:type="dxa"/>
            <w:vAlign w:val="center"/>
          </w:tcPr>
          <w:p w14:paraId="1650B1E0"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GateControlEntry</w:t>
            </w:r>
            <w:r>
              <w:rPr>
                <w:rFonts w:asciiTheme="majorEastAsia" w:eastAsiaTheme="majorEastAsia" w:hAnsiTheme="majorEastAsia" w:hint="eastAsia"/>
              </w:rPr>
              <w:t>-</w:t>
            </w:r>
            <w:r>
              <w:rPr>
                <w:rFonts w:asciiTheme="majorEastAsia" w:eastAsiaTheme="majorEastAsia" w:hAnsiTheme="majorEastAsia"/>
              </w:rPr>
              <w:t>TimeInterval</w:t>
            </w:r>
            <w:proofErr w:type="spellEnd"/>
          </w:p>
        </w:tc>
        <w:tc>
          <w:tcPr>
            <w:tcW w:w="3162" w:type="dxa"/>
          </w:tcPr>
          <w:p w14:paraId="30C49CD4" w14:textId="159F5678" w:rsidR="00717322" w:rsidRDefault="00002D99">
            <w:pPr>
              <w:spacing w:after="0" w:line="240" w:lineRule="auto"/>
              <w:ind w:firstLineChars="0" w:firstLine="0"/>
              <w:jc w:val="left"/>
              <w:rPr>
                <w:rFonts w:asciiTheme="majorEastAsia" w:eastAsiaTheme="majorEastAsia" w:hAnsiTheme="majorEastAsia" w:hint="eastAsia"/>
              </w:rPr>
            </w:pPr>
            <w:ins w:id="2104" w:author="天赐 余" w:date="2025-11-29T17:18:00Z" w16du:dateUtc="2025-11-29T09:18:00Z">
              <w:r>
                <w:rPr>
                  <w:rFonts w:asciiTheme="majorEastAsia" w:eastAsiaTheme="majorEastAsia" w:hAnsiTheme="majorEastAsia" w:hint="eastAsia"/>
                </w:rPr>
                <w:t>门控表表项的</w:t>
              </w:r>
            </w:ins>
            <w:r>
              <w:rPr>
                <w:rFonts w:asciiTheme="majorEastAsia" w:eastAsiaTheme="majorEastAsia" w:hAnsiTheme="majorEastAsia" w:hint="eastAsia"/>
              </w:rPr>
              <w:t>门控持续时间</w:t>
            </w:r>
          </w:p>
        </w:tc>
        <w:tc>
          <w:tcPr>
            <w:tcW w:w="1993" w:type="dxa"/>
            <w:vAlign w:val="center"/>
          </w:tcPr>
          <w:p w14:paraId="01C12FEC"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Uint32</w:t>
            </w:r>
          </w:p>
        </w:tc>
        <w:tc>
          <w:tcPr>
            <w:tcW w:w="992" w:type="dxa"/>
            <w:vAlign w:val="center"/>
          </w:tcPr>
          <w:p w14:paraId="6B5823B9"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纳秒</w:t>
            </w:r>
          </w:p>
        </w:tc>
        <w:tc>
          <w:tcPr>
            <w:tcW w:w="1477" w:type="dxa"/>
            <w:vAlign w:val="center"/>
          </w:tcPr>
          <w:p w14:paraId="2F5F4E22"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TickGranularity</w:t>
            </w:r>
            <w:proofErr w:type="spellEnd"/>
            <w:r>
              <w:rPr>
                <w:rFonts w:asciiTheme="majorEastAsia" w:eastAsiaTheme="majorEastAsia" w:hAnsiTheme="majorEastAsia" w:hint="eastAsia"/>
              </w:rPr>
              <w:t>整数倍，小于</w:t>
            </w:r>
            <w:proofErr w:type="spellStart"/>
            <w:r>
              <w:rPr>
                <w:rFonts w:asciiTheme="majorEastAsia" w:eastAsiaTheme="majorEastAsia" w:hAnsiTheme="majorEastAsia"/>
              </w:rPr>
              <w:t>AdminCycleTime</w:t>
            </w:r>
            <w:proofErr w:type="spellEnd"/>
          </w:p>
        </w:tc>
      </w:tr>
      <w:tr w:rsidR="00717322" w14:paraId="31348317" w14:textId="77777777">
        <w:trPr>
          <w:trHeight w:val="725"/>
        </w:trPr>
        <w:tc>
          <w:tcPr>
            <w:tcW w:w="2070" w:type="dxa"/>
            <w:vAlign w:val="center"/>
          </w:tcPr>
          <w:p w14:paraId="59B8DF70"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AdminControlList</w:t>
            </w:r>
            <w:proofErr w:type="spellEnd"/>
          </w:p>
        </w:tc>
        <w:tc>
          <w:tcPr>
            <w:tcW w:w="3162" w:type="dxa"/>
          </w:tcPr>
          <w:p w14:paraId="2460BC4F"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门控表</w:t>
            </w:r>
          </w:p>
        </w:tc>
        <w:tc>
          <w:tcPr>
            <w:tcW w:w="1993" w:type="dxa"/>
            <w:vAlign w:val="center"/>
          </w:tcPr>
          <w:p w14:paraId="2E24D667"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GateControlEntry</w:t>
            </w:r>
            <w:proofErr w:type="spellEnd"/>
            <w:r>
              <w:rPr>
                <w:rFonts w:asciiTheme="majorEastAsia" w:eastAsiaTheme="majorEastAsia" w:hAnsiTheme="majorEastAsia" w:hint="eastAsia"/>
              </w:rPr>
              <w:t>列表</w:t>
            </w:r>
          </w:p>
        </w:tc>
        <w:tc>
          <w:tcPr>
            <w:tcW w:w="992" w:type="dxa"/>
            <w:vAlign w:val="center"/>
          </w:tcPr>
          <w:p w14:paraId="5641EDA1"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477" w:type="dxa"/>
            <w:vAlign w:val="center"/>
          </w:tcPr>
          <w:p w14:paraId="3A462CE1"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14:paraId="5B880613" w14:textId="77777777">
        <w:trPr>
          <w:trHeight w:val="725"/>
        </w:trPr>
        <w:tc>
          <w:tcPr>
            <w:tcW w:w="2070" w:type="dxa"/>
            <w:vAlign w:val="center"/>
          </w:tcPr>
          <w:p w14:paraId="4695CA8B"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AdminCycleTime</w:t>
            </w:r>
            <w:proofErr w:type="spellEnd"/>
            <w:del w:id="2105" w:author="天赐 余" w:date="2025-12-03T15:56:00Z" w16du:dateUtc="2025-12-03T07:56:00Z">
              <w:r w:rsidDel="00B071A7">
                <w:rPr>
                  <w:rFonts w:asciiTheme="majorEastAsia" w:eastAsiaTheme="majorEastAsia" w:hAnsiTheme="majorEastAsia" w:hint="eastAsia"/>
                </w:rPr>
                <w:delText>-</w:delText>
              </w:r>
              <w:r w:rsidDel="00B071A7">
                <w:rPr>
                  <w:rFonts w:asciiTheme="majorEastAsia" w:eastAsiaTheme="majorEastAsia" w:hAnsiTheme="majorEastAsia"/>
                </w:rPr>
                <w:delText>Numerator</w:delText>
              </w:r>
            </w:del>
          </w:p>
        </w:tc>
        <w:tc>
          <w:tcPr>
            <w:tcW w:w="3162" w:type="dxa"/>
          </w:tcPr>
          <w:p w14:paraId="7B881161" w14:textId="3ED371A7" w:rsidR="00717322" w:rsidRDefault="00000000">
            <w:pPr>
              <w:spacing w:after="0" w:line="240" w:lineRule="auto"/>
              <w:ind w:firstLineChars="0" w:firstLine="0"/>
              <w:jc w:val="left"/>
              <w:rPr>
                <w:rFonts w:asciiTheme="majorEastAsia" w:eastAsiaTheme="majorEastAsia" w:hAnsiTheme="majorEastAsia" w:hint="eastAsia"/>
              </w:rPr>
            </w:pPr>
            <w:bookmarkStart w:id="2106" w:name="OLE_LINK11"/>
            <w:r>
              <w:rPr>
                <w:rFonts w:asciiTheme="majorEastAsia" w:eastAsiaTheme="majorEastAsia" w:hAnsiTheme="majorEastAsia" w:hint="eastAsia"/>
              </w:rPr>
              <w:t>门控循环时间</w:t>
            </w:r>
            <w:ins w:id="2107" w:author="天赐 余" w:date="2025-11-29T18:20:00Z" w16du:dateUtc="2025-11-29T10:20:00Z">
              <w:r w:rsidR="00F5663F">
                <w:rPr>
                  <w:rFonts w:asciiTheme="majorEastAsia" w:eastAsiaTheme="majorEastAsia" w:hAnsiTheme="majorEastAsia" w:hint="eastAsia"/>
                </w:rPr>
                <w:t>，用门控粒度的整数倍表示</w:t>
              </w:r>
            </w:ins>
            <w:del w:id="2108" w:author="天赐 余" w:date="2025-11-29T18:20:00Z" w16du:dateUtc="2025-11-29T10:20:00Z">
              <w:r w:rsidDel="00F5663F">
                <w:rPr>
                  <w:rFonts w:asciiTheme="majorEastAsia" w:eastAsiaTheme="majorEastAsia" w:hAnsiTheme="majorEastAsia" w:hint="eastAsia"/>
                </w:rPr>
                <w:delText>（有理数表示，分子/分母）分子部分</w:delText>
              </w:r>
            </w:del>
            <w:bookmarkEnd w:id="2106"/>
          </w:p>
        </w:tc>
        <w:tc>
          <w:tcPr>
            <w:tcW w:w="1993" w:type="dxa"/>
            <w:vAlign w:val="center"/>
          </w:tcPr>
          <w:p w14:paraId="2E0FC31B"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hint="eastAsia"/>
              </w:rPr>
              <w:t>Uint</w:t>
            </w:r>
            <w:proofErr w:type="spellEnd"/>
          </w:p>
        </w:tc>
        <w:tc>
          <w:tcPr>
            <w:tcW w:w="992" w:type="dxa"/>
            <w:vAlign w:val="center"/>
          </w:tcPr>
          <w:p w14:paraId="2DBCA8DE"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纳秒</w:t>
            </w:r>
          </w:p>
        </w:tc>
        <w:tc>
          <w:tcPr>
            <w:tcW w:w="1477" w:type="dxa"/>
            <w:vAlign w:val="center"/>
          </w:tcPr>
          <w:p w14:paraId="39A7201F" w14:textId="61CB1915" w:rsidR="00717322" w:rsidRDefault="00F5663F">
            <w:pPr>
              <w:spacing w:after="0" w:line="240" w:lineRule="auto"/>
              <w:ind w:firstLineChars="0" w:firstLine="0"/>
              <w:jc w:val="left"/>
              <w:rPr>
                <w:rFonts w:asciiTheme="majorEastAsia" w:eastAsiaTheme="majorEastAsia" w:hAnsiTheme="majorEastAsia" w:hint="eastAsia"/>
              </w:rPr>
            </w:pPr>
            <w:ins w:id="2109" w:author="天赐 余" w:date="2025-11-29T18:20:00Z" w16du:dateUtc="2025-11-29T10:20:00Z">
              <w:r>
                <w:rPr>
                  <w:rFonts w:asciiTheme="majorEastAsia" w:eastAsiaTheme="majorEastAsia" w:hAnsiTheme="majorEastAsia" w:hint="eastAsia"/>
                </w:rPr>
                <w:t>门控粒度的整数倍</w:t>
              </w:r>
            </w:ins>
            <w:del w:id="2110" w:author="天赐 余" w:date="2025-11-29T18:20:00Z" w16du:dateUtc="2025-11-29T10:20:00Z">
              <w:r w:rsidDel="00F5663F">
                <w:rPr>
                  <w:rFonts w:asciiTheme="majorEastAsia" w:eastAsiaTheme="majorEastAsia" w:hAnsiTheme="majorEastAsia" w:hint="eastAsia"/>
                </w:rPr>
                <w:delText>大于等于1</w:delText>
              </w:r>
            </w:del>
          </w:p>
        </w:tc>
      </w:tr>
      <w:tr w:rsidR="00717322" w:rsidDel="00F5663F" w14:paraId="00D27E33" w14:textId="2CB2FAB2">
        <w:trPr>
          <w:trHeight w:val="725"/>
          <w:del w:id="2111" w:author="天赐 余" w:date="2025-11-29T18:15:00Z"/>
        </w:trPr>
        <w:tc>
          <w:tcPr>
            <w:tcW w:w="2070" w:type="dxa"/>
            <w:vAlign w:val="center"/>
          </w:tcPr>
          <w:p w14:paraId="0C5DE551" w14:textId="626182E2" w:rsidR="00717322" w:rsidDel="00F5663F" w:rsidRDefault="00000000">
            <w:pPr>
              <w:spacing w:after="0" w:line="240" w:lineRule="auto"/>
              <w:ind w:firstLineChars="0" w:firstLine="0"/>
              <w:jc w:val="left"/>
              <w:rPr>
                <w:del w:id="2112" w:author="天赐 余" w:date="2025-11-29T18:15:00Z" w16du:dateUtc="2025-11-29T10:15:00Z"/>
                <w:rFonts w:asciiTheme="majorEastAsia" w:eastAsiaTheme="majorEastAsia" w:hAnsiTheme="majorEastAsia" w:hint="eastAsia"/>
              </w:rPr>
            </w:pPr>
            <w:del w:id="2113" w:author="天赐 余" w:date="2025-11-29T18:15:00Z" w16du:dateUtc="2025-11-29T10:15:00Z">
              <w:r w:rsidDel="00F5663F">
                <w:rPr>
                  <w:rFonts w:asciiTheme="majorEastAsia" w:eastAsiaTheme="majorEastAsia" w:hAnsiTheme="majorEastAsia"/>
                </w:rPr>
                <w:delText>AdminCycleTime</w:delText>
              </w:r>
              <w:r w:rsidDel="00F5663F">
                <w:rPr>
                  <w:rFonts w:asciiTheme="majorEastAsia" w:eastAsiaTheme="majorEastAsia" w:hAnsiTheme="majorEastAsia" w:hint="eastAsia"/>
                </w:rPr>
                <w:delText>-</w:delText>
              </w:r>
              <w:r w:rsidDel="00F5663F">
                <w:rPr>
                  <w:rFonts w:asciiTheme="majorEastAsia" w:eastAsiaTheme="majorEastAsia" w:hAnsiTheme="majorEastAsia"/>
                </w:rPr>
                <w:delText>Denominator</w:delText>
              </w:r>
            </w:del>
          </w:p>
        </w:tc>
        <w:tc>
          <w:tcPr>
            <w:tcW w:w="3162" w:type="dxa"/>
          </w:tcPr>
          <w:p w14:paraId="093302CF" w14:textId="48D1AF9D" w:rsidR="00717322" w:rsidDel="00F5663F" w:rsidRDefault="00000000">
            <w:pPr>
              <w:spacing w:after="0" w:line="240" w:lineRule="auto"/>
              <w:ind w:firstLineChars="0" w:firstLine="0"/>
              <w:jc w:val="left"/>
              <w:rPr>
                <w:del w:id="2114" w:author="天赐 余" w:date="2025-11-29T18:15:00Z" w16du:dateUtc="2025-11-29T10:15:00Z"/>
                <w:rFonts w:asciiTheme="majorEastAsia" w:eastAsiaTheme="majorEastAsia" w:hAnsiTheme="majorEastAsia" w:hint="eastAsia"/>
              </w:rPr>
            </w:pPr>
            <w:del w:id="2115" w:author="天赐 余" w:date="2025-11-29T18:15:00Z" w16du:dateUtc="2025-11-29T10:15:00Z">
              <w:r w:rsidDel="00F5663F">
                <w:rPr>
                  <w:rFonts w:asciiTheme="majorEastAsia" w:eastAsiaTheme="majorEastAsia" w:hAnsiTheme="majorEastAsia" w:hint="eastAsia"/>
                </w:rPr>
                <w:delText>门控循环时间（有理数表示，分子/分母）分母部分</w:delText>
              </w:r>
            </w:del>
          </w:p>
        </w:tc>
        <w:tc>
          <w:tcPr>
            <w:tcW w:w="1993" w:type="dxa"/>
            <w:vAlign w:val="center"/>
          </w:tcPr>
          <w:p w14:paraId="04FF8363" w14:textId="67446386" w:rsidR="00717322" w:rsidDel="00F5663F" w:rsidRDefault="00000000">
            <w:pPr>
              <w:spacing w:after="0" w:line="240" w:lineRule="auto"/>
              <w:ind w:firstLineChars="0" w:firstLine="0"/>
              <w:jc w:val="left"/>
              <w:rPr>
                <w:del w:id="2116" w:author="天赐 余" w:date="2025-11-29T18:15:00Z" w16du:dateUtc="2025-11-29T10:15:00Z"/>
                <w:rFonts w:asciiTheme="majorEastAsia" w:eastAsiaTheme="majorEastAsia" w:hAnsiTheme="majorEastAsia" w:hint="eastAsia"/>
              </w:rPr>
            </w:pPr>
            <w:del w:id="2117" w:author="天赐 余" w:date="2025-11-29T18:15:00Z" w16du:dateUtc="2025-11-29T10:15:00Z">
              <w:r w:rsidDel="00F5663F">
                <w:rPr>
                  <w:rFonts w:asciiTheme="majorEastAsia" w:eastAsiaTheme="majorEastAsia" w:hAnsiTheme="majorEastAsia" w:hint="eastAsia"/>
                </w:rPr>
                <w:delText>Uint</w:delText>
              </w:r>
            </w:del>
          </w:p>
        </w:tc>
        <w:tc>
          <w:tcPr>
            <w:tcW w:w="992" w:type="dxa"/>
            <w:vAlign w:val="center"/>
          </w:tcPr>
          <w:p w14:paraId="59602BAE" w14:textId="45AAEB4A" w:rsidR="00717322" w:rsidDel="00F5663F" w:rsidRDefault="00717322">
            <w:pPr>
              <w:spacing w:after="0" w:line="240" w:lineRule="auto"/>
              <w:ind w:firstLineChars="0" w:firstLine="0"/>
              <w:jc w:val="left"/>
              <w:rPr>
                <w:del w:id="2118" w:author="天赐 余" w:date="2025-11-29T18:15:00Z" w16du:dateUtc="2025-11-29T10:15:00Z"/>
                <w:rFonts w:asciiTheme="majorEastAsia" w:eastAsiaTheme="majorEastAsia" w:hAnsiTheme="majorEastAsia" w:hint="eastAsia"/>
              </w:rPr>
            </w:pPr>
          </w:p>
        </w:tc>
        <w:tc>
          <w:tcPr>
            <w:tcW w:w="1477" w:type="dxa"/>
            <w:vAlign w:val="center"/>
          </w:tcPr>
          <w:p w14:paraId="59788D53" w14:textId="1C66BED0" w:rsidR="00717322" w:rsidDel="00F5663F" w:rsidRDefault="00000000">
            <w:pPr>
              <w:spacing w:after="0" w:line="240" w:lineRule="auto"/>
              <w:ind w:firstLineChars="0" w:firstLine="0"/>
              <w:jc w:val="left"/>
              <w:rPr>
                <w:del w:id="2119" w:author="天赐 余" w:date="2025-11-29T18:15:00Z" w16du:dateUtc="2025-11-29T10:15:00Z"/>
                <w:rFonts w:asciiTheme="majorEastAsia" w:eastAsiaTheme="majorEastAsia" w:hAnsiTheme="majorEastAsia" w:hint="eastAsia"/>
              </w:rPr>
            </w:pPr>
            <w:del w:id="2120" w:author="天赐 余" w:date="2025-11-29T18:15:00Z" w16du:dateUtc="2025-11-29T10:15:00Z">
              <w:r w:rsidDel="00F5663F">
                <w:rPr>
                  <w:rFonts w:asciiTheme="majorEastAsia" w:eastAsiaTheme="majorEastAsia" w:hAnsiTheme="majorEastAsia" w:hint="eastAsia"/>
                </w:rPr>
                <w:delText>大于等于1</w:delText>
              </w:r>
            </w:del>
          </w:p>
        </w:tc>
      </w:tr>
      <w:tr w:rsidR="00717322" w14:paraId="35D9B03A" w14:textId="77777777">
        <w:trPr>
          <w:trHeight w:val="1449"/>
        </w:trPr>
        <w:tc>
          <w:tcPr>
            <w:tcW w:w="2070" w:type="dxa"/>
            <w:vAlign w:val="center"/>
          </w:tcPr>
          <w:p w14:paraId="26402439"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lastRenderedPageBreak/>
              <w:t>AdminBaseTime</w:t>
            </w:r>
            <w:proofErr w:type="spellEnd"/>
          </w:p>
        </w:tc>
        <w:tc>
          <w:tcPr>
            <w:tcW w:w="3162" w:type="dxa"/>
          </w:tcPr>
          <w:p w14:paraId="05BA734E" w14:textId="43FFCC91" w:rsidR="00717322" w:rsidRDefault="00000000">
            <w:pPr>
              <w:spacing w:after="0" w:line="240" w:lineRule="auto"/>
              <w:ind w:firstLineChars="0" w:firstLine="0"/>
              <w:jc w:val="left"/>
              <w:rPr>
                <w:rFonts w:asciiTheme="majorEastAsia" w:eastAsiaTheme="majorEastAsia" w:hAnsiTheme="majorEastAsia" w:hint="eastAsia"/>
              </w:rPr>
            </w:pPr>
            <w:r w:rsidRPr="0087276F">
              <w:rPr>
                <w:rFonts w:asciiTheme="majorEastAsia" w:eastAsiaTheme="majorEastAsia" w:hAnsiTheme="majorEastAsia" w:hint="eastAsia"/>
                <w:rPrChange w:id="2121" w:author="天赐 余" w:date="2025-11-29T17:21:00Z" w16du:dateUtc="2025-11-29T09:21:00Z">
                  <w:rPr>
                    <w:rFonts w:asciiTheme="majorEastAsia" w:eastAsiaTheme="majorEastAsia" w:hAnsiTheme="majorEastAsia" w:hint="eastAsia"/>
                    <w:highlight w:val="yellow"/>
                  </w:rPr>
                </w:rPrChange>
              </w:rPr>
              <w:t>循环开始的基准时间（PTP时间格式）</w:t>
            </w:r>
            <w:del w:id="2122" w:author="天赐 余" w:date="2025-12-03T09:04:00Z" w16du:dateUtc="2025-12-03T01:04:00Z">
              <w:r w:rsidRPr="0087276F" w:rsidDel="00E351C0">
                <w:rPr>
                  <w:rFonts w:asciiTheme="majorEastAsia" w:eastAsiaTheme="majorEastAsia" w:hAnsiTheme="majorEastAsia" w:hint="eastAsia"/>
                  <w:rPrChange w:id="2123" w:author="天赐 余" w:date="2025-11-29T17:21:00Z" w16du:dateUtc="2025-11-29T09:21:00Z">
                    <w:rPr>
                      <w:rFonts w:asciiTheme="majorEastAsia" w:eastAsiaTheme="majorEastAsia" w:hAnsiTheme="majorEastAsia" w:hint="eastAsia"/>
                      <w:highlight w:val="yellow"/>
                    </w:rPr>
                  </w:rPrChange>
                </w:rPr>
                <w:delText>，</w:delText>
              </w:r>
              <w:r w:rsidRPr="002F47F6" w:rsidDel="00E351C0">
                <w:rPr>
                  <w:rFonts w:asciiTheme="majorEastAsia" w:eastAsiaTheme="majorEastAsia" w:hAnsiTheme="majorEastAsia" w:hint="eastAsia"/>
                  <w:highlight w:val="yellow"/>
                </w:rPr>
                <w:delText>时间同步域0必须使用PTP时间基准（即基于TAI的时间）</w:delText>
              </w:r>
            </w:del>
          </w:p>
        </w:tc>
        <w:tc>
          <w:tcPr>
            <w:tcW w:w="1993" w:type="dxa"/>
            <w:vAlign w:val="center"/>
          </w:tcPr>
          <w:p w14:paraId="5CE63916" w14:textId="6F46E049" w:rsidR="00717322" w:rsidRDefault="00E351C0">
            <w:pPr>
              <w:spacing w:after="0" w:line="240" w:lineRule="auto"/>
              <w:ind w:firstLineChars="0" w:firstLine="0"/>
              <w:jc w:val="left"/>
              <w:rPr>
                <w:rFonts w:asciiTheme="majorEastAsia" w:eastAsiaTheme="majorEastAsia" w:hAnsiTheme="majorEastAsia" w:hint="eastAsia"/>
              </w:rPr>
            </w:pPr>
            <w:ins w:id="2124" w:author="天赐 余" w:date="2025-12-03T09:05:00Z" w16du:dateUtc="2025-12-03T01:05:00Z">
              <w:r>
                <w:rPr>
                  <w:rFonts w:asciiTheme="majorEastAsia" w:eastAsiaTheme="majorEastAsia" w:hAnsiTheme="majorEastAsia" w:hint="eastAsia"/>
                </w:rPr>
                <w:t>Ui</w:t>
              </w:r>
            </w:ins>
            <w:del w:id="2125" w:author="天赐 余" w:date="2025-12-03T09:05:00Z" w16du:dateUtc="2025-12-03T01:05:00Z">
              <w:r w:rsidDel="00E351C0">
                <w:rPr>
                  <w:rFonts w:asciiTheme="majorEastAsia" w:eastAsiaTheme="majorEastAsia" w:hAnsiTheme="majorEastAsia" w:hint="eastAsia"/>
                </w:rPr>
                <w:delText>I</w:delText>
              </w:r>
            </w:del>
            <w:r>
              <w:rPr>
                <w:rFonts w:asciiTheme="majorEastAsia" w:eastAsiaTheme="majorEastAsia" w:hAnsiTheme="majorEastAsia" w:hint="eastAsia"/>
              </w:rPr>
              <w:t>nt</w:t>
            </w:r>
            <w:ins w:id="2126" w:author="天赐 余" w:date="2025-12-03T09:05:00Z" w16du:dateUtc="2025-12-03T01:05:00Z">
              <w:r>
                <w:rPr>
                  <w:rFonts w:asciiTheme="majorEastAsia" w:eastAsiaTheme="majorEastAsia" w:hAnsiTheme="majorEastAsia" w:hint="eastAsia"/>
                </w:rPr>
                <w:t>48</w:t>
              </w:r>
            </w:ins>
            <w:del w:id="2127" w:author="天赐 余" w:date="2025-12-03T09:05:00Z" w16du:dateUtc="2025-12-03T01:05:00Z">
              <w:r w:rsidDel="00E351C0">
                <w:rPr>
                  <w:rFonts w:asciiTheme="majorEastAsia" w:eastAsiaTheme="majorEastAsia" w:hAnsiTheme="majorEastAsia" w:hint="eastAsia"/>
                </w:rPr>
                <w:delText>64</w:delText>
              </w:r>
            </w:del>
            <w:r>
              <w:rPr>
                <w:rFonts w:asciiTheme="majorEastAsia" w:eastAsiaTheme="majorEastAsia" w:hAnsiTheme="majorEastAsia" w:hint="eastAsia"/>
              </w:rPr>
              <w:t>+Uint32</w:t>
            </w:r>
          </w:p>
        </w:tc>
        <w:tc>
          <w:tcPr>
            <w:tcW w:w="992" w:type="dxa"/>
            <w:vAlign w:val="center"/>
          </w:tcPr>
          <w:p w14:paraId="0728D69A" w14:textId="6DC9AE31" w:rsidR="00717322" w:rsidRDefault="00E351C0">
            <w:pPr>
              <w:spacing w:after="0" w:line="240" w:lineRule="auto"/>
              <w:ind w:firstLineChars="0" w:firstLine="0"/>
              <w:jc w:val="left"/>
              <w:rPr>
                <w:rFonts w:asciiTheme="majorEastAsia" w:eastAsiaTheme="majorEastAsia" w:hAnsiTheme="majorEastAsia" w:hint="eastAsia"/>
              </w:rPr>
            </w:pPr>
            <w:ins w:id="2128" w:author="天赐 余" w:date="2025-12-03T09:04:00Z" w16du:dateUtc="2025-12-03T01:04:00Z">
              <w:r w:rsidRPr="00E351C0">
                <w:rPr>
                  <w:rFonts w:asciiTheme="majorEastAsia" w:eastAsiaTheme="majorEastAsia" w:hAnsiTheme="majorEastAsia" w:hint="eastAsia"/>
                  <w:rPrChange w:id="2129" w:author="天赐 余" w:date="2025-12-03T09:04:00Z" w16du:dateUtc="2025-12-03T01:04:00Z">
                    <w:rPr>
                      <w:rFonts w:asciiTheme="majorEastAsia" w:eastAsiaTheme="majorEastAsia" w:hAnsiTheme="majorEastAsia" w:hint="eastAsia"/>
                      <w:highlight w:val="yellow"/>
                    </w:rPr>
                  </w:rPrChange>
                </w:rPr>
                <w:t>48</w:t>
              </w:r>
            </w:ins>
            <w:del w:id="2130" w:author="天赐 余" w:date="2025-12-03T09:04:00Z" w16du:dateUtc="2025-12-03T01:04:00Z">
              <w:r w:rsidRPr="00E351C0" w:rsidDel="00E351C0">
                <w:rPr>
                  <w:rFonts w:asciiTheme="majorEastAsia" w:eastAsiaTheme="majorEastAsia" w:hAnsiTheme="majorEastAsia" w:hint="eastAsia"/>
                </w:rPr>
                <w:delText>64</w:delText>
              </w:r>
            </w:del>
            <w:r w:rsidRPr="00E351C0">
              <w:rPr>
                <w:rFonts w:asciiTheme="majorEastAsia" w:eastAsiaTheme="majorEastAsia" w:hAnsiTheme="majorEastAsia" w:hint="eastAsia"/>
              </w:rPr>
              <w:t>位秒，32位纳秒</w:t>
            </w:r>
          </w:p>
        </w:tc>
        <w:tc>
          <w:tcPr>
            <w:tcW w:w="1477" w:type="dxa"/>
            <w:vAlign w:val="center"/>
          </w:tcPr>
          <w:p w14:paraId="44BD8665" w14:textId="44767839" w:rsidR="00717322" w:rsidRDefault="00AB20E2">
            <w:pPr>
              <w:spacing w:after="0" w:line="240" w:lineRule="auto"/>
              <w:ind w:firstLineChars="0" w:firstLine="0"/>
              <w:jc w:val="left"/>
              <w:rPr>
                <w:rFonts w:asciiTheme="majorEastAsia" w:eastAsiaTheme="majorEastAsia" w:hAnsiTheme="majorEastAsia" w:hint="eastAsia"/>
              </w:rPr>
            </w:pPr>
            <w:ins w:id="2131" w:author="天赐 余" w:date="2025-12-02T18:53:00Z" w16du:dateUtc="2025-12-02T10:53:00Z">
              <w:r>
                <w:rPr>
                  <w:rFonts w:asciiTheme="majorEastAsia" w:eastAsiaTheme="majorEastAsia" w:hAnsiTheme="majorEastAsia" w:hint="eastAsia"/>
                </w:rPr>
                <w:t>建议全网所有节点一致</w:t>
              </w:r>
            </w:ins>
          </w:p>
        </w:tc>
      </w:tr>
      <w:tr w:rsidR="00717322" w14:paraId="3D06F55C" w14:textId="77777777">
        <w:trPr>
          <w:trHeight w:val="1449"/>
        </w:trPr>
        <w:tc>
          <w:tcPr>
            <w:tcW w:w="2070" w:type="dxa"/>
            <w:vAlign w:val="center"/>
          </w:tcPr>
          <w:p w14:paraId="7B4A6B3F"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TickGranularity</w:t>
            </w:r>
            <w:proofErr w:type="spellEnd"/>
          </w:p>
        </w:tc>
        <w:tc>
          <w:tcPr>
            <w:tcW w:w="3162" w:type="dxa"/>
          </w:tcPr>
          <w:p w14:paraId="71014958"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门控时间粒度，门控状态机每一拍的时间长度</w:t>
            </w:r>
          </w:p>
        </w:tc>
        <w:tc>
          <w:tcPr>
            <w:tcW w:w="1993" w:type="dxa"/>
            <w:vAlign w:val="center"/>
          </w:tcPr>
          <w:p w14:paraId="59679FBE"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Uint32</w:t>
            </w:r>
          </w:p>
        </w:tc>
        <w:tc>
          <w:tcPr>
            <w:tcW w:w="992" w:type="dxa"/>
            <w:vAlign w:val="center"/>
          </w:tcPr>
          <w:p w14:paraId="77680FB7"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十分之一纳秒</w:t>
            </w:r>
          </w:p>
        </w:tc>
        <w:tc>
          <w:tcPr>
            <w:tcW w:w="1477" w:type="dxa"/>
            <w:vAlign w:val="center"/>
          </w:tcPr>
          <w:p w14:paraId="6E2FDB8F" w14:textId="68F2A393" w:rsidR="00717322" w:rsidRDefault="00FF78A2">
            <w:pPr>
              <w:spacing w:after="0" w:line="240" w:lineRule="auto"/>
              <w:ind w:firstLineChars="0" w:firstLine="0"/>
              <w:jc w:val="left"/>
              <w:rPr>
                <w:rFonts w:asciiTheme="majorEastAsia" w:eastAsiaTheme="majorEastAsia" w:hAnsiTheme="majorEastAsia" w:hint="eastAsia"/>
              </w:rPr>
            </w:pPr>
            <w:ins w:id="2132" w:author="天赐 余" w:date="2025-12-04T10:25:00Z" w16du:dateUtc="2025-12-04T02:25:00Z">
              <w:r>
                <w:rPr>
                  <w:rFonts w:asciiTheme="majorEastAsia" w:eastAsiaTheme="majorEastAsia" w:hAnsiTheme="majorEastAsia" w:hint="eastAsia"/>
                </w:rPr>
                <w:t>典型</w:t>
              </w:r>
            </w:ins>
            <w:ins w:id="2133" w:author="天赐 余" w:date="2025-12-02T18:55:00Z" w16du:dateUtc="2025-12-02T10:55:00Z">
              <w:r w:rsidR="00AB20E2">
                <w:rPr>
                  <w:rFonts w:asciiTheme="majorEastAsia" w:eastAsiaTheme="majorEastAsia" w:hAnsiTheme="majorEastAsia" w:hint="eastAsia"/>
                </w:rPr>
                <w:t>范围[0.1</w:t>
              </w:r>
            </w:ins>
            <w:ins w:id="2134" w:author="天赐 余" w:date="2025-12-03T16:03:00Z" w16du:dateUtc="2025-12-03T08:03:00Z">
              <w:r w:rsidR="009D7C48">
                <w:rPr>
                  <w:rFonts w:asciiTheme="majorEastAsia" w:eastAsiaTheme="majorEastAsia" w:hAnsiTheme="majorEastAsia" w:hint="eastAsia"/>
                </w:rPr>
                <w:t>us</w:t>
              </w:r>
            </w:ins>
            <w:ins w:id="2135" w:author="天赐 余" w:date="2025-12-02T18:55:00Z" w16du:dateUtc="2025-12-02T10:55:00Z">
              <w:r w:rsidR="00AB20E2">
                <w:rPr>
                  <w:rFonts w:asciiTheme="majorEastAsia" w:eastAsiaTheme="majorEastAsia" w:hAnsiTheme="majorEastAsia" w:hint="eastAsia"/>
                </w:rPr>
                <w:t>,1us]</w:t>
              </w:r>
            </w:ins>
          </w:p>
        </w:tc>
      </w:tr>
    </w:tbl>
    <w:bookmarkEnd w:id="2087"/>
    <w:p w14:paraId="4EFFA05D" w14:textId="77B6AA30" w:rsidR="00717322" w:rsidRDefault="00000000">
      <w:pPr>
        <w:ind w:firstLine="560"/>
        <w:rPr>
          <w:ins w:id="2136" w:author="天赐 余" w:date="2025-12-02T14:46:00Z" w16du:dateUtc="2025-12-02T06:46:00Z"/>
        </w:rPr>
      </w:pPr>
      <w:r w:rsidRPr="00AF21B5">
        <w:rPr>
          <w:rFonts w:hint="eastAsia"/>
          <w:rPrChange w:id="2137" w:author="天赐 余" w:date="2025-11-29T17:22:00Z" w16du:dateUtc="2025-11-29T09:22:00Z">
            <w:rPr>
              <w:rFonts w:hint="eastAsia"/>
              <w:highlight w:val="yellow"/>
            </w:rPr>
          </w:rPrChange>
        </w:rPr>
        <w:t>为了简化门控配置，建议网络中</w:t>
      </w:r>
      <w:ins w:id="2138" w:author="天赐 余" w:date="2025-12-03T16:04:00Z" w16du:dateUtc="2025-12-03T08:04:00Z">
        <w:r w:rsidR="009D7C48">
          <w:rPr>
            <w:rFonts w:hint="eastAsia"/>
          </w:rPr>
          <w:t>各</w:t>
        </w:r>
      </w:ins>
      <w:del w:id="2139" w:author="天赐 余" w:date="2025-12-03T16:04:00Z" w16du:dateUtc="2025-12-03T08:04:00Z">
        <w:r w:rsidRPr="00AF21B5" w:rsidDel="009D7C48">
          <w:rPr>
            <w:rFonts w:hint="eastAsia"/>
            <w:rPrChange w:id="2140" w:author="天赐 余" w:date="2025-11-29T17:22:00Z" w16du:dateUtc="2025-11-29T09:22:00Z">
              <w:rPr>
                <w:rFonts w:hint="eastAsia"/>
                <w:highlight w:val="yellow"/>
              </w:rPr>
            </w:rPrChange>
          </w:rPr>
          <w:delText>所有</w:delText>
        </w:r>
      </w:del>
      <w:r w:rsidRPr="00AF21B5">
        <w:rPr>
          <w:rFonts w:hint="eastAsia"/>
          <w:rPrChange w:id="2141" w:author="天赐 余" w:date="2025-11-29T17:22:00Z" w16du:dateUtc="2025-11-29T09:22:00Z">
            <w:rPr>
              <w:rFonts w:hint="eastAsia"/>
              <w:highlight w:val="yellow"/>
            </w:rPr>
          </w:rPrChange>
        </w:rPr>
        <w:t>节点</w:t>
      </w:r>
      <w:ins w:id="2142" w:author="天赐 余" w:date="2025-12-03T16:04:00Z" w16du:dateUtc="2025-12-03T08:04:00Z">
        <w:r w:rsidR="009D7C48">
          <w:rPr>
            <w:rFonts w:hint="eastAsia"/>
          </w:rPr>
          <w:t>之间的</w:t>
        </w:r>
      </w:ins>
      <w:r w:rsidRPr="00AF21B5">
        <w:rPr>
          <w:rFonts w:hint="eastAsia"/>
          <w:rPrChange w:id="2143" w:author="天赐 余" w:date="2025-11-29T17:22:00Z" w16du:dateUtc="2025-11-29T09:22:00Z">
            <w:rPr>
              <w:rFonts w:hint="eastAsia"/>
              <w:highlight w:val="yellow"/>
            </w:rPr>
          </w:rPrChange>
        </w:rPr>
        <w:t>循环开始基准参数</w:t>
      </w:r>
      <w:proofErr w:type="spellStart"/>
      <w:r w:rsidRPr="00AF21B5">
        <w:rPr>
          <w:rPrChange w:id="2144" w:author="天赐 余" w:date="2025-11-29T17:22:00Z" w16du:dateUtc="2025-11-29T09:22:00Z">
            <w:rPr>
              <w:highlight w:val="yellow"/>
            </w:rPr>
          </w:rPrChange>
        </w:rPr>
        <w:t>AdminBaseTime</w:t>
      </w:r>
      <w:proofErr w:type="spellEnd"/>
      <w:ins w:id="2145" w:author="天赐 余" w:date="2025-12-03T16:05:00Z" w16du:dateUtc="2025-12-03T08:05:00Z">
        <w:r w:rsidR="009D7C48">
          <w:rPr>
            <w:rFonts w:hint="eastAsia"/>
          </w:rPr>
          <w:t>保持一致，</w:t>
        </w:r>
      </w:ins>
      <w:del w:id="2146" w:author="天赐 余" w:date="2025-12-03T16:05:00Z" w16du:dateUtc="2025-12-03T08:05:00Z">
        <w:r w:rsidRPr="00AF21B5" w:rsidDel="009D7C48">
          <w:rPr>
            <w:rFonts w:hint="eastAsia"/>
            <w:rPrChange w:id="2147" w:author="天赐 余" w:date="2025-11-29T17:22:00Z" w16du:dateUtc="2025-11-29T09:22:00Z">
              <w:rPr>
                <w:rFonts w:hint="eastAsia"/>
                <w:highlight w:val="yellow"/>
              </w:rPr>
            </w:rPrChange>
          </w:rPr>
          <w:delText>和</w:delText>
        </w:r>
      </w:del>
      <w:ins w:id="2148" w:author="天赐 余" w:date="2025-12-03T16:05:00Z" w16du:dateUtc="2025-12-03T08:05:00Z">
        <w:r w:rsidR="009D7C48">
          <w:rPr>
            <w:rFonts w:hint="eastAsia"/>
          </w:rPr>
          <w:t>各节点之间的</w:t>
        </w:r>
      </w:ins>
      <w:r w:rsidRPr="00AF21B5">
        <w:rPr>
          <w:rFonts w:hint="eastAsia"/>
          <w:rPrChange w:id="2149" w:author="天赐 余" w:date="2025-11-29T17:22:00Z" w16du:dateUtc="2025-11-29T09:22:00Z">
            <w:rPr>
              <w:rFonts w:hint="eastAsia"/>
              <w:highlight w:val="yellow"/>
            </w:rPr>
          </w:rPrChange>
        </w:rPr>
        <w:t>门控循环时间参数</w:t>
      </w:r>
      <w:proofErr w:type="spellStart"/>
      <w:r w:rsidRPr="00AF21B5">
        <w:rPr>
          <w:rPrChange w:id="2150" w:author="天赐 余" w:date="2025-11-29T17:22:00Z" w16du:dateUtc="2025-11-29T09:22:00Z">
            <w:rPr>
              <w:highlight w:val="yellow"/>
            </w:rPr>
          </w:rPrChange>
        </w:rPr>
        <w:t>AdminCycleTime</w:t>
      </w:r>
      <w:proofErr w:type="spellEnd"/>
      <w:r w:rsidRPr="00AF21B5">
        <w:rPr>
          <w:rFonts w:hint="eastAsia"/>
          <w:rPrChange w:id="2151" w:author="天赐 余" w:date="2025-11-29T17:22:00Z" w16du:dateUtc="2025-11-29T09:22:00Z">
            <w:rPr>
              <w:rFonts w:hint="eastAsia"/>
              <w:highlight w:val="yellow"/>
            </w:rPr>
          </w:rPrChange>
        </w:rPr>
        <w:t>保持一致</w:t>
      </w:r>
      <w:ins w:id="2152" w:author="天赐 余" w:date="2025-12-02T14:39:00Z" w16du:dateUtc="2025-12-02T06:39:00Z">
        <w:r w:rsidR="007F6568">
          <w:rPr>
            <w:rFonts w:hint="eastAsia"/>
          </w:rPr>
          <w:t>，例如</w:t>
        </w:r>
      </w:ins>
      <w:ins w:id="2153" w:author="天赐 余" w:date="2025-12-02T18:56:00Z" w16du:dateUtc="2025-12-02T10:56:00Z">
        <w:r w:rsidR="00AB20E2">
          <w:rPr>
            <w:rFonts w:hint="eastAsia"/>
          </w:rPr>
          <w:t>所有节点的</w:t>
        </w:r>
        <w:proofErr w:type="spellStart"/>
        <w:r w:rsidR="00AB20E2" w:rsidRPr="0034302B">
          <w:t>AdminBaseTime</w:t>
        </w:r>
        <w:proofErr w:type="spellEnd"/>
        <w:r w:rsidR="00AB20E2">
          <w:rPr>
            <w:rFonts w:hint="eastAsia"/>
          </w:rPr>
          <w:t>均</w:t>
        </w:r>
      </w:ins>
      <w:ins w:id="2154" w:author="天赐 余" w:date="2025-12-02T14:39:00Z" w16du:dateUtc="2025-12-02T06:39:00Z">
        <w:r w:rsidR="007F6568">
          <w:rPr>
            <w:rFonts w:hint="eastAsia"/>
          </w:rPr>
          <w:t>设置为</w:t>
        </w:r>
        <w:r w:rsidR="007F6568">
          <w:rPr>
            <w:rFonts w:hint="eastAsia"/>
          </w:rPr>
          <w:t>0</w:t>
        </w:r>
      </w:ins>
      <w:r w:rsidRPr="00AF21B5">
        <w:rPr>
          <w:rFonts w:hint="eastAsia"/>
          <w:rPrChange w:id="2155" w:author="天赐 余" w:date="2025-11-29T17:22:00Z" w16du:dateUtc="2025-11-29T09:22:00Z">
            <w:rPr>
              <w:rFonts w:hint="eastAsia"/>
              <w:highlight w:val="yellow"/>
            </w:rPr>
          </w:rPrChange>
        </w:rPr>
        <w:t>。</w:t>
      </w:r>
      <w:ins w:id="2156" w:author="天赐 余" w:date="2025-12-02T14:40:00Z" w16du:dateUtc="2025-12-02T06:40:00Z">
        <w:r w:rsidR="007F6568">
          <w:rPr>
            <w:rFonts w:hint="eastAsia"/>
          </w:rPr>
          <w:t>本规范要求具备时间感知整形的节点能够在时间同步后的</w:t>
        </w:r>
      </w:ins>
      <w:ins w:id="2157" w:author="天赐 余" w:date="2025-12-02T18:23:00Z" w16du:dateUtc="2025-12-02T10:23:00Z">
        <w:r w:rsidR="00963903">
          <w:rPr>
            <w:rFonts w:hint="eastAsia"/>
          </w:rPr>
          <w:t>2</w:t>
        </w:r>
        <w:r w:rsidR="00963903">
          <w:rPr>
            <w:rFonts w:hint="eastAsia"/>
          </w:rPr>
          <w:t>个</w:t>
        </w:r>
        <w:proofErr w:type="spellStart"/>
        <w:r w:rsidR="00963903">
          <w:rPr>
            <w:rFonts w:hint="eastAsia"/>
          </w:rPr>
          <w:t>cycletime</w:t>
        </w:r>
        <w:proofErr w:type="spellEnd"/>
        <w:r w:rsidR="00963903">
          <w:rPr>
            <w:rFonts w:hint="eastAsia"/>
          </w:rPr>
          <w:t>时间长度</w:t>
        </w:r>
      </w:ins>
      <w:ins w:id="2158" w:author="天赐 余" w:date="2025-12-02T14:40:00Z" w16du:dateUtc="2025-12-02T06:40:00Z">
        <w:r w:rsidR="007F6568">
          <w:rPr>
            <w:rFonts w:hint="eastAsia"/>
          </w:rPr>
          <w:t>之内产生</w:t>
        </w:r>
      </w:ins>
      <w:ins w:id="2159" w:author="天赐 余" w:date="2025-12-02T19:13:00Z" w16du:dateUtc="2025-12-02T11:13:00Z">
        <w:r w:rsidR="00BE2526">
          <w:rPr>
            <w:rFonts w:hint="eastAsia"/>
          </w:rPr>
          <w:t>TAS</w:t>
        </w:r>
        <w:r w:rsidR="00BE2526">
          <w:rPr>
            <w:rFonts w:hint="eastAsia"/>
          </w:rPr>
          <w:t>的</w:t>
        </w:r>
      </w:ins>
      <w:proofErr w:type="spellStart"/>
      <w:ins w:id="2160" w:author="天赐 余" w:date="2025-12-02T14:40:00Z" w16du:dateUtc="2025-12-02T06:40:00Z">
        <w:r w:rsidR="007F6568">
          <w:rPr>
            <w:rFonts w:hint="eastAsia"/>
          </w:rPr>
          <w:t>cyclestart</w:t>
        </w:r>
        <w:proofErr w:type="spellEnd"/>
        <w:r w:rsidR="007F6568">
          <w:rPr>
            <w:rFonts w:hint="eastAsia"/>
          </w:rPr>
          <w:t>信号</w:t>
        </w:r>
      </w:ins>
      <w:ins w:id="2161" w:author="天赐 余" w:date="2025-12-02T14:41:00Z" w16du:dateUtc="2025-12-02T06:41:00Z">
        <w:r w:rsidR="007F6568">
          <w:rPr>
            <w:rFonts w:hint="eastAsia"/>
          </w:rPr>
          <w:t>。</w:t>
        </w:r>
      </w:ins>
    </w:p>
    <w:p w14:paraId="17F7BF4B" w14:textId="42A2ED24" w:rsidR="007F6568" w:rsidRPr="00AF21B5" w:rsidRDefault="007F6568">
      <w:pPr>
        <w:ind w:firstLine="560"/>
        <w:rPr>
          <w:rPrChange w:id="2162" w:author="天赐 余" w:date="2025-11-29T17:22:00Z" w16du:dateUtc="2025-11-29T09:22:00Z">
            <w:rPr>
              <w:highlight w:val="yellow"/>
            </w:rPr>
          </w:rPrChange>
        </w:rPr>
      </w:pPr>
      <w:ins w:id="2163" w:author="天赐 余" w:date="2025-12-02T14:46:00Z" w16du:dateUtc="2025-12-02T06:46:00Z">
        <w:r>
          <w:rPr>
            <w:rFonts w:hint="eastAsia"/>
          </w:rPr>
          <w:t>为了保证有足够的门控表容量加载流量调度</w:t>
        </w:r>
      </w:ins>
      <w:ins w:id="2164" w:author="天赐 余" w:date="2025-12-02T14:47:00Z" w16du:dateUtc="2025-12-02T06:47:00Z">
        <w:r>
          <w:rPr>
            <w:rFonts w:hint="eastAsia"/>
          </w:rPr>
          <w:t>结果</w:t>
        </w:r>
      </w:ins>
      <w:ins w:id="2165" w:author="天赐 余" w:date="2025-12-02T18:22:00Z" w16du:dateUtc="2025-12-02T10:22:00Z">
        <w:r w:rsidR="00963903">
          <w:rPr>
            <w:rFonts w:hint="eastAsia"/>
          </w:rPr>
          <w:t>，</w:t>
        </w:r>
      </w:ins>
      <w:ins w:id="2166" w:author="天赐 余" w:date="2025-12-02T14:47:00Z" w16du:dateUtc="2025-12-02T06:47:00Z">
        <w:r>
          <w:rPr>
            <w:rFonts w:hint="eastAsia"/>
          </w:rPr>
          <w:t>符合本规范的</w:t>
        </w:r>
      </w:ins>
      <w:ins w:id="2167" w:author="天赐 余" w:date="2025-12-02T18:22:00Z" w16du:dateUtc="2025-12-02T10:22:00Z">
        <w:r w:rsidR="00963903">
          <w:rPr>
            <w:rFonts w:hint="eastAsia"/>
          </w:rPr>
          <w:t>交换</w:t>
        </w:r>
        <w:r w:rsidR="00963903">
          <w:rPr>
            <w:rFonts w:hint="eastAsia"/>
          </w:rPr>
          <w:t>/</w:t>
        </w:r>
        <w:r w:rsidR="00963903">
          <w:rPr>
            <w:rFonts w:hint="eastAsia"/>
          </w:rPr>
          <w:t>网卡的每个接口需要</w:t>
        </w:r>
      </w:ins>
      <w:ins w:id="2168" w:author="天赐 余" w:date="2025-12-02T14:47:00Z" w16du:dateUtc="2025-12-02T06:47:00Z">
        <w:r>
          <w:rPr>
            <w:rFonts w:hint="eastAsia"/>
          </w:rPr>
          <w:t>支持至少</w:t>
        </w:r>
        <w:r>
          <w:rPr>
            <w:rFonts w:hint="eastAsia"/>
          </w:rPr>
          <w:t>1024</w:t>
        </w:r>
        <w:r>
          <w:rPr>
            <w:rFonts w:hint="eastAsia"/>
          </w:rPr>
          <w:t>个门控表表项。</w:t>
        </w:r>
      </w:ins>
    </w:p>
    <w:p w14:paraId="3FB7F6BD" w14:textId="77777777" w:rsidR="00717322" w:rsidRDefault="00000000">
      <w:pPr>
        <w:pStyle w:val="30"/>
      </w:pPr>
      <w:r>
        <w:rPr>
          <w:rFonts w:hint="eastAsia"/>
        </w:rPr>
        <w:t>基于信用的整形</w:t>
      </w:r>
    </w:p>
    <w:p w14:paraId="0F817A2B" w14:textId="2233105D" w:rsidR="00717322" w:rsidRDefault="00000000">
      <w:pPr>
        <w:ind w:firstLine="560"/>
      </w:pPr>
      <w:r>
        <w:rPr>
          <w:rFonts w:hint="eastAsia"/>
        </w:rPr>
        <w:t>基于信用的整形算法（</w:t>
      </w:r>
      <w:r>
        <w:rPr>
          <w:rFonts w:hint="eastAsia"/>
        </w:rPr>
        <w:t>CBS</w:t>
      </w:r>
      <w:r>
        <w:rPr>
          <w:rFonts w:hint="eastAsia"/>
        </w:rPr>
        <w:t>）是一种</w:t>
      </w:r>
      <w:ins w:id="2169" w:author="天赐 余" w:date="2025-12-01T16:50:00Z" w16du:dateUtc="2025-12-01T08:50:00Z">
        <w:r w:rsidR="007E4F72">
          <w:rPr>
            <w:rFonts w:hint="eastAsia"/>
          </w:rPr>
          <w:t>无需全网时间同步</w:t>
        </w:r>
      </w:ins>
      <w:ins w:id="2170" w:author="天赐 余" w:date="2025-12-03T16:07:00Z" w16du:dateUtc="2025-12-03T08:07:00Z">
        <w:r w:rsidR="00AD59BC">
          <w:rPr>
            <w:rFonts w:hint="eastAsia"/>
          </w:rPr>
          <w:t>的</w:t>
        </w:r>
      </w:ins>
      <w:del w:id="2171" w:author="天赐 余" w:date="2025-12-01T16:50:00Z" w16du:dateUtc="2025-12-01T08:50:00Z">
        <w:r w:rsidRPr="00CA673A" w:rsidDel="007E4F72">
          <w:rPr>
            <w:rFonts w:hint="eastAsia"/>
            <w:highlight w:val="yellow"/>
          </w:rPr>
          <w:delText>异步</w:delText>
        </w:r>
      </w:del>
      <w:r>
        <w:rPr>
          <w:rFonts w:hint="eastAsia"/>
        </w:rPr>
        <w:t>流量整形方法，它根据聚合速率或带宽参数对数据流的传输进行整形。</w:t>
      </w:r>
      <w:del w:id="2172" w:author="天赐 余" w:date="2025-11-29T17:23:00Z" w16du:dateUtc="2025-11-29T09:23:00Z">
        <w:r w:rsidDel="00AF21B5">
          <w:rPr>
            <w:rFonts w:hint="eastAsia"/>
          </w:rPr>
          <w:delText>该算法无需全网时间同步，</w:delText>
        </w:r>
      </w:del>
      <w:r>
        <w:rPr>
          <w:rFonts w:hint="eastAsia"/>
        </w:rPr>
        <w:t>可以对箭载中</w:t>
      </w:r>
      <w:del w:id="2173" w:author="天赐 余" w:date="2025-11-29T17:23:00Z" w16du:dateUtc="2025-11-29T09:23:00Z">
        <w:r w:rsidDel="00AF21B5">
          <w:rPr>
            <w:rFonts w:hint="eastAsia"/>
            <w:highlight w:val="yellow"/>
          </w:rPr>
          <w:delText>带宽保证流量</w:delText>
        </w:r>
      </w:del>
      <w:ins w:id="2174" w:author="天赐 余" w:date="2025-11-29T17:23:00Z" w16du:dateUtc="2025-11-29T09:23:00Z">
        <w:r w:rsidR="00AF21B5">
          <w:rPr>
            <w:rFonts w:hint="eastAsia"/>
          </w:rPr>
          <w:t>AVB</w:t>
        </w:r>
        <w:r w:rsidR="00AF21B5" w:rsidRPr="00AF21B5">
          <w:rPr>
            <w:rFonts w:hint="eastAsia"/>
            <w:rPrChange w:id="2175" w:author="天赐 余" w:date="2025-11-29T17:23:00Z" w16du:dateUtc="2025-11-29T09:23:00Z">
              <w:rPr>
                <w:rFonts w:hint="eastAsia"/>
                <w:highlight w:val="yellow"/>
              </w:rPr>
            </w:rPrChange>
          </w:rPr>
          <w:t>流量</w:t>
        </w:r>
      </w:ins>
      <w:r>
        <w:rPr>
          <w:rFonts w:hint="eastAsia"/>
        </w:rPr>
        <w:t>进行整形，保证流量的可用带宽。</w:t>
      </w:r>
    </w:p>
    <w:p w14:paraId="75387E5D" w14:textId="77777777" w:rsidR="00717322" w:rsidRDefault="00000000">
      <w:pPr>
        <w:ind w:firstLineChars="0" w:firstLine="0"/>
      </w:pPr>
      <w:r>
        <w:rPr>
          <w:rFonts w:hint="eastAsia"/>
        </w:rPr>
        <w:t>基于信用的整形可配置参数有：</w:t>
      </w:r>
    </w:p>
    <w:p w14:paraId="306CA3F9" w14:textId="77777777" w:rsidR="00717322" w:rsidRPr="00AF21B5" w:rsidRDefault="00000000">
      <w:pPr>
        <w:ind w:firstLineChars="0" w:firstLine="0"/>
      </w:pPr>
      <w:r w:rsidRPr="00AF21B5">
        <w:rPr>
          <w:rFonts w:hint="eastAsia"/>
        </w:rPr>
        <w:t>每个</w:t>
      </w:r>
      <w:proofErr w:type="spellStart"/>
      <w:r w:rsidRPr="00AF21B5">
        <w:rPr>
          <w:rFonts w:hint="eastAsia"/>
        </w:rPr>
        <w:t>cbs</w:t>
      </w:r>
      <w:proofErr w:type="spellEnd"/>
      <w:r w:rsidRPr="00AF21B5">
        <w:rPr>
          <w:rFonts w:hint="eastAsia"/>
        </w:rPr>
        <w:t>整形器对应一组下表参数。</w:t>
      </w:r>
    </w:p>
    <w:p w14:paraId="3BAB204D" w14:textId="27CEE84E" w:rsidR="00674DFF" w:rsidRDefault="00674DFF">
      <w:pPr>
        <w:pStyle w:val="a7"/>
        <w:keepNext/>
        <w:rPr>
          <w:ins w:id="2176" w:author="天赐 余" w:date="2025-12-02T18:49:00Z" w16du:dateUtc="2025-12-02T10:49:00Z"/>
        </w:rPr>
        <w:pPrChange w:id="2177" w:author="天赐 余" w:date="2025-12-02T18:49:00Z" w16du:dateUtc="2025-12-02T10:49:00Z">
          <w:pPr>
            <w:ind w:firstLine="560"/>
          </w:pPr>
        </w:pPrChange>
      </w:pPr>
      <w:ins w:id="2178" w:author="天赐 余" w:date="2025-12-02T18:49:00Z" w16du:dateUtc="2025-12-02T10:49: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2179" w:author="天赐 余" w:date="2025-12-04T11:12:00Z" w16du:dateUtc="2025-12-04T03:12:00Z">
        <w:r w:rsidR="008A3990">
          <w:rPr>
            <w:noProof/>
          </w:rPr>
          <w:t>8</w:t>
        </w:r>
      </w:ins>
      <w:ins w:id="2180" w:author="天赐 余" w:date="2025-12-02T18:49:00Z" w16du:dateUtc="2025-12-02T10:49:00Z">
        <w:r>
          <w:fldChar w:fldCharType="end"/>
        </w:r>
        <w:r>
          <w:rPr>
            <w:rFonts w:hint="eastAsia"/>
          </w:rPr>
          <w:t xml:space="preserve"> CBS</w:t>
        </w:r>
        <w:r>
          <w:rPr>
            <w:rFonts w:hint="eastAsia"/>
          </w:rPr>
          <w:t>整形</w:t>
        </w:r>
      </w:ins>
      <w:ins w:id="2181" w:author="天赐 余" w:date="2025-12-02T18:50:00Z" w16du:dateUtc="2025-12-02T10:50:00Z">
        <w:r>
          <w:rPr>
            <w:rFonts w:hint="eastAsia"/>
          </w:rPr>
          <w:t>可配置参数</w:t>
        </w:r>
      </w:ins>
    </w:p>
    <w:tbl>
      <w:tblPr>
        <w:tblStyle w:val="aff1"/>
        <w:tblW w:w="9694" w:type="dxa"/>
        <w:tblLayout w:type="fixed"/>
        <w:tblLook w:val="04A0" w:firstRow="1" w:lastRow="0" w:firstColumn="1" w:lastColumn="0" w:noHBand="0" w:noVBand="1"/>
      </w:tblPr>
      <w:tblGrid>
        <w:gridCol w:w="2070"/>
        <w:gridCol w:w="3162"/>
        <w:gridCol w:w="1426"/>
        <w:gridCol w:w="1417"/>
        <w:gridCol w:w="1619"/>
      </w:tblGrid>
      <w:tr w:rsidR="00717322" w14:paraId="700395D7" w14:textId="77777777">
        <w:trPr>
          <w:trHeight w:val="366"/>
        </w:trPr>
        <w:tc>
          <w:tcPr>
            <w:tcW w:w="2070" w:type="dxa"/>
            <w:vAlign w:val="center"/>
          </w:tcPr>
          <w:p w14:paraId="52DB5AA0"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62" w:type="dxa"/>
          </w:tcPr>
          <w:p w14:paraId="44309DCB"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1426" w:type="dxa"/>
          </w:tcPr>
          <w:p w14:paraId="18223D48"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1417" w:type="dxa"/>
            <w:vAlign w:val="center"/>
          </w:tcPr>
          <w:p w14:paraId="7495A009"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c>
          <w:tcPr>
            <w:tcW w:w="1619" w:type="dxa"/>
          </w:tcPr>
          <w:p w14:paraId="2B2971E8"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取值范围</w:t>
            </w:r>
          </w:p>
        </w:tc>
      </w:tr>
      <w:tr w:rsidR="00717322" w14:paraId="111C44EE" w14:textId="77777777">
        <w:trPr>
          <w:trHeight w:val="1084"/>
        </w:trPr>
        <w:tc>
          <w:tcPr>
            <w:tcW w:w="2070" w:type="dxa"/>
            <w:vAlign w:val="center"/>
          </w:tcPr>
          <w:p w14:paraId="54983AA9"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lastRenderedPageBreak/>
              <w:t>Idleslope</w:t>
            </w:r>
            <w:proofErr w:type="spellEnd"/>
          </w:p>
        </w:tc>
        <w:tc>
          <w:tcPr>
            <w:tcW w:w="3162" w:type="dxa"/>
          </w:tcPr>
          <w:p w14:paraId="6F0F526A"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信用值增加速率，当队列不空但无法发送时，信用值的累积速率。</w:t>
            </w:r>
          </w:p>
        </w:tc>
        <w:tc>
          <w:tcPr>
            <w:tcW w:w="1426" w:type="dxa"/>
            <w:vAlign w:val="center"/>
          </w:tcPr>
          <w:p w14:paraId="39D9915D" w14:textId="1ED4C13C"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w:t>
            </w:r>
            <w:ins w:id="2182" w:author="天赐 余" w:date="2025-12-02T19:16:00Z" w16du:dateUtc="2025-12-02T11:16:00Z">
              <w:r w:rsidR="00BE2526">
                <w:rPr>
                  <w:rFonts w:asciiTheme="majorEastAsia" w:eastAsiaTheme="majorEastAsia" w:hAnsiTheme="majorEastAsia" w:hint="eastAsia"/>
                </w:rPr>
                <w:t>32</w:t>
              </w:r>
            </w:ins>
          </w:p>
        </w:tc>
        <w:tc>
          <w:tcPr>
            <w:tcW w:w="1417" w:type="dxa"/>
            <w:vAlign w:val="center"/>
          </w:tcPr>
          <w:p w14:paraId="6AAA6324"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比特/秒</w:t>
            </w:r>
          </w:p>
        </w:tc>
        <w:tc>
          <w:tcPr>
            <w:tcW w:w="1619" w:type="dxa"/>
          </w:tcPr>
          <w:p w14:paraId="25AA4B6C" w14:textId="61FA6AFF" w:rsidR="00717322" w:rsidRDefault="00C57C5B">
            <w:pPr>
              <w:spacing w:after="0" w:line="240" w:lineRule="auto"/>
              <w:ind w:firstLineChars="0" w:firstLine="0"/>
              <w:jc w:val="left"/>
              <w:rPr>
                <w:rFonts w:asciiTheme="majorEastAsia" w:eastAsiaTheme="majorEastAsia" w:hAnsiTheme="majorEastAsia" w:hint="eastAsia"/>
              </w:rPr>
            </w:pPr>
            <w:ins w:id="2183" w:author="天赐 余" w:date="2025-11-29T17:30:00Z" w16du:dateUtc="2025-11-29T09:30:00Z">
              <w:r>
                <w:rPr>
                  <w:rFonts w:asciiTheme="majorEastAsia" w:eastAsiaTheme="majorEastAsia" w:hAnsiTheme="majorEastAsia" w:hint="eastAsia"/>
                </w:rPr>
                <w:t>小于</w:t>
              </w:r>
            </w:ins>
            <w:ins w:id="2184" w:author="天赐 余" w:date="2025-11-29T17:31:00Z" w16du:dateUtc="2025-11-29T09:31:00Z">
              <w:r>
                <w:rPr>
                  <w:rFonts w:asciiTheme="majorEastAsia" w:eastAsiaTheme="majorEastAsia" w:hAnsiTheme="majorEastAsia" w:hint="eastAsia"/>
                </w:rPr>
                <w:t>链路带宽</w:t>
              </w:r>
            </w:ins>
          </w:p>
        </w:tc>
      </w:tr>
      <w:tr w:rsidR="00AF21B5" w14:paraId="2BCDA7EC" w14:textId="77777777">
        <w:trPr>
          <w:trHeight w:val="1084"/>
          <w:ins w:id="2185" w:author="天赐 余" w:date="2025-11-29T17:23:00Z"/>
        </w:trPr>
        <w:tc>
          <w:tcPr>
            <w:tcW w:w="2070" w:type="dxa"/>
            <w:vAlign w:val="center"/>
          </w:tcPr>
          <w:p w14:paraId="216A4298" w14:textId="2F93873E" w:rsidR="00AF21B5" w:rsidRDefault="00AF21B5">
            <w:pPr>
              <w:spacing w:after="0" w:line="240" w:lineRule="auto"/>
              <w:ind w:firstLineChars="0" w:firstLine="0"/>
              <w:jc w:val="left"/>
              <w:rPr>
                <w:ins w:id="2186" w:author="天赐 余" w:date="2025-11-29T17:23:00Z" w16du:dateUtc="2025-11-29T09:23:00Z"/>
                <w:rFonts w:asciiTheme="majorEastAsia" w:eastAsiaTheme="majorEastAsia" w:hAnsiTheme="majorEastAsia" w:hint="eastAsia"/>
              </w:rPr>
            </w:pPr>
            <w:proofErr w:type="spellStart"/>
            <w:ins w:id="2187" w:author="天赐 余" w:date="2025-11-29T17:23:00Z" w16du:dateUtc="2025-11-29T09:23:00Z">
              <w:r>
                <w:rPr>
                  <w:rFonts w:asciiTheme="majorEastAsia" w:eastAsiaTheme="majorEastAsia" w:hAnsiTheme="majorEastAsia" w:hint="eastAsia"/>
                </w:rPr>
                <w:t>Sendslope</w:t>
              </w:r>
              <w:proofErr w:type="spellEnd"/>
            </w:ins>
          </w:p>
        </w:tc>
        <w:tc>
          <w:tcPr>
            <w:tcW w:w="3162" w:type="dxa"/>
          </w:tcPr>
          <w:p w14:paraId="048975E6" w14:textId="6777D9F4" w:rsidR="00AF21B5" w:rsidRDefault="00AF21B5">
            <w:pPr>
              <w:spacing w:after="0" w:line="240" w:lineRule="auto"/>
              <w:ind w:firstLineChars="0" w:firstLine="0"/>
              <w:jc w:val="left"/>
              <w:rPr>
                <w:ins w:id="2188" w:author="天赐 余" w:date="2025-11-29T17:23:00Z" w16du:dateUtc="2025-11-29T09:23:00Z"/>
                <w:rFonts w:asciiTheme="majorEastAsia" w:eastAsiaTheme="majorEastAsia" w:hAnsiTheme="majorEastAsia" w:hint="eastAsia"/>
              </w:rPr>
            </w:pPr>
            <w:ins w:id="2189" w:author="天赐 余" w:date="2025-11-29T17:24:00Z" w16du:dateUtc="2025-11-29T09:24:00Z">
              <w:r>
                <w:rPr>
                  <w:rFonts w:asciiTheme="majorEastAsia" w:eastAsiaTheme="majorEastAsia" w:hAnsiTheme="majorEastAsia" w:hint="eastAsia"/>
                </w:rPr>
                <w:t>信用消耗速率，队列发送数据时，信用值的下降速率</w:t>
              </w:r>
            </w:ins>
          </w:p>
        </w:tc>
        <w:tc>
          <w:tcPr>
            <w:tcW w:w="1426" w:type="dxa"/>
            <w:vAlign w:val="center"/>
          </w:tcPr>
          <w:p w14:paraId="287CA045" w14:textId="1F20B898" w:rsidR="00AF21B5" w:rsidRDefault="00BE2526">
            <w:pPr>
              <w:spacing w:after="0" w:line="240" w:lineRule="auto"/>
              <w:ind w:firstLineChars="0" w:firstLine="0"/>
              <w:jc w:val="left"/>
              <w:rPr>
                <w:ins w:id="2190" w:author="天赐 余" w:date="2025-11-29T17:23:00Z" w16du:dateUtc="2025-11-29T09:23:00Z"/>
                <w:rFonts w:asciiTheme="majorEastAsia" w:eastAsiaTheme="majorEastAsia" w:hAnsiTheme="majorEastAsia" w:hint="eastAsia"/>
              </w:rPr>
            </w:pPr>
            <w:ins w:id="2191" w:author="天赐 余" w:date="2025-12-02T19:16:00Z" w16du:dateUtc="2025-12-02T11:16:00Z">
              <w:r>
                <w:rPr>
                  <w:rFonts w:asciiTheme="majorEastAsia" w:eastAsiaTheme="majorEastAsia" w:hAnsiTheme="majorEastAsia" w:hint="eastAsia"/>
                </w:rPr>
                <w:t>I</w:t>
              </w:r>
            </w:ins>
            <w:ins w:id="2192" w:author="天赐 余" w:date="2025-11-29T17:29:00Z" w16du:dateUtc="2025-11-29T09:29:00Z">
              <w:r w:rsidR="00C57C5B">
                <w:rPr>
                  <w:rFonts w:asciiTheme="majorEastAsia" w:eastAsiaTheme="majorEastAsia" w:hAnsiTheme="majorEastAsia" w:hint="eastAsia"/>
                </w:rPr>
                <w:t>nt</w:t>
              </w:r>
            </w:ins>
            <w:ins w:id="2193" w:author="天赐 余" w:date="2025-12-02T19:16:00Z" w16du:dateUtc="2025-12-02T11:16:00Z">
              <w:r>
                <w:rPr>
                  <w:rFonts w:asciiTheme="majorEastAsia" w:eastAsiaTheme="majorEastAsia" w:hAnsiTheme="majorEastAsia" w:hint="eastAsia"/>
                </w:rPr>
                <w:t>32</w:t>
              </w:r>
            </w:ins>
          </w:p>
        </w:tc>
        <w:tc>
          <w:tcPr>
            <w:tcW w:w="1417" w:type="dxa"/>
            <w:vAlign w:val="center"/>
          </w:tcPr>
          <w:p w14:paraId="501D34E2" w14:textId="55592F86" w:rsidR="00AF21B5" w:rsidRDefault="00C57C5B">
            <w:pPr>
              <w:spacing w:after="0" w:line="240" w:lineRule="auto"/>
              <w:ind w:firstLineChars="0" w:firstLine="0"/>
              <w:jc w:val="left"/>
              <w:rPr>
                <w:ins w:id="2194" w:author="天赐 余" w:date="2025-11-29T17:23:00Z" w16du:dateUtc="2025-11-29T09:23:00Z"/>
                <w:rFonts w:asciiTheme="majorEastAsia" w:eastAsiaTheme="majorEastAsia" w:hAnsiTheme="majorEastAsia" w:hint="eastAsia"/>
              </w:rPr>
            </w:pPr>
            <w:ins w:id="2195" w:author="天赐 余" w:date="2025-11-29T17:30:00Z" w16du:dateUtc="2025-11-29T09:30:00Z">
              <w:r>
                <w:rPr>
                  <w:rFonts w:asciiTheme="majorEastAsia" w:eastAsiaTheme="majorEastAsia" w:hAnsiTheme="majorEastAsia" w:hint="eastAsia"/>
                </w:rPr>
                <w:t>比特/秒</w:t>
              </w:r>
            </w:ins>
          </w:p>
        </w:tc>
        <w:tc>
          <w:tcPr>
            <w:tcW w:w="1619" w:type="dxa"/>
          </w:tcPr>
          <w:p w14:paraId="0B829653" w14:textId="4995A8B1" w:rsidR="00AF21B5" w:rsidRDefault="00AB20E2">
            <w:pPr>
              <w:spacing w:after="0" w:line="240" w:lineRule="auto"/>
              <w:ind w:firstLineChars="0" w:firstLine="0"/>
              <w:jc w:val="left"/>
              <w:rPr>
                <w:ins w:id="2196" w:author="天赐 余" w:date="2025-11-29T17:23:00Z" w16du:dateUtc="2025-11-29T09:23:00Z"/>
                <w:rFonts w:asciiTheme="majorEastAsia" w:eastAsiaTheme="majorEastAsia" w:hAnsiTheme="majorEastAsia" w:hint="eastAsia"/>
              </w:rPr>
            </w:pPr>
            <w:ins w:id="2197" w:author="天赐 余" w:date="2025-12-02T18:54:00Z" w16du:dateUtc="2025-12-02T10:54:00Z">
              <w:r>
                <w:rPr>
                  <w:rFonts w:asciiTheme="majorEastAsia" w:eastAsiaTheme="majorEastAsia" w:hAnsiTheme="majorEastAsia" w:hint="eastAsia"/>
                </w:rPr>
                <w:t>[0,链路速率-</w:t>
              </w:r>
              <w:proofErr w:type="spellStart"/>
              <w:r>
                <w:rPr>
                  <w:rFonts w:asciiTheme="majorEastAsia" w:eastAsiaTheme="majorEastAsia" w:hAnsiTheme="majorEastAsia" w:hint="eastAsia"/>
                </w:rPr>
                <w:t>Idleslope</w:t>
              </w:r>
              <w:proofErr w:type="spellEnd"/>
              <w:r>
                <w:rPr>
                  <w:rFonts w:asciiTheme="majorEastAsia" w:eastAsiaTheme="majorEastAsia" w:hAnsiTheme="majorEastAsia" w:hint="eastAsia"/>
                </w:rPr>
                <w:t>]</w:t>
              </w:r>
            </w:ins>
          </w:p>
        </w:tc>
      </w:tr>
      <w:tr w:rsidR="00AF21B5" w14:paraId="6241201B" w14:textId="77777777">
        <w:trPr>
          <w:trHeight w:val="1084"/>
          <w:ins w:id="2198" w:author="天赐 余" w:date="2025-11-29T17:23:00Z"/>
        </w:trPr>
        <w:tc>
          <w:tcPr>
            <w:tcW w:w="2070" w:type="dxa"/>
            <w:vAlign w:val="center"/>
          </w:tcPr>
          <w:p w14:paraId="0B2382FF" w14:textId="7B1BF842" w:rsidR="00AF21B5" w:rsidRDefault="00AF21B5">
            <w:pPr>
              <w:spacing w:after="0" w:line="240" w:lineRule="auto"/>
              <w:ind w:firstLineChars="0" w:firstLine="0"/>
              <w:jc w:val="left"/>
              <w:rPr>
                <w:ins w:id="2199" w:author="天赐 余" w:date="2025-11-29T17:23:00Z" w16du:dateUtc="2025-11-29T09:23:00Z"/>
                <w:rFonts w:asciiTheme="majorEastAsia" w:eastAsiaTheme="majorEastAsia" w:hAnsiTheme="majorEastAsia" w:hint="eastAsia"/>
              </w:rPr>
            </w:pPr>
            <w:proofErr w:type="spellStart"/>
            <w:ins w:id="2200" w:author="天赐 余" w:date="2025-11-29T17:24:00Z" w16du:dateUtc="2025-11-29T09:24:00Z">
              <w:r>
                <w:rPr>
                  <w:rFonts w:asciiTheme="majorEastAsia" w:eastAsiaTheme="majorEastAsia" w:hAnsiTheme="majorEastAsia" w:hint="eastAsia"/>
                </w:rPr>
                <w:t>hicredit</w:t>
              </w:r>
            </w:ins>
            <w:proofErr w:type="spellEnd"/>
          </w:p>
        </w:tc>
        <w:tc>
          <w:tcPr>
            <w:tcW w:w="3162" w:type="dxa"/>
          </w:tcPr>
          <w:p w14:paraId="6C65198C" w14:textId="6217AA28" w:rsidR="00AF21B5" w:rsidRDefault="00AF21B5">
            <w:pPr>
              <w:spacing w:after="0" w:line="240" w:lineRule="auto"/>
              <w:ind w:firstLineChars="0" w:firstLine="0"/>
              <w:jc w:val="left"/>
              <w:rPr>
                <w:ins w:id="2201" w:author="天赐 余" w:date="2025-11-29T17:23:00Z" w16du:dateUtc="2025-11-29T09:23:00Z"/>
                <w:rFonts w:asciiTheme="majorEastAsia" w:eastAsiaTheme="majorEastAsia" w:hAnsiTheme="majorEastAsia" w:hint="eastAsia"/>
              </w:rPr>
            </w:pPr>
            <w:ins w:id="2202" w:author="天赐 余" w:date="2025-11-29T17:24:00Z" w16du:dateUtc="2025-11-29T09:24:00Z">
              <w:r>
                <w:rPr>
                  <w:rFonts w:asciiTheme="majorEastAsia" w:eastAsiaTheme="majorEastAsia" w:hAnsiTheme="majorEastAsia" w:hint="eastAsia"/>
                </w:rPr>
                <w:t>信用值上限，信用</w:t>
              </w:r>
            </w:ins>
            <w:ins w:id="2203" w:author="天赐 余" w:date="2025-11-29T17:25:00Z" w16du:dateUtc="2025-11-29T09:25:00Z">
              <w:r>
                <w:rPr>
                  <w:rFonts w:asciiTheme="majorEastAsia" w:eastAsiaTheme="majorEastAsia" w:hAnsiTheme="majorEastAsia" w:hint="eastAsia"/>
                </w:rPr>
                <w:t>值增加到上限值时不再增加</w:t>
              </w:r>
            </w:ins>
          </w:p>
        </w:tc>
        <w:tc>
          <w:tcPr>
            <w:tcW w:w="1426" w:type="dxa"/>
            <w:vAlign w:val="center"/>
          </w:tcPr>
          <w:p w14:paraId="7D91F070" w14:textId="015DAB1A" w:rsidR="00AF21B5" w:rsidRDefault="00C57C5B">
            <w:pPr>
              <w:spacing w:after="0" w:line="240" w:lineRule="auto"/>
              <w:ind w:firstLineChars="0" w:firstLine="0"/>
              <w:jc w:val="left"/>
              <w:rPr>
                <w:ins w:id="2204" w:author="天赐 余" w:date="2025-11-29T17:23:00Z" w16du:dateUtc="2025-11-29T09:23:00Z"/>
                <w:rFonts w:asciiTheme="majorEastAsia" w:eastAsiaTheme="majorEastAsia" w:hAnsiTheme="majorEastAsia" w:hint="eastAsia"/>
              </w:rPr>
            </w:pPr>
            <w:ins w:id="2205" w:author="天赐 余" w:date="2025-11-29T17:32:00Z" w16du:dateUtc="2025-11-29T09:32:00Z">
              <w:r>
                <w:rPr>
                  <w:rFonts w:asciiTheme="majorEastAsia" w:eastAsiaTheme="majorEastAsia" w:hAnsiTheme="majorEastAsia" w:hint="eastAsia"/>
                </w:rPr>
                <w:t>Int</w:t>
              </w:r>
            </w:ins>
            <w:ins w:id="2206" w:author="天赐 余" w:date="2025-12-02T19:16:00Z" w16du:dateUtc="2025-12-02T11:16:00Z">
              <w:r w:rsidR="00BE2526">
                <w:rPr>
                  <w:rFonts w:asciiTheme="majorEastAsia" w:eastAsiaTheme="majorEastAsia" w:hAnsiTheme="majorEastAsia" w:hint="eastAsia"/>
                </w:rPr>
                <w:t>32</w:t>
              </w:r>
            </w:ins>
          </w:p>
        </w:tc>
        <w:tc>
          <w:tcPr>
            <w:tcW w:w="1417" w:type="dxa"/>
            <w:vAlign w:val="center"/>
          </w:tcPr>
          <w:p w14:paraId="62C1FE22" w14:textId="05980C5C" w:rsidR="00AF21B5" w:rsidRDefault="00C57C5B">
            <w:pPr>
              <w:spacing w:after="0" w:line="240" w:lineRule="auto"/>
              <w:ind w:firstLineChars="0" w:firstLine="0"/>
              <w:jc w:val="left"/>
              <w:rPr>
                <w:ins w:id="2207" w:author="天赐 余" w:date="2025-11-29T17:23:00Z" w16du:dateUtc="2025-11-29T09:23:00Z"/>
                <w:rFonts w:asciiTheme="majorEastAsia" w:eastAsiaTheme="majorEastAsia" w:hAnsiTheme="majorEastAsia" w:hint="eastAsia"/>
              </w:rPr>
            </w:pPr>
            <w:ins w:id="2208" w:author="天赐 余" w:date="2025-11-29T17:30:00Z" w16du:dateUtc="2025-11-29T09:30:00Z">
              <w:r>
                <w:rPr>
                  <w:rFonts w:asciiTheme="majorEastAsia" w:eastAsiaTheme="majorEastAsia" w:hAnsiTheme="majorEastAsia" w:hint="eastAsia"/>
                </w:rPr>
                <w:t>比特</w:t>
              </w:r>
            </w:ins>
          </w:p>
        </w:tc>
        <w:tc>
          <w:tcPr>
            <w:tcW w:w="1619" w:type="dxa"/>
          </w:tcPr>
          <w:p w14:paraId="473F4B86" w14:textId="77777777" w:rsidR="00AF21B5" w:rsidRDefault="00AF21B5">
            <w:pPr>
              <w:spacing w:after="0" w:line="240" w:lineRule="auto"/>
              <w:ind w:firstLineChars="0" w:firstLine="0"/>
              <w:jc w:val="left"/>
              <w:rPr>
                <w:ins w:id="2209" w:author="天赐 余" w:date="2025-11-29T17:23:00Z" w16du:dateUtc="2025-11-29T09:23:00Z"/>
                <w:rFonts w:asciiTheme="majorEastAsia" w:eastAsiaTheme="majorEastAsia" w:hAnsiTheme="majorEastAsia" w:hint="eastAsia"/>
              </w:rPr>
            </w:pPr>
          </w:p>
        </w:tc>
      </w:tr>
      <w:tr w:rsidR="00AF21B5" w14:paraId="14F1BBC1" w14:textId="77777777">
        <w:trPr>
          <w:trHeight w:val="1084"/>
          <w:ins w:id="2210" w:author="天赐 余" w:date="2025-11-29T17:23:00Z"/>
        </w:trPr>
        <w:tc>
          <w:tcPr>
            <w:tcW w:w="2070" w:type="dxa"/>
            <w:vAlign w:val="center"/>
          </w:tcPr>
          <w:p w14:paraId="41BCC70C" w14:textId="26DF863F" w:rsidR="00AF21B5" w:rsidRDefault="00AF21B5">
            <w:pPr>
              <w:spacing w:after="0" w:line="240" w:lineRule="auto"/>
              <w:ind w:firstLineChars="0" w:firstLine="0"/>
              <w:jc w:val="left"/>
              <w:rPr>
                <w:ins w:id="2211" w:author="天赐 余" w:date="2025-11-29T17:23:00Z" w16du:dateUtc="2025-11-29T09:23:00Z"/>
                <w:rFonts w:asciiTheme="majorEastAsia" w:eastAsiaTheme="majorEastAsia" w:hAnsiTheme="majorEastAsia" w:hint="eastAsia"/>
              </w:rPr>
            </w:pPr>
            <w:proofErr w:type="spellStart"/>
            <w:ins w:id="2212" w:author="天赐 余" w:date="2025-11-29T17:24:00Z" w16du:dateUtc="2025-11-29T09:24:00Z">
              <w:r>
                <w:rPr>
                  <w:rFonts w:asciiTheme="majorEastAsia" w:eastAsiaTheme="majorEastAsia" w:hAnsiTheme="majorEastAsia" w:hint="eastAsia"/>
                </w:rPr>
                <w:t>locredit</w:t>
              </w:r>
            </w:ins>
            <w:proofErr w:type="spellEnd"/>
          </w:p>
        </w:tc>
        <w:tc>
          <w:tcPr>
            <w:tcW w:w="3162" w:type="dxa"/>
          </w:tcPr>
          <w:p w14:paraId="022CDE8C" w14:textId="4BAFCFAE" w:rsidR="00AF21B5" w:rsidRDefault="00AF21B5">
            <w:pPr>
              <w:spacing w:after="0" w:line="240" w:lineRule="auto"/>
              <w:ind w:firstLineChars="0" w:firstLine="0"/>
              <w:jc w:val="left"/>
              <w:rPr>
                <w:ins w:id="2213" w:author="天赐 余" w:date="2025-11-29T17:23:00Z" w16du:dateUtc="2025-11-29T09:23:00Z"/>
                <w:rFonts w:asciiTheme="majorEastAsia" w:eastAsiaTheme="majorEastAsia" w:hAnsiTheme="majorEastAsia" w:hint="eastAsia"/>
              </w:rPr>
            </w:pPr>
            <w:ins w:id="2214" w:author="天赐 余" w:date="2025-11-29T17:25:00Z" w16du:dateUtc="2025-11-29T09:25:00Z">
              <w:r>
                <w:rPr>
                  <w:rFonts w:asciiTheme="majorEastAsia" w:eastAsiaTheme="majorEastAsia" w:hAnsiTheme="majorEastAsia" w:hint="eastAsia"/>
                </w:rPr>
                <w:t>信用值下限，信用值减少到</w:t>
              </w:r>
            </w:ins>
            <w:ins w:id="2215" w:author="天赐 余" w:date="2025-11-29T17:26:00Z" w16du:dateUtc="2025-11-29T09:26:00Z">
              <w:r>
                <w:rPr>
                  <w:rFonts w:asciiTheme="majorEastAsia" w:eastAsiaTheme="majorEastAsia" w:hAnsiTheme="majorEastAsia" w:hint="eastAsia"/>
                </w:rPr>
                <w:t>下限值时不再允许发送</w:t>
              </w:r>
            </w:ins>
          </w:p>
        </w:tc>
        <w:tc>
          <w:tcPr>
            <w:tcW w:w="1426" w:type="dxa"/>
            <w:vAlign w:val="center"/>
          </w:tcPr>
          <w:p w14:paraId="0E624368" w14:textId="3A3DB2D4" w:rsidR="00AF21B5" w:rsidRDefault="00C57C5B">
            <w:pPr>
              <w:spacing w:after="0" w:line="240" w:lineRule="auto"/>
              <w:ind w:firstLineChars="0" w:firstLine="0"/>
              <w:jc w:val="left"/>
              <w:rPr>
                <w:ins w:id="2216" w:author="天赐 余" w:date="2025-11-29T17:23:00Z" w16du:dateUtc="2025-11-29T09:23:00Z"/>
                <w:rFonts w:asciiTheme="majorEastAsia" w:eastAsiaTheme="majorEastAsia" w:hAnsiTheme="majorEastAsia" w:hint="eastAsia"/>
              </w:rPr>
            </w:pPr>
            <w:ins w:id="2217" w:author="天赐 余" w:date="2025-11-29T17:32:00Z" w16du:dateUtc="2025-11-29T09:32:00Z">
              <w:r>
                <w:rPr>
                  <w:rFonts w:asciiTheme="majorEastAsia" w:eastAsiaTheme="majorEastAsia" w:hAnsiTheme="majorEastAsia" w:hint="eastAsia"/>
                </w:rPr>
                <w:t>Int</w:t>
              </w:r>
            </w:ins>
            <w:ins w:id="2218" w:author="天赐 余" w:date="2025-12-02T19:16:00Z" w16du:dateUtc="2025-12-02T11:16:00Z">
              <w:r w:rsidR="00BE2526">
                <w:rPr>
                  <w:rFonts w:asciiTheme="majorEastAsia" w:eastAsiaTheme="majorEastAsia" w:hAnsiTheme="majorEastAsia" w:hint="eastAsia"/>
                </w:rPr>
                <w:t>32</w:t>
              </w:r>
            </w:ins>
          </w:p>
        </w:tc>
        <w:tc>
          <w:tcPr>
            <w:tcW w:w="1417" w:type="dxa"/>
            <w:vAlign w:val="center"/>
          </w:tcPr>
          <w:p w14:paraId="6AC09624" w14:textId="56B88451" w:rsidR="00AF21B5" w:rsidRDefault="00C57C5B">
            <w:pPr>
              <w:spacing w:after="0" w:line="240" w:lineRule="auto"/>
              <w:ind w:firstLineChars="0" w:firstLine="0"/>
              <w:jc w:val="left"/>
              <w:rPr>
                <w:ins w:id="2219" w:author="天赐 余" w:date="2025-11-29T17:23:00Z" w16du:dateUtc="2025-11-29T09:23:00Z"/>
                <w:rFonts w:asciiTheme="majorEastAsia" w:eastAsiaTheme="majorEastAsia" w:hAnsiTheme="majorEastAsia" w:hint="eastAsia"/>
              </w:rPr>
            </w:pPr>
            <w:ins w:id="2220" w:author="天赐 余" w:date="2025-11-29T17:30:00Z" w16du:dateUtc="2025-11-29T09:30:00Z">
              <w:r>
                <w:rPr>
                  <w:rFonts w:asciiTheme="majorEastAsia" w:eastAsiaTheme="majorEastAsia" w:hAnsiTheme="majorEastAsia" w:hint="eastAsia"/>
                </w:rPr>
                <w:t>比特</w:t>
              </w:r>
            </w:ins>
          </w:p>
        </w:tc>
        <w:tc>
          <w:tcPr>
            <w:tcW w:w="1619" w:type="dxa"/>
          </w:tcPr>
          <w:p w14:paraId="794CDE1B" w14:textId="77777777" w:rsidR="00AF21B5" w:rsidRDefault="00AF21B5">
            <w:pPr>
              <w:spacing w:after="0" w:line="240" w:lineRule="auto"/>
              <w:ind w:firstLineChars="0" w:firstLine="0"/>
              <w:jc w:val="left"/>
              <w:rPr>
                <w:ins w:id="2221" w:author="天赐 余" w:date="2025-11-29T17:23:00Z" w16du:dateUtc="2025-11-29T09:23:00Z"/>
                <w:rFonts w:asciiTheme="majorEastAsia" w:eastAsiaTheme="majorEastAsia" w:hAnsiTheme="majorEastAsia" w:hint="eastAsia"/>
              </w:rPr>
            </w:pPr>
          </w:p>
        </w:tc>
      </w:tr>
    </w:tbl>
    <w:p w14:paraId="048D1803" w14:textId="77777777" w:rsidR="00717322" w:rsidRDefault="00717322">
      <w:pPr>
        <w:ind w:firstLineChars="0" w:firstLine="0"/>
      </w:pPr>
    </w:p>
    <w:p w14:paraId="33DECB63" w14:textId="7F8F94D9" w:rsidR="00717322" w:rsidRDefault="00000000">
      <w:pPr>
        <w:ind w:firstLine="560"/>
      </w:pPr>
      <w:r>
        <w:rPr>
          <w:rFonts w:hint="eastAsia"/>
        </w:rPr>
        <w:t>基于信用的</w:t>
      </w:r>
      <w:ins w:id="2222" w:author="天赐 余" w:date="2025-12-03T16:13:00Z" w16du:dateUtc="2025-12-03T08:13:00Z">
        <w:r w:rsidR="00AD59BC">
          <w:rPr>
            <w:rFonts w:hint="eastAsia"/>
          </w:rPr>
          <w:t>整形</w:t>
        </w:r>
      </w:ins>
      <w:r>
        <w:rPr>
          <w:rFonts w:hint="eastAsia"/>
        </w:rPr>
        <w:t>机制与时间感知整形机制同时使用需要考虑两种整形机制之间的相互影响。两种整形机制同时使用，</w:t>
      </w:r>
      <w:r>
        <w:rPr>
          <w:rFonts w:hint="eastAsia"/>
        </w:rPr>
        <w:t>CBS</w:t>
      </w:r>
      <w:r>
        <w:rPr>
          <w:rFonts w:hint="eastAsia"/>
        </w:rPr>
        <w:t>信用值仅在相应队列的门控为开时累积，需要根据相应队列的调度占比调整</w:t>
      </w:r>
      <w:r>
        <w:rPr>
          <w:rFonts w:hint="eastAsia"/>
        </w:rPr>
        <w:t>CBS</w:t>
      </w:r>
      <w:r>
        <w:rPr>
          <w:rFonts w:hint="eastAsia"/>
        </w:rPr>
        <w:t>信用值增加速率。</w:t>
      </w:r>
    </w:p>
    <w:p w14:paraId="052D5375" w14:textId="2732ED47" w:rsidR="00717322" w:rsidRPr="00F51D84" w:rsidRDefault="00000000">
      <w:pPr>
        <w:ind w:firstLine="560"/>
        <w:rPr>
          <w:rPrChange w:id="2223" w:author="天赐 余" w:date="2025-12-01T08:24:00Z" w16du:dateUtc="2025-12-01T00:24:00Z">
            <w:rPr>
              <w:highlight w:val="yellow"/>
            </w:rPr>
          </w:rPrChange>
        </w:rPr>
      </w:pPr>
      <w:r w:rsidRPr="00F51D84">
        <w:rPr>
          <w:rFonts w:hint="eastAsia"/>
          <w:rPrChange w:id="2224" w:author="天赐 余" w:date="2025-12-01T08:24:00Z" w16du:dateUtc="2025-12-01T00:24:00Z">
            <w:rPr>
              <w:rFonts w:hint="eastAsia"/>
              <w:highlight w:val="yellow"/>
            </w:rPr>
          </w:rPrChange>
        </w:rPr>
        <w:t>根据整形器对应</w:t>
      </w:r>
      <w:ins w:id="2225" w:author="天赐 余" w:date="2025-12-01T08:35:00Z" w16du:dateUtc="2025-12-01T00:35:00Z">
        <w:r w:rsidR="00705624">
          <w:rPr>
            <w:rFonts w:hint="eastAsia"/>
          </w:rPr>
          <w:t>单条流量还是多条流量</w:t>
        </w:r>
      </w:ins>
      <w:del w:id="2226" w:author="天赐 余" w:date="2025-12-01T08:35:00Z" w16du:dateUtc="2025-12-01T00:35:00Z">
        <w:r w:rsidRPr="00F51D84" w:rsidDel="00705624">
          <w:rPr>
            <w:rFonts w:hint="eastAsia"/>
            <w:rPrChange w:id="2227" w:author="天赐 余" w:date="2025-12-01T08:24:00Z" w16du:dateUtc="2025-12-01T00:24:00Z">
              <w:rPr>
                <w:rFonts w:hint="eastAsia"/>
                <w:highlight w:val="yellow"/>
              </w:rPr>
            </w:rPrChange>
          </w:rPr>
          <w:delText>流量数目的多少</w:delText>
        </w:r>
      </w:del>
      <w:r w:rsidRPr="00F51D84">
        <w:rPr>
          <w:rFonts w:hint="eastAsia"/>
          <w:rPrChange w:id="2228" w:author="天赐 余" w:date="2025-12-01T08:24:00Z" w16du:dateUtc="2025-12-01T00:24:00Z">
            <w:rPr>
              <w:rFonts w:hint="eastAsia"/>
              <w:highlight w:val="yellow"/>
            </w:rPr>
          </w:rPrChange>
        </w:rPr>
        <w:t>将</w:t>
      </w:r>
      <w:r w:rsidRPr="00F51D84">
        <w:rPr>
          <w:rPrChange w:id="2229" w:author="天赐 余" w:date="2025-12-01T08:24:00Z" w16du:dateUtc="2025-12-01T00:24:00Z">
            <w:rPr>
              <w:highlight w:val="yellow"/>
            </w:rPr>
          </w:rPrChange>
        </w:rPr>
        <w:t>CBS</w:t>
      </w:r>
      <w:r w:rsidRPr="00F51D84">
        <w:rPr>
          <w:rFonts w:hint="eastAsia"/>
          <w:rPrChange w:id="2230" w:author="天赐 余" w:date="2025-12-01T08:24:00Z" w16du:dateUtc="2025-12-01T00:24:00Z">
            <w:rPr>
              <w:rFonts w:hint="eastAsia"/>
              <w:highlight w:val="yellow"/>
            </w:rPr>
          </w:rPrChange>
        </w:rPr>
        <w:t>整形分为逐流</w:t>
      </w:r>
      <w:r w:rsidRPr="00F51D84">
        <w:rPr>
          <w:rPrChange w:id="2231" w:author="天赐 余" w:date="2025-12-01T08:24:00Z" w16du:dateUtc="2025-12-01T00:24:00Z">
            <w:rPr>
              <w:highlight w:val="yellow"/>
            </w:rPr>
          </w:rPrChange>
        </w:rPr>
        <w:t>CBS</w:t>
      </w:r>
      <w:r w:rsidRPr="00F51D84">
        <w:rPr>
          <w:rFonts w:hint="eastAsia"/>
          <w:rPrChange w:id="2232" w:author="天赐 余" w:date="2025-12-01T08:24:00Z" w16du:dateUtc="2025-12-01T00:24:00Z">
            <w:rPr>
              <w:rFonts w:hint="eastAsia"/>
              <w:highlight w:val="yellow"/>
            </w:rPr>
          </w:rPrChange>
        </w:rPr>
        <w:t>和逐类</w:t>
      </w:r>
      <w:r w:rsidRPr="00F51D84">
        <w:rPr>
          <w:rPrChange w:id="2233" w:author="天赐 余" w:date="2025-12-01T08:24:00Z" w16du:dateUtc="2025-12-01T00:24:00Z">
            <w:rPr>
              <w:highlight w:val="yellow"/>
            </w:rPr>
          </w:rPrChange>
        </w:rPr>
        <w:t>CBS</w:t>
      </w:r>
      <w:r w:rsidRPr="00F51D84">
        <w:rPr>
          <w:rFonts w:hint="eastAsia"/>
          <w:rPrChange w:id="2234" w:author="天赐 余" w:date="2025-12-01T08:24:00Z" w16du:dateUtc="2025-12-01T00:24:00Z">
            <w:rPr>
              <w:rFonts w:hint="eastAsia"/>
              <w:highlight w:val="yellow"/>
            </w:rPr>
          </w:rPrChange>
        </w:rPr>
        <w:t>整形。</w:t>
      </w:r>
    </w:p>
    <w:p w14:paraId="36E775B6" w14:textId="77777777" w:rsidR="00717322" w:rsidRDefault="00000000">
      <w:pPr>
        <w:keepNext/>
        <w:ind w:firstLineChars="0" w:firstLine="0"/>
        <w:jc w:val="center"/>
      </w:pPr>
      <w:r>
        <w:rPr>
          <w:rFonts w:hint="eastAsia"/>
        </w:rPr>
        <w:object w:dxaOrig="3998" w:dyaOrig="1943" w14:anchorId="53BA41FC">
          <v:shape id="_x0000_i1027" type="#_x0000_t75" style="width:199.85pt;height:96.9pt" o:ole="">
            <v:imagedata r:id="rId18" o:title=""/>
          </v:shape>
          <o:OLEObject Type="Embed" ProgID="Visio.Drawing.15" ShapeID="_x0000_i1027" DrawAspect="Content" ObjectID="_1826365541" r:id="rId19"/>
        </w:object>
      </w:r>
    </w:p>
    <w:p w14:paraId="40459FC6" w14:textId="77777777" w:rsidR="00717322" w:rsidRDefault="00000000">
      <w:pPr>
        <w:pStyle w:val="a7"/>
        <w:ind w:firstLine="560"/>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3</w:t>
      </w:r>
      <w:r>
        <w:fldChar w:fldCharType="end"/>
      </w:r>
      <w:r>
        <w:rPr>
          <w:rFonts w:hint="eastAsia"/>
        </w:rPr>
        <w:t xml:space="preserve"> </w:t>
      </w:r>
      <w:r>
        <w:rPr>
          <w:rFonts w:hint="eastAsia"/>
        </w:rPr>
        <w:t>逐流</w:t>
      </w:r>
      <w:r>
        <w:rPr>
          <w:rFonts w:hint="eastAsia"/>
        </w:rPr>
        <w:t>CBS</w:t>
      </w:r>
      <w:r>
        <w:rPr>
          <w:rFonts w:hint="eastAsia"/>
        </w:rPr>
        <w:t>整形和逐类</w:t>
      </w:r>
      <w:r>
        <w:rPr>
          <w:rFonts w:hint="eastAsia"/>
        </w:rPr>
        <w:t>CBS</w:t>
      </w:r>
      <w:r>
        <w:rPr>
          <w:rFonts w:hint="eastAsia"/>
        </w:rPr>
        <w:t>整形</w:t>
      </w:r>
    </w:p>
    <w:p w14:paraId="4A0F35BD" w14:textId="77777777" w:rsidR="00717322" w:rsidRDefault="00000000">
      <w:pPr>
        <w:pStyle w:val="40"/>
      </w:pPr>
      <w:r>
        <w:rPr>
          <w:rFonts w:hint="eastAsia"/>
        </w:rPr>
        <w:t>逐流</w:t>
      </w:r>
      <w:r>
        <w:rPr>
          <w:rFonts w:hint="eastAsia"/>
        </w:rPr>
        <w:t>CBS</w:t>
      </w:r>
      <w:r>
        <w:rPr>
          <w:rFonts w:hint="eastAsia"/>
        </w:rPr>
        <w:t>整形</w:t>
      </w:r>
    </w:p>
    <w:p w14:paraId="448D6016" w14:textId="39193AE0" w:rsidR="00717322" w:rsidRDefault="00000000">
      <w:pPr>
        <w:ind w:firstLine="560"/>
      </w:pPr>
      <w:r>
        <w:rPr>
          <w:rFonts w:hint="eastAsia"/>
        </w:rPr>
        <w:t>逐流</w:t>
      </w:r>
      <w:r>
        <w:rPr>
          <w:rFonts w:hint="eastAsia"/>
        </w:rPr>
        <w:t>CBS</w:t>
      </w:r>
      <w:r>
        <w:rPr>
          <w:rFonts w:hint="eastAsia"/>
        </w:rPr>
        <w:t>整形中每条流对应一个</w:t>
      </w:r>
      <w:r w:rsidRPr="00283E9A">
        <w:rPr>
          <w:rFonts w:hint="eastAsia"/>
        </w:rPr>
        <w:t>逐流</w:t>
      </w:r>
      <w:r>
        <w:rPr>
          <w:rFonts w:hint="eastAsia"/>
        </w:rPr>
        <w:t>队</w:t>
      </w:r>
      <w:ins w:id="2235" w:author="天赐 余" w:date="2025-12-03T16:14:00Z" w16du:dateUtc="2025-12-03T08:14:00Z">
        <w:r w:rsidR="00217DB9">
          <w:rPr>
            <w:rFonts w:hint="eastAsia"/>
          </w:rPr>
          <w:t>列，即</w:t>
        </w:r>
      </w:ins>
      <w:del w:id="2236" w:author="天赐 余" w:date="2025-12-03T16:14:00Z" w16du:dateUtc="2025-12-03T08:14:00Z">
        <w:r w:rsidDel="00217DB9">
          <w:rPr>
            <w:rFonts w:hint="eastAsia"/>
          </w:rPr>
          <w:delText>列</w:delText>
        </w:r>
      </w:del>
      <w:r>
        <w:rPr>
          <w:rFonts w:hint="eastAsia"/>
        </w:rPr>
        <w:t>对应一个</w:t>
      </w:r>
      <w:r>
        <w:rPr>
          <w:rFonts w:hint="eastAsia"/>
        </w:rPr>
        <w:t>CBS</w:t>
      </w:r>
      <w:r>
        <w:rPr>
          <w:rFonts w:hint="eastAsia"/>
        </w:rPr>
        <w:t>整形器。为了控制</w:t>
      </w:r>
      <w:del w:id="2237" w:author="天赐 余" w:date="2025-12-03T16:15:00Z" w16du:dateUtc="2025-12-03T08:15:00Z">
        <w:r w:rsidDel="005E25E3">
          <w:rPr>
            <w:rFonts w:hint="eastAsia"/>
          </w:rPr>
          <w:delText>带宽保证流量</w:delText>
        </w:r>
      </w:del>
      <w:ins w:id="2238" w:author="天赐 余" w:date="2025-12-03T16:15:00Z" w16du:dateUtc="2025-12-03T08:15:00Z">
        <w:r w:rsidR="005E25E3">
          <w:rPr>
            <w:rFonts w:hint="eastAsia"/>
          </w:rPr>
          <w:t>AVB</w:t>
        </w:r>
        <w:r w:rsidR="005E25E3">
          <w:rPr>
            <w:rFonts w:hint="eastAsia"/>
          </w:rPr>
          <w:t>流</w:t>
        </w:r>
      </w:ins>
      <w:r>
        <w:rPr>
          <w:rFonts w:hint="eastAsia"/>
        </w:rPr>
        <w:t>进入网络的速率，</w:t>
      </w:r>
      <w:r w:rsidRPr="00F51D84">
        <w:rPr>
          <w:rFonts w:hint="eastAsia"/>
          <w:rPrChange w:id="2239" w:author="天赐 余" w:date="2025-12-01T08:24:00Z" w16du:dateUtc="2025-12-01T00:24:00Z">
            <w:rPr>
              <w:rFonts w:hint="eastAsia"/>
              <w:highlight w:val="yellow"/>
            </w:rPr>
          </w:rPrChange>
        </w:rPr>
        <w:t>网卡需</w:t>
      </w:r>
      <w:del w:id="2240" w:author="天赐 余" w:date="2025-12-03T16:15:00Z" w16du:dateUtc="2025-12-03T08:15:00Z">
        <w:r w:rsidRPr="00F51D84" w:rsidDel="00217DB9">
          <w:rPr>
            <w:rFonts w:hint="eastAsia"/>
            <w:rPrChange w:id="2241" w:author="天赐 余" w:date="2025-12-01T08:24:00Z" w16du:dateUtc="2025-12-01T00:24:00Z">
              <w:rPr>
                <w:rFonts w:hint="eastAsia"/>
                <w:highlight w:val="yellow"/>
              </w:rPr>
            </w:rPrChange>
          </w:rPr>
          <w:delText>同</w:delText>
        </w:r>
        <w:r w:rsidRPr="00F51D84" w:rsidDel="00217DB9">
          <w:rPr>
            <w:rFonts w:hint="eastAsia"/>
            <w:rPrChange w:id="2242" w:author="天赐 余" w:date="2025-12-01T08:24:00Z" w16du:dateUtc="2025-12-01T00:24:00Z">
              <w:rPr>
                <w:rFonts w:hint="eastAsia"/>
                <w:highlight w:val="yellow"/>
              </w:rPr>
            </w:rPrChange>
          </w:rPr>
          <w:lastRenderedPageBreak/>
          <w:delText>时</w:delText>
        </w:r>
      </w:del>
      <w:r w:rsidRPr="00F51D84">
        <w:rPr>
          <w:rFonts w:hint="eastAsia"/>
          <w:rPrChange w:id="2243" w:author="天赐 余" w:date="2025-12-01T08:24:00Z" w16du:dateUtc="2025-12-01T00:24:00Z">
            <w:rPr>
              <w:rFonts w:hint="eastAsia"/>
              <w:highlight w:val="yellow"/>
            </w:rPr>
          </w:rPrChange>
        </w:rPr>
        <w:t>支持</w:t>
      </w:r>
      <w:del w:id="2244" w:author="天赐 余" w:date="2025-12-03T16:15:00Z" w16du:dateUtc="2025-12-03T08:15:00Z">
        <w:r w:rsidRPr="00F51D84" w:rsidDel="00217DB9">
          <w:rPr>
            <w:rFonts w:hint="eastAsia"/>
            <w:rPrChange w:id="2245" w:author="天赐 余" w:date="2025-12-01T08:24:00Z" w16du:dateUtc="2025-12-01T00:24:00Z">
              <w:rPr>
                <w:rFonts w:hint="eastAsia"/>
                <w:highlight w:val="yellow"/>
              </w:rPr>
            </w:rPrChange>
          </w:rPr>
          <w:delText>逐流和</w:delText>
        </w:r>
      </w:del>
      <w:r w:rsidRPr="00F51D84">
        <w:rPr>
          <w:rFonts w:hint="eastAsia"/>
          <w:rPrChange w:id="2246" w:author="天赐 余" w:date="2025-12-01T08:24:00Z" w16du:dateUtc="2025-12-01T00:24:00Z">
            <w:rPr>
              <w:rFonts w:hint="eastAsia"/>
              <w:highlight w:val="yellow"/>
            </w:rPr>
          </w:rPrChange>
        </w:rPr>
        <w:t>逐类</w:t>
      </w:r>
      <w:r w:rsidRPr="00F51D84">
        <w:rPr>
          <w:rPrChange w:id="2247" w:author="天赐 余" w:date="2025-12-01T08:24:00Z" w16du:dateUtc="2025-12-01T00:24:00Z">
            <w:rPr>
              <w:highlight w:val="yellow"/>
            </w:rPr>
          </w:rPrChange>
        </w:rPr>
        <w:t>CBS</w:t>
      </w:r>
      <w:r w:rsidRPr="00F51D84">
        <w:rPr>
          <w:rFonts w:hint="eastAsia"/>
          <w:rPrChange w:id="2248" w:author="天赐 余" w:date="2025-12-01T08:24:00Z" w16du:dateUtc="2025-12-01T00:24:00Z">
            <w:rPr>
              <w:rFonts w:hint="eastAsia"/>
              <w:highlight w:val="yellow"/>
            </w:rPr>
          </w:rPrChange>
        </w:rPr>
        <w:t>整形</w:t>
      </w:r>
      <w:ins w:id="2249" w:author="天赐 余" w:date="2025-12-03T16:15:00Z" w16du:dateUtc="2025-12-03T08:15:00Z">
        <w:r w:rsidR="00217DB9">
          <w:rPr>
            <w:rFonts w:hint="eastAsia"/>
          </w:rPr>
          <w:t>，可选支持逐流</w:t>
        </w:r>
        <w:r w:rsidR="00217DB9">
          <w:rPr>
            <w:rFonts w:hint="eastAsia"/>
          </w:rPr>
          <w:t>CBS</w:t>
        </w:r>
        <w:r w:rsidR="00217DB9">
          <w:rPr>
            <w:rFonts w:hint="eastAsia"/>
          </w:rPr>
          <w:t>整形</w:t>
        </w:r>
      </w:ins>
      <w:r w:rsidRPr="00F51D84">
        <w:rPr>
          <w:rFonts w:hint="eastAsia"/>
          <w:rPrChange w:id="2250" w:author="天赐 余" w:date="2025-12-01T08:24:00Z" w16du:dateUtc="2025-12-01T00:24:00Z">
            <w:rPr>
              <w:rFonts w:hint="eastAsia"/>
              <w:highlight w:val="yellow"/>
            </w:rPr>
          </w:rPrChange>
        </w:rPr>
        <w:t>。</w:t>
      </w:r>
      <w:r>
        <w:rPr>
          <w:rFonts w:hint="eastAsia"/>
        </w:rPr>
        <w:t>交换无需支持逐流的</w:t>
      </w:r>
      <w:r>
        <w:rPr>
          <w:rFonts w:hint="eastAsia"/>
        </w:rPr>
        <w:t>CBS</w:t>
      </w:r>
      <w:r>
        <w:rPr>
          <w:rFonts w:hint="eastAsia"/>
        </w:rPr>
        <w:t>整形。</w:t>
      </w:r>
    </w:p>
    <w:p w14:paraId="7EAC1051" w14:textId="4A37499B" w:rsidR="00717322" w:rsidRDefault="00000000">
      <w:pPr>
        <w:ind w:firstLine="560"/>
      </w:pPr>
      <w:r>
        <w:rPr>
          <w:rFonts w:hint="eastAsia"/>
        </w:rPr>
        <w:t>在箭载终端系统中，可能包含多个应用，每个应用可生成多个数据流。发送端网卡节点排队模型为：首先将每个流放入一个</w:t>
      </w:r>
      <w:del w:id="2251" w:author="天赐 余" w:date="2025-12-01T16:53:00Z" w16du:dateUtc="2025-12-01T08:53:00Z">
        <w:r w:rsidDel="008E2F4B">
          <w:rPr>
            <w:rFonts w:hint="eastAsia"/>
          </w:rPr>
          <w:delText>每流</w:delText>
        </w:r>
      </w:del>
      <w:ins w:id="2252" w:author="天赐 余" w:date="2025-12-01T16:53:00Z" w16du:dateUtc="2025-12-01T08:53:00Z">
        <w:r w:rsidR="008E2F4B">
          <w:rPr>
            <w:rFonts w:hint="eastAsia"/>
          </w:rPr>
          <w:t>逐流</w:t>
        </w:r>
      </w:ins>
      <w:r>
        <w:rPr>
          <w:rFonts w:hint="eastAsia"/>
        </w:rPr>
        <w:t>队列，再将</w:t>
      </w:r>
      <w:del w:id="2253" w:author="天赐 余" w:date="2025-12-01T16:53:00Z" w16du:dateUtc="2025-12-01T08:53:00Z">
        <w:r w:rsidDel="008E2F4B">
          <w:rPr>
            <w:rFonts w:hint="eastAsia"/>
          </w:rPr>
          <w:delText>每流</w:delText>
        </w:r>
      </w:del>
      <w:ins w:id="2254" w:author="天赐 余" w:date="2025-12-01T16:53:00Z" w16du:dateUtc="2025-12-01T08:53:00Z">
        <w:r w:rsidR="008E2F4B">
          <w:rPr>
            <w:rFonts w:hint="eastAsia"/>
          </w:rPr>
          <w:t>逐流</w:t>
        </w:r>
      </w:ins>
      <w:r>
        <w:rPr>
          <w:rFonts w:hint="eastAsia"/>
        </w:rPr>
        <w:t>队列映射到</w:t>
      </w:r>
      <w:ins w:id="2255" w:author="天赐 余" w:date="2025-12-03T16:16:00Z" w16du:dateUtc="2025-12-03T08:16:00Z">
        <w:r w:rsidR="003B3F9B">
          <w:rPr>
            <w:rFonts w:hint="eastAsia"/>
          </w:rPr>
          <w:t>逐</w:t>
        </w:r>
      </w:ins>
      <w:del w:id="2256" w:author="天赐 余" w:date="2025-12-03T16:16:00Z" w16du:dateUtc="2025-12-03T08:16:00Z">
        <w:r w:rsidDel="003B3F9B">
          <w:rPr>
            <w:rFonts w:hint="eastAsia"/>
          </w:rPr>
          <w:delText>每</w:delText>
        </w:r>
      </w:del>
      <w:r>
        <w:rPr>
          <w:rFonts w:hint="eastAsia"/>
        </w:rPr>
        <w:t>类队列。逐流整形针对</w:t>
      </w:r>
      <w:del w:id="2257" w:author="天赐 余" w:date="2025-12-01T16:53:00Z" w16du:dateUtc="2025-12-01T08:53:00Z">
        <w:r w:rsidDel="008E2F4B">
          <w:rPr>
            <w:rFonts w:hint="eastAsia"/>
          </w:rPr>
          <w:delText>每流</w:delText>
        </w:r>
      </w:del>
      <w:ins w:id="2258" w:author="天赐 余" w:date="2025-12-01T16:53:00Z" w16du:dateUtc="2025-12-01T08:53:00Z">
        <w:r w:rsidR="008E2F4B">
          <w:rPr>
            <w:rFonts w:hint="eastAsia"/>
          </w:rPr>
          <w:t>逐流</w:t>
        </w:r>
      </w:ins>
      <w:r>
        <w:rPr>
          <w:rFonts w:hint="eastAsia"/>
        </w:rPr>
        <w:t>队列，对每条流实施独立的排队和整形。</w:t>
      </w:r>
      <w:moveFromRangeStart w:id="2259" w:author="天赐 余" w:date="2025-11-29T17:29:00Z" w:name="move215329770"/>
      <w:moveFrom w:id="2260" w:author="天赐 余" w:date="2025-11-29T17:29:00Z" w16du:dateUtc="2025-11-29T09:29:00Z">
        <w:r w:rsidDel="00AF21B5">
          <w:rPr>
            <w:rFonts w:hint="eastAsia"/>
          </w:rPr>
          <w:t>若应用运行在同步模式下，则应用须根据同步时钟在指定的时刻产生数据；</w:t>
        </w:r>
        <w:r w:rsidDel="00AF21B5">
          <w:rPr>
            <w:rFonts w:hint="eastAsia"/>
            <w:highlight w:val="yellow"/>
          </w:rPr>
          <w:t>当应用运行在异步模式，则需要通过网卡的逐流排队和整形来调度异步应用产生的数据以配匹配其他节点的整形。</w:t>
        </w:r>
      </w:moveFrom>
      <w:moveFromRangeEnd w:id="2259"/>
    </w:p>
    <w:p w14:paraId="29FAFBF2" w14:textId="3457EF2E" w:rsidR="00717322" w:rsidRDefault="00000000">
      <w:pPr>
        <w:ind w:firstLine="560"/>
      </w:pPr>
      <w:r>
        <w:rPr>
          <w:rFonts w:hint="eastAsia"/>
        </w:rPr>
        <w:t>当终端系统中会产生</w:t>
      </w:r>
      <w:ins w:id="2261" w:author="liubing" w:date="2025-11-28T21:07:00Z">
        <w:r>
          <w:rPr>
            <w:rFonts w:hint="eastAsia"/>
          </w:rPr>
          <w:t>多</w:t>
        </w:r>
      </w:ins>
      <w:r>
        <w:rPr>
          <w:rFonts w:hint="eastAsia"/>
        </w:rPr>
        <w:t>条</w:t>
      </w:r>
      <w:r>
        <w:rPr>
          <w:rFonts w:hint="eastAsia"/>
        </w:rPr>
        <w:t>AVB</w:t>
      </w:r>
      <w:r>
        <w:rPr>
          <w:rFonts w:hint="eastAsia"/>
        </w:rPr>
        <w:t>流时</w:t>
      </w:r>
      <w:ins w:id="2262" w:author="天赐 余" w:date="2025-12-02T18:21:00Z" w16du:dateUtc="2025-12-02T10:21:00Z">
        <w:r w:rsidR="002257DA">
          <w:rPr>
            <w:rFonts w:hint="eastAsia"/>
          </w:rPr>
          <w:t>，如果网卡支持逐流</w:t>
        </w:r>
      </w:ins>
      <w:ins w:id="2263" w:author="天赐 余" w:date="2025-12-02T18:26:00Z" w16du:dateUtc="2025-12-02T10:26:00Z">
        <w:r w:rsidR="00963903">
          <w:rPr>
            <w:rFonts w:hint="eastAsia"/>
          </w:rPr>
          <w:t>CBS</w:t>
        </w:r>
      </w:ins>
      <w:ins w:id="2264" w:author="天赐 余" w:date="2025-12-02T18:21:00Z" w16du:dateUtc="2025-12-02T10:21:00Z">
        <w:r w:rsidR="002257DA">
          <w:rPr>
            <w:rFonts w:hint="eastAsia"/>
          </w:rPr>
          <w:t>整形则可以</w:t>
        </w:r>
      </w:ins>
      <w:del w:id="2265" w:author="天赐 余" w:date="2025-12-02T18:21:00Z" w16du:dateUtc="2025-12-02T10:21:00Z">
        <w:r w:rsidDel="002257DA">
          <w:rPr>
            <w:rFonts w:hint="eastAsia"/>
          </w:rPr>
          <w:delText>需要</w:delText>
        </w:r>
      </w:del>
      <w:r>
        <w:rPr>
          <w:rFonts w:hint="eastAsia"/>
        </w:rPr>
        <w:t>将每条</w:t>
      </w:r>
      <w:r>
        <w:rPr>
          <w:rFonts w:hint="eastAsia"/>
        </w:rPr>
        <w:t>AVB</w:t>
      </w:r>
      <w:r>
        <w:rPr>
          <w:rFonts w:hint="eastAsia"/>
        </w:rPr>
        <w:t>流映射到一个逐流</w:t>
      </w:r>
      <w:r>
        <w:rPr>
          <w:rFonts w:hint="eastAsia"/>
        </w:rPr>
        <w:t>CBS</w:t>
      </w:r>
      <w:r>
        <w:rPr>
          <w:rFonts w:hint="eastAsia"/>
        </w:rPr>
        <w:t>整形队列上，</w:t>
      </w:r>
      <w:ins w:id="2266" w:author="天赐 余" w:date="2025-12-02T18:21:00Z" w16du:dateUtc="2025-12-02T10:21:00Z">
        <w:r w:rsidR="002257DA">
          <w:rPr>
            <w:rFonts w:hint="eastAsia"/>
          </w:rPr>
          <w:t>用于</w:t>
        </w:r>
      </w:ins>
      <w:del w:id="2267" w:author="天赐 余" w:date="2025-12-02T18:21:00Z" w16du:dateUtc="2025-12-02T10:21:00Z">
        <w:r w:rsidDel="002257DA">
          <w:rPr>
            <w:rFonts w:hint="eastAsia"/>
          </w:rPr>
          <w:delText>以</w:delText>
        </w:r>
      </w:del>
      <w:r>
        <w:rPr>
          <w:rFonts w:hint="eastAsia"/>
        </w:rPr>
        <w:t>防止终端中某个应用的异常影响到其他</w:t>
      </w:r>
      <w:del w:id="2268" w:author="天赐 余" w:date="2025-12-02T18:30:00Z" w16du:dateUtc="2025-12-02T10:30:00Z">
        <w:r w:rsidDel="00ED4D4E">
          <w:rPr>
            <w:rFonts w:hint="eastAsia"/>
          </w:rPr>
          <w:delText>应用的</w:delText>
        </w:r>
      </w:del>
      <w:r>
        <w:rPr>
          <w:rFonts w:hint="eastAsia"/>
        </w:rPr>
        <w:t>AVB</w:t>
      </w:r>
      <w:r>
        <w:rPr>
          <w:rFonts w:hint="eastAsia"/>
        </w:rPr>
        <w:t>流</w:t>
      </w:r>
      <w:del w:id="2269" w:author="天赐 余" w:date="2025-12-03T16:17:00Z" w16du:dateUtc="2025-12-03T08:17:00Z">
        <w:r w:rsidDel="00716B42">
          <w:rPr>
            <w:rFonts w:hint="eastAsia"/>
          </w:rPr>
          <w:delText>量</w:delText>
        </w:r>
      </w:del>
      <w:r>
        <w:rPr>
          <w:rFonts w:hint="eastAsia"/>
        </w:rPr>
        <w:t>的发送。</w:t>
      </w:r>
    </w:p>
    <w:p w14:paraId="1CA04AF5" w14:textId="77777777" w:rsidR="00717322" w:rsidRDefault="00000000">
      <w:pPr>
        <w:pStyle w:val="40"/>
      </w:pPr>
      <w:r>
        <w:rPr>
          <w:rFonts w:hint="eastAsia"/>
        </w:rPr>
        <w:t>逐类</w:t>
      </w:r>
      <w:r>
        <w:rPr>
          <w:rFonts w:hint="eastAsia"/>
        </w:rPr>
        <w:t>CBS</w:t>
      </w:r>
      <w:r>
        <w:rPr>
          <w:rFonts w:hint="eastAsia"/>
        </w:rPr>
        <w:t>整形</w:t>
      </w:r>
    </w:p>
    <w:p w14:paraId="4C685CE3" w14:textId="6FDEC2B4" w:rsidR="00717322" w:rsidRDefault="00000000">
      <w:pPr>
        <w:ind w:firstLine="560"/>
      </w:pPr>
      <w:r>
        <w:rPr>
          <w:rFonts w:hint="eastAsia"/>
        </w:rPr>
        <w:t>逐类</w:t>
      </w:r>
      <w:r>
        <w:rPr>
          <w:rFonts w:hint="eastAsia"/>
        </w:rPr>
        <w:t>CBS</w:t>
      </w:r>
      <w:r>
        <w:rPr>
          <w:rFonts w:hint="eastAsia"/>
        </w:rPr>
        <w:t>整形中每种相同类别的流对应一个逐类队列，</w:t>
      </w:r>
      <w:ins w:id="2270" w:author="天赐 余" w:date="2025-12-03T16:17:00Z" w16du:dateUtc="2025-12-03T08:17:00Z">
        <w:r w:rsidR="00716B42">
          <w:rPr>
            <w:rFonts w:hint="eastAsia"/>
          </w:rPr>
          <w:t>即</w:t>
        </w:r>
      </w:ins>
      <w:r>
        <w:rPr>
          <w:rFonts w:hint="eastAsia"/>
        </w:rPr>
        <w:t>对应一个</w:t>
      </w:r>
      <w:r>
        <w:rPr>
          <w:rFonts w:hint="eastAsia"/>
        </w:rPr>
        <w:t>CBS</w:t>
      </w:r>
      <w:r>
        <w:rPr>
          <w:rFonts w:hint="eastAsia"/>
        </w:rPr>
        <w:t>整形器。交换和网卡都需要支持逐类</w:t>
      </w:r>
      <w:r>
        <w:rPr>
          <w:rFonts w:hint="eastAsia"/>
        </w:rPr>
        <w:t>CBS</w:t>
      </w:r>
      <w:r>
        <w:rPr>
          <w:rFonts w:hint="eastAsia"/>
        </w:rPr>
        <w:t>整形。</w:t>
      </w:r>
    </w:p>
    <w:p w14:paraId="5AC06008" w14:textId="7D64E0CA" w:rsidR="00717322" w:rsidRDefault="00000000">
      <w:pPr>
        <w:ind w:firstLine="560"/>
      </w:pPr>
      <w:r>
        <w:rPr>
          <w:rFonts w:hint="eastAsia"/>
        </w:rPr>
        <w:t>箭载</w:t>
      </w:r>
      <w:r>
        <w:rPr>
          <w:rFonts w:hint="eastAsia"/>
        </w:rPr>
        <w:t>TSN</w:t>
      </w:r>
      <w:r>
        <w:rPr>
          <w:rFonts w:hint="eastAsia"/>
        </w:rPr>
        <w:t>网卡或交换根据每个逐类队列指定的流量类</w:t>
      </w:r>
      <w:ins w:id="2271" w:author="天赐 余" w:date="2025-12-01T16:08:00Z" w16du:dateUtc="2025-12-01T08:08:00Z">
        <w:r w:rsidR="00A6727B">
          <w:rPr>
            <w:rFonts w:hint="eastAsia"/>
          </w:rPr>
          <w:t>别，</w:t>
        </w:r>
      </w:ins>
      <w:r>
        <w:rPr>
          <w:rFonts w:hint="eastAsia"/>
        </w:rPr>
        <w:t>将相应类别的流量指派到队列中</w:t>
      </w:r>
      <w:ins w:id="2272" w:author="liubing" w:date="2025-11-28T21:12:00Z">
        <w:r>
          <w:rPr>
            <w:rFonts w:hint="eastAsia"/>
          </w:rPr>
          <w:t>，</w:t>
        </w:r>
      </w:ins>
      <w:r>
        <w:rPr>
          <w:rFonts w:hint="eastAsia"/>
        </w:rPr>
        <w:t>而后针对</w:t>
      </w:r>
      <w:ins w:id="2273" w:author="天赐 余" w:date="2025-12-03T16:18:00Z" w16du:dateUtc="2025-12-03T08:18:00Z">
        <w:r w:rsidR="00716B42">
          <w:rPr>
            <w:rFonts w:hint="eastAsia"/>
          </w:rPr>
          <w:t>逐</w:t>
        </w:r>
      </w:ins>
      <w:del w:id="2274" w:author="天赐 余" w:date="2025-12-03T16:18:00Z" w16du:dateUtc="2025-12-03T08:18:00Z">
        <w:r w:rsidDel="00716B42">
          <w:rPr>
            <w:rFonts w:hint="eastAsia"/>
          </w:rPr>
          <w:delText>每</w:delText>
        </w:r>
      </w:del>
      <w:r>
        <w:rPr>
          <w:rFonts w:hint="eastAsia"/>
        </w:rPr>
        <w:t>类队列进行整形，即逐类整形。以防止同一个交换或网卡节点中不同类别</w:t>
      </w:r>
      <w:r>
        <w:rPr>
          <w:rFonts w:hint="eastAsia"/>
        </w:rPr>
        <w:t>AVB</w:t>
      </w:r>
      <w:r>
        <w:rPr>
          <w:rFonts w:hint="eastAsia"/>
        </w:rPr>
        <w:t>流之间的相互影响，以及防止</w:t>
      </w:r>
      <w:r>
        <w:rPr>
          <w:rFonts w:hint="eastAsia"/>
        </w:rPr>
        <w:t>AVB</w:t>
      </w:r>
      <w:r>
        <w:rPr>
          <w:rFonts w:hint="eastAsia"/>
        </w:rPr>
        <w:t>流超速对其他低优先级流量的阻塞。</w:t>
      </w:r>
    </w:p>
    <w:p w14:paraId="2130FE81" w14:textId="6C31A1C9" w:rsidR="00717322" w:rsidDel="00A53F16" w:rsidRDefault="00000000">
      <w:pPr>
        <w:ind w:firstLine="560"/>
        <w:rPr>
          <w:del w:id="2275" w:author="天赐 余" w:date="2025-12-01T13:41:00Z" w16du:dateUtc="2025-12-01T05:41:00Z"/>
        </w:rPr>
      </w:pPr>
      <w:del w:id="2276" w:author="天赐 余" w:date="2025-12-01T13:41:00Z" w16du:dateUtc="2025-12-01T05:41:00Z">
        <w:r w:rsidRPr="00A4784E" w:rsidDel="00A53F16">
          <w:rPr>
            <w:rFonts w:hint="eastAsia"/>
            <w:highlight w:val="yellow"/>
            <w:rPrChange w:id="2277" w:author="天赐 余" w:date="2025-12-01T11:20:00Z" w16du:dateUtc="2025-12-01T03:20:00Z">
              <w:rPr>
                <w:rFonts w:hint="eastAsia"/>
              </w:rPr>
            </w:rPrChange>
          </w:rPr>
          <w:delText>按照</w:delText>
        </w:r>
        <w:r w:rsidRPr="00A4784E" w:rsidDel="00A53F16">
          <w:rPr>
            <w:highlight w:val="yellow"/>
            <w:rPrChange w:id="2278" w:author="天赐 余" w:date="2025-12-01T11:20:00Z" w16du:dateUtc="2025-12-01T03:20:00Z">
              <w:rPr/>
            </w:rPrChange>
          </w:rPr>
          <w:delText>8.4.3</w:delText>
        </w:r>
        <w:r w:rsidRPr="00A4784E" w:rsidDel="00A53F16">
          <w:rPr>
            <w:rFonts w:hint="eastAsia"/>
            <w:highlight w:val="yellow"/>
            <w:rPrChange w:id="2279" w:author="天赐 余" w:date="2025-12-01T11:20:00Z" w16du:dateUtc="2025-12-01T03:20:00Z">
              <w:rPr>
                <w:rFonts w:hint="eastAsia"/>
              </w:rPr>
            </w:rPrChange>
          </w:rPr>
          <w:delText>节定义的队列</w:delText>
        </w:r>
        <w:r w:rsidRPr="00A4784E" w:rsidDel="00A53F16">
          <w:rPr>
            <w:highlight w:val="yellow"/>
            <w:rPrChange w:id="2280" w:author="天赐 余" w:date="2025-12-01T11:20:00Z" w16du:dateUtc="2025-12-01T03:20:00Z">
              <w:rPr/>
            </w:rPrChange>
          </w:rPr>
          <w:delText>-</w:delText>
        </w:r>
        <w:r w:rsidRPr="00A4784E" w:rsidDel="00A53F16">
          <w:rPr>
            <w:rFonts w:hint="eastAsia"/>
            <w:highlight w:val="yellow"/>
            <w:rPrChange w:id="2281" w:author="天赐 余" w:date="2025-12-01T11:20:00Z" w16du:dateUtc="2025-12-01T03:20:00Z">
              <w:rPr>
                <w:rFonts w:hint="eastAsia"/>
              </w:rPr>
            </w:rPrChange>
          </w:rPr>
          <w:delText>优先级映射，</w:delText>
        </w:r>
        <w:r w:rsidRPr="00A4784E" w:rsidDel="00A53F16">
          <w:rPr>
            <w:rFonts w:hint="eastAsia"/>
            <w:highlight w:val="yellow"/>
          </w:rPr>
          <w:delText>本规范建议在</w:delText>
        </w:r>
        <w:r w:rsidRPr="00A4784E" w:rsidDel="00A53F16">
          <w:rPr>
            <w:rFonts w:hint="eastAsia"/>
            <w:highlight w:val="yellow"/>
          </w:rPr>
          <w:delText>3</w:delText>
        </w:r>
        <w:r w:rsidRPr="00A4784E" w:rsidDel="00A53F16">
          <w:rPr>
            <w:rFonts w:hint="eastAsia"/>
            <w:highlight w:val="yellow"/>
          </w:rPr>
          <w:delText>号、</w:delText>
        </w:r>
        <w:r w:rsidRPr="00A4784E" w:rsidDel="00A53F16">
          <w:rPr>
            <w:rFonts w:hint="eastAsia"/>
            <w:highlight w:val="yellow"/>
          </w:rPr>
          <w:delText>4</w:delText>
        </w:r>
        <w:r w:rsidRPr="00A4784E" w:rsidDel="00A53F16">
          <w:rPr>
            <w:rFonts w:hint="eastAsia"/>
            <w:highlight w:val="yellow"/>
          </w:rPr>
          <w:delText>号队列实现逐类</w:delText>
        </w:r>
        <w:r w:rsidRPr="00A4784E" w:rsidDel="00A53F16">
          <w:rPr>
            <w:rFonts w:hint="eastAsia"/>
            <w:highlight w:val="yellow"/>
          </w:rPr>
          <w:delText>CBS</w:delText>
        </w:r>
        <w:r w:rsidRPr="00A4784E" w:rsidDel="00A53F16">
          <w:rPr>
            <w:rFonts w:hint="eastAsia"/>
            <w:highlight w:val="yellow"/>
          </w:rPr>
          <w:delText>整形。</w:delText>
        </w:r>
      </w:del>
    </w:p>
    <w:p w14:paraId="6FA06E68" w14:textId="77777777" w:rsidR="00717322" w:rsidRDefault="00000000">
      <w:pPr>
        <w:pStyle w:val="30"/>
      </w:pPr>
      <w:r>
        <w:rPr>
          <w:rFonts w:hint="eastAsia"/>
        </w:rPr>
        <w:lastRenderedPageBreak/>
        <w:t>流量</w:t>
      </w:r>
      <w:r>
        <w:rPr>
          <w:rFonts w:hint="eastAsia"/>
        </w:rPr>
        <w:t>-</w:t>
      </w:r>
      <w:r>
        <w:rPr>
          <w:rFonts w:hint="eastAsia"/>
        </w:rPr>
        <w:t>队列映射</w:t>
      </w:r>
    </w:p>
    <w:p w14:paraId="78B879EC" w14:textId="77777777" w:rsidR="00717322" w:rsidRDefault="00000000">
      <w:pPr>
        <w:ind w:firstLine="560"/>
        <w:rPr>
          <w:ins w:id="2282" w:author="liubing" w:date="2025-11-28T21:13:00Z"/>
        </w:rPr>
      </w:pPr>
      <w:r>
        <w:rPr>
          <w:rFonts w:hint="eastAsia"/>
        </w:rPr>
        <w:t>为了满足箭载应用对延迟、抖动和隔离性的要求。本规范要求支持</w:t>
      </w:r>
      <w:r>
        <w:rPr>
          <w:rFonts w:hint="eastAsia"/>
        </w:rPr>
        <w:t>8</w:t>
      </w:r>
      <w:r>
        <w:rPr>
          <w:rFonts w:hint="eastAsia"/>
        </w:rPr>
        <w:t>个队列，流量优先级</w:t>
      </w:r>
      <w:r>
        <w:rPr>
          <w:rFonts w:hint="eastAsia"/>
        </w:rPr>
        <w:t>-</w:t>
      </w:r>
      <w:r>
        <w:rPr>
          <w:rFonts w:hint="eastAsia"/>
        </w:rPr>
        <w:t>队列之间的映射应遵循下表规则。</w:t>
      </w:r>
    </w:p>
    <w:p w14:paraId="582A5389" w14:textId="1FECBCCE" w:rsidR="00717322" w:rsidRDefault="00000000">
      <w:pPr>
        <w:pStyle w:val="a7"/>
        <w:rPr>
          <w:ins w:id="2283" w:author="liubing" w:date="2025-11-28T21:13:00Z"/>
        </w:rPr>
      </w:pPr>
      <w:ins w:id="2284" w:author="liubing" w:date="2025-11-28T21:13:00Z">
        <w:r>
          <w:t>表</w:t>
        </w:r>
        <w:r>
          <w:t xml:space="preserve"> </w:t>
        </w:r>
        <w:r>
          <w:fldChar w:fldCharType="begin"/>
        </w:r>
        <w:r>
          <w:instrText xml:space="preserve"> SEQ </w:instrText>
        </w:r>
        <w:r>
          <w:instrText>表</w:instrText>
        </w:r>
        <w:r>
          <w:instrText xml:space="preserve"> \* ARABIC </w:instrText>
        </w:r>
        <w:r>
          <w:fldChar w:fldCharType="separate"/>
        </w:r>
      </w:ins>
      <w:ins w:id="2285" w:author="天赐 余" w:date="2025-12-04T11:12:00Z" w16du:dateUtc="2025-12-04T03:12:00Z">
        <w:r w:rsidR="008A3990">
          <w:rPr>
            <w:noProof/>
          </w:rPr>
          <w:t>9</w:t>
        </w:r>
      </w:ins>
      <w:ins w:id="2286" w:author="liubing" w:date="2025-11-28T21:13:00Z">
        <w:del w:id="2287" w:author="天赐 余" w:date="2025-12-01T17:06:00Z" w16du:dateUtc="2025-12-01T09:06:00Z">
          <w:r w:rsidDel="004D4727">
            <w:rPr>
              <w:noProof/>
            </w:rPr>
            <w:delText>3</w:delText>
          </w:r>
        </w:del>
        <w:r>
          <w:fldChar w:fldCharType="end"/>
        </w:r>
        <w:r>
          <w:rPr>
            <w:rFonts w:hint="eastAsia"/>
          </w:rPr>
          <w:t xml:space="preserve"> </w:t>
        </w:r>
        <w:r>
          <w:rPr>
            <w:rFonts w:hint="eastAsia"/>
          </w:rPr>
          <w:t>流量优先级和队列类别映射关系</w:t>
        </w:r>
      </w:ins>
    </w:p>
    <w:tbl>
      <w:tblPr>
        <w:tblStyle w:val="aff1"/>
        <w:tblW w:w="5545" w:type="dxa"/>
        <w:jc w:val="center"/>
        <w:tblLayout w:type="fixed"/>
        <w:tblLook w:val="04A0" w:firstRow="1" w:lastRow="0" w:firstColumn="1" w:lastColumn="0" w:noHBand="0" w:noVBand="1"/>
      </w:tblPr>
      <w:tblGrid>
        <w:gridCol w:w="1139"/>
        <w:gridCol w:w="561"/>
        <w:gridCol w:w="559"/>
        <w:gridCol w:w="559"/>
        <w:gridCol w:w="559"/>
        <w:gridCol w:w="559"/>
        <w:gridCol w:w="559"/>
        <w:gridCol w:w="525"/>
        <w:gridCol w:w="525"/>
      </w:tblGrid>
      <w:tr w:rsidR="00717322" w14:paraId="74D4CD62" w14:textId="77777777">
        <w:trPr>
          <w:trHeight w:val="307"/>
          <w:jc w:val="center"/>
        </w:trPr>
        <w:tc>
          <w:tcPr>
            <w:tcW w:w="1139" w:type="dxa"/>
          </w:tcPr>
          <w:p w14:paraId="6AD391E6"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优先级</w:t>
            </w:r>
          </w:p>
        </w:tc>
        <w:tc>
          <w:tcPr>
            <w:tcW w:w="561" w:type="dxa"/>
            <w:vAlign w:val="center"/>
          </w:tcPr>
          <w:p w14:paraId="51910A4E" w14:textId="77777777" w:rsidR="00717322" w:rsidRDefault="00000000">
            <w:pPr>
              <w:spacing w:after="0" w:line="240" w:lineRule="auto"/>
              <w:ind w:firstLineChars="0" w:firstLine="0"/>
              <w:jc w:val="center"/>
            </w:pPr>
            <w:r>
              <w:rPr>
                <w:rFonts w:hint="eastAsia"/>
              </w:rPr>
              <w:t>0</w:t>
            </w:r>
          </w:p>
        </w:tc>
        <w:tc>
          <w:tcPr>
            <w:tcW w:w="559" w:type="dxa"/>
            <w:vAlign w:val="center"/>
          </w:tcPr>
          <w:p w14:paraId="444545F3" w14:textId="77777777" w:rsidR="00717322" w:rsidRDefault="00000000">
            <w:pPr>
              <w:spacing w:after="0" w:line="240" w:lineRule="auto"/>
              <w:ind w:firstLineChars="0" w:firstLine="0"/>
              <w:jc w:val="center"/>
            </w:pPr>
            <w:r>
              <w:rPr>
                <w:rFonts w:hint="eastAsia"/>
              </w:rPr>
              <w:t>1</w:t>
            </w:r>
          </w:p>
        </w:tc>
        <w:tc>
          <w:tcPr>
            <w:tcW w:w="559" w:type="dxa"/>
            <w:vAlign w:val="center"/>
          </w:tcPr>
          <w:p w14:paraId="30995F88" w14:textId="77777777" w:rsidR="00717322" w:rsidRDefault="00000000">
            <w:pPr>
              <w:spacing w:after="0" w:line="240" w:lineRule="auto"/>
              <w:ind w:firstLineChars="0" w:firstLine="0"/>
              <w:jc w:val="center"/>
            </w:pPr>
            <w:r>
              <w:rPr>
                <w:rFonts w:hint="eastAsia"/>
              </w:rPr>
              <w:t>2</w:t>
            </w:r>
          </w:p>
        </w:tc>
        <w:tc>
          <w:tcPr>
            <w:tcW w:w="559" w:type="dxa"/>
            <w:vAlign w:val="center"/>
          </w:tcPr>
          <w:p w14:paraId="06F2BF99" w14:textId="77777777" w:rsidR="00717322" w:rsidRDefault="00000000">
            <w:pPr>
              <w:spacing w:after="0" w:line="240" w:lineRule="auto"/>
              <w:ind w:firstLineChars="0" w:firstLine="0"/>
              <w:jc w:val="center"/>
            </w:pPr>
            <w:r>
              <w:rPr>
                <w:rFonts w:hint="eastAsia"/>
              </w:rPr>
              <w:t>3</w:t>
            </w:r>
          </w:p>
        </w:tc>
        <w:tc>
          <w:tcPr>
            <w:tcW w:w="559" w:type="dxa"/>
            <w:vAlign w:val="center"/>
          </w:tcPr>
          <w:p w14:paraId="29AD063B" w14:textId="77777777" w:rsidR="00717322" w:rsidRDefault="00000000">
            <w:pPr>
              <w:spacing w:after="0" w:line="240" w:lineRule="auto"/>
              <w:ind w:firstLineChars="0" w:firstLine="0"/>
              <w:jc w:val="center"/>
            </w:pPr>
            <w:r>
              <w:rPr>
                <w:rFonts w:hint="eastAsia"/>
              </w:rPr>
              <w:t>4</w:t>
            </w:r>
          </w:p>
        </w:tc>
        <w:tc>
          <w:tcPr>
            <w:tcW w:w="559" w:type="dxa"/>
            <w:vAlign w:val="center"/>
          </w:tcPr>
          <w:p w14:paraId="6DD4E15E" w14:textId="77777777" w:rsidR="00717322" w:rsidRDefault="00000000">
            <w:pPr>
              <w:spacing w:after="0" w:line="240" w:lineRule="auto"/>
              <w:ind w:firstLineChars="0" w:firstLine="0"/>
              <w:jc w:val="center"/>
            </w:pPr>
            <w:r>
              <w:rPr>
                <w:rFonts w:hint="eastAsia"/>
              </w:rPr>
              <w:t>5</w:t>
            </w:r>
          </w:p>
        </w:tc>
        <w:tc>
          <w:tcPr>
            <w:tcW w:w="525" w:type="dxa"/>
            <w:vAlign w:val="center"/>
          </w:tcPr>
          <w:p w14:paraId="1AD6CE7C" w14:textId="77777777" w:rsidR="00717322" w:rsidRDefault="00000000">
            <w:pPr>
              <w:spacing w:after="0" w:line="240" w:lineRule="auto"/>
              <w:ind w:firstLineChars="0" w:firstLine="0"/>
              <w:jc w:val="center"/>
            </w:pPr>
            <w:r>
              <w:rPr>
                <w:rFonts w:hint="eastAsia"/>
              </w:rPr>
              <w:t>6</w:t>
            </w:r>
          </w:p>
        </w:tc>
        <w:tc>
          <w:tcPr>
            <w:tcW w:w="525" w:type="dxa"/>
            <w:vAlign w:val="center"/>
          </w:tcPr>
          <w:p w14:paraId="3DBC1DEC" w14:textId="77777777" w:rsidR="00717322" w:rsidRDefault="00000000">
            <w:pPr>
              <w:spacing w:after="0" w:line="240" w:lineRule="auto"/>
              <w:ind w:firstLineChars="0" w:firstLine="0"/>
              <w:jc w:val="center"/>
            </w:pPr>
            <w:r>
              <w:rPr>
                <w:rFonts w:hint="eastAsia"/>
              </w:rPr>
              <w:t>7</w:t>
            </w:r>
          </w:p>
        </w:tc>
      </w:tr>
      <w:tr w:rsidR="00717322" w14:paraId="6EA32A20" w14:textId="77777777">
        <w:trPr>
          <w:trHeight w:val="311"/>
          <w:jc w:val="center"/>
        </w:trPr>
        <w:tc>
          <w:tcPr>
            <w:tcW w:w="1139" w:type="dxa"/>
          </w:tcPr>
          <w:p w14:paraId="22D822F6" w14:textId="77777777" w:rsidR="00717322" w:rsidRDefault="00000000">
            <w:pPr>
              <w:spacing w:after="0" w:line="240" w:lineRule="auto"/>
              <w:ind w:firstLineChars="0" w:firstLine="0"/>
              <w:jc w:val="center"/>
              <w:rPr>
                <w:rFonts w:asciiTheme="majorEastAsia" w:eastAsiaTheme="majorEastAsia" w:hAnsiTheme="majorEastAsia" w:hint="eastAsia"/>
              </w:rPr>
            </w:pPr>
            <w:r>
              <w:rPr>
                <w:rFonts w:asciiTheme="majorEastAsia" w:eastAsiaTheme="majorEastAsia" w:hAnsiTheme="majorEastAsia" w:hint="eastAsia"/>
              </w:rPr>
              <w:t>队列</w:t>
            </w:r>
          </w:p>
        </w:tc>
        <w:tc>
          <w:tcPr>
            <w:tcW w:w="561" w:type="dxa"/>
            <w:vAlign w:val="center"/>
          </w:tcPr>
          <w:p w14:paraId="58C202AB" w14:textId="77777777" w:rsidR="00717322" w:rsidRDefault="00000000">
            <w:pPr>
              <w:spacing w:after="0" w:line="240" w:lineRule="auto"/>
              <w:ind w:firstLineChars="0" w:firstLine="0"/>
              <w:jc w:val="center"/>
            </w:pPr>
            <w:r>
              <w:rPr>
                <w:rFonts w:hint="eastAsia"/>
              </w:rPr>
              <w:t>0</w:t>
            </w:r>
          </w:p>
        </w:tc>
        <w:tc>
          <w:tcPr>
            <w:tcW w:w="559" w:type="dxa"/>
            <w:vAlign w:val="center"/>
          </w:tcPr>
          <w:p w14:paraId="25ED4904" w14:textId="77777777" w:rsidR="00717322" w:rsidRDefault="00000000">
            <w:pPr>
              <w:spacing w:after="0" w:line="240" w:lineRule="auto"/>
              <w:ind w:firstLineChars="0" w:firstLine="0"/>
              <w:jc w:val="center"/>
            </w:pPr>
            <w:r>
              <w:rPr>
                <w:rFonts w:hint="eastAsia"/>
              </w:rPr>
              <w:t>1</w:t>
            </w:r>
          </w:p>
        </w:tc>
        <w:tc>
          <w:tcPr>
            <w:tcW w:w="559" w:type="dxa"/>
            <w:vAlign w:val="center"/>
          </w:tcPr>
          <w:p w14:paraId="1B16F1B3" w14:textId="77777777" w:rsidR="00717322" w:rsidRDefault="00000000">
            <w:pPr>
              <w:spacing w:after="0" w:line="240" w:lineRule="auto"/>
              <w:ind w:firstLineChars="0" w:firstLine="0"/>
              <w:jc w:val="center"/>
            </w:pPr>
            <w:r>
              <w:rPr>
                <w:rFonts w:hint="eastAsia"/>
              </w:rPr>
              <w:t>2</w:t>
            </w:r>
          </w:p>
        </w:tc>
        <w:tc>
          <w:tcPr>
            <w:tcW w:w="559" w:type="dxa"/>
            <w:vAlign w:val="center"/>
          </w:tcPr>
          <w:p w14:paraId="5A43324C" w14:textId="77777777" w:rsidR="00717322" w:rsidRDefault="00000000">
            <w:pPr>
              <w:spacing w:after="0" w:line="240" w:lineRule="auto"/>
              <w:ind w:firstLineChars="0" w:firstLine="0"/>
              <w:jc w:val="center"/>
            </w:pPr>
            <w:r>
              <w:rPr>
                <w:rFonts w:hint="eastAsia"/>
              </w:rPr>
              <w:t>3</w:t>
            </w:r>
          </w:p>
        </w:tc>
        <w:tc>
          <w:tcPr>
            <w:tcW w:w="559" w:type="dxa"/>
            <w:vAlign w:val="center"/>
          </w:tcPr>
          <w:p w14:paraId="5EED7861" w14:textId="77777777" w:rsidR="00717322" w:rsidRDefault="00000000">
            <w:pPr>
              <w:spacing w:after="0" w:line="240" w:lineRule="auto"/>
              <w:ind w:firstLineChars="0" w:firstLine="0"/>
              <w:jc w:val="center"/>
            </w:pPr>
            <w:r>
              <w:rPr>
                <w:rFonts w:hint="eastAsia"/>
              </w:rPr>
              <w:t>4</w:t>
            </w:r>
          </w:p>
        </w:tc>
        <w:tc>
          <w:tcPr>
            <w:tcW w:w="559" w:type="dxa"/>
            <w:vAlign w:val="center"/>
          </w:tcPr>
          <w:p w14:paraId="57301B38" w14:textId="77777777" w:rsidR="00717322" w:rsidRDefault="00000000">
            <w:pPr>
              <w:spacing w:after="0" w:line="240" w:lineRule="auto"/>
              <w:ind w:firstLineChars="0" w:firstLine="0"/>
              <w:jc w:val="center"/>
            </w:pPr>
            <w:r>
              <w:rPr>
                <w:rFonts w:hint="eastAsia"/>
              </w:rPr>
              <w:t>5</w:t>
            </w:r>
          </w:p>
        </w:tc>
        <w:tc>
          <w:tcPr>
            <w:tcW w:w="525" w:type="dxa"/>
            <w:vAlign w:val="center"/>
          </w:tcPr>
          <w:p w14:paraId="6B912874" w14:textId="77777777" w:rsidR="00717322" w:rsidRDefault="00000000">
            <w:pPr>
              <w:spacing w:after="0" w:line="240" w:lineRule="auto"/>
              <w:ind w:firstLineChars="0" w:firstLine="0"/>
              <w:jc w:val="center"/>
            </w:pPr>
            <w:r>
              <w:rPr>
                <w:rFonts w:hint="eastAsia"/>
              </w:rPr>
              <w:t>6</w:t>
            </w:r>
          </w:p>
        </w:tc>
        <w:tc>
          <w:tcPr>
            <w:tcW w:w="525" w:type="dxa"/>
            <w:vAlign w:val="center"/>
          </w:tcPr>
          <w:p w14:paraId="3AC9E6AC" w14:textId="77777777" w:rsidR="00717322" w:rsidRDefault="00000000">
            <w:pPr>
              <w:spacing w:after="0" w:line="240" w:lineRule="auto"/>
              <w:ind w:firstLineChars="0" w:firstLine="0"/>
              <w:jc w:val="center"/>
            </w:pPr>
            <w:r>
              <w:rPr>
                <w:rFonts w:hint="eastAsia"/>
              </w:rPr>
              <w:t>7</w:t>
            </w:r>
          </w:p>
        </w:tc>
      </w:tr>
    </w:tbl>
    <w:p w14:paraId="0493FF12" w14:textId="77777777" w:rsidR="00717322" w:rsidRDefault="00717322">
      <w:pPr>
        <w:ind w:firstLineChars="0" w:firstLine="0"/>
      </w:pPr>
    </w:p>
    <w:p w14:paraId="3CAD0951" w14:textId="390A9E4F" w:rsidR="00717322" w:rsidRDefault="00000000" w:rsidP="004C183B">
      <w:pPr>
        <w:pStyle w:val="21"/>
      </w:pPr>
      <w:del w:id="2288" w:author="天赐 余" w:date="2025-12-01T16:53:00Z" w16du:dateUtc="2025-12-01T08:53:00Z">
        <w:r w:rsidRPr="00283E9A" w:rsidDel="008E2F4B">
          <w:rPr>
            <w:rFonts w:hint="eastAsia"/>
          </w:rPr>
          <w:delText>每流</w:delText>
        </w:r>
      </w:del>
      <w:ins w:id="2289" w:author="天赐 余" w:date="2025-12-01T16:53:00Z" w16du:dateUtc="2025-12-01T08:53:00Z">
        <w:r w:rsidR="008E2F4B" w:rsidRPr="00283E9A">
          <w:rPr>
            <w:rFonts w:hint="eastAsia"/>
            <w:rPrChange w:id="2290" w:author="天赐 余" w:date="2025-12-02T15:00:00Z" w16du:dateUtc="2025-12-02T07:00:00Z">
              <w:rPr>
                <w:rFonts w:hint="eastAsia"/>
                <w:highlight w:val="yellow"/>
              </w:rPr>
            </w:rPrChange>
          </w:rPr>
          <w:t>逐流</w:t>
        </w:r>
      </w:ins>
      <w:r>
        <w:rPr>
          <w:rFonts w:hint="eastAsia"/>
        </w:rPr>
        <w:t>监管和过滤</w:t>
      </w:r>
    </w:p>
    <w:p w14:paraId="554B2F9B" w14:textId="77777777" w:rsidR="00717322" w:rsidRDefault="00000000">
      <w:pPr>
        <w:ind w:firstLine="560"/>
      </w:pPr>
      <w:r>
        <w:rPr>
          <w:rFonts w:hint="eastAsia"/>
        </w:rPr>
        <w:t>为满足箭载网络的需求，交换应支持流隔离功能。实现数据流之间的严格隔离，可以保障系统功能间的独立性，防止单个设备或应用的故障影响其他设备或应用。例如，某个交换可能处理两个分别源自不同数据发送端发出的</w:t>
      </w:r>
      <w:del w:id="2291" w:author="天赐 余" w:date="2025-12-03T16:20:00Z" w16du:dateUtc="2025-12-03T08:20:00Z">
        <w:r w:rsidDel="008360A9">
          <w:rPr>
            <w:rFonts w:hint="eastAsia"/>
          </w:rPr>
          <w:delText>流量</w:delText>
        </w:r>
      </w:del>
      <w:r>
        <w:rPr>
          <w:rFonts w:hint="eastAsia"/>
        </w:rPr>
        <w:t>关键性等级不同的流量，从不同入端口到达，但需要转发至同一出端口。若交换未能对每个流实施独立的识别、过滤、监控，某条流的故障可能对同一交换的同一输出端口的其他流造成负面影响。</w:t>
      </w:r>
    </w:p>
    <w:p w14:paraId="76663AB7" w14:textId="77777777" w:rsidR="00FF78A2" w:rsidRDefault="00000000">
      <w:pPr>
        <w:ind w:firstLine="560"/>
        <w:rPr>
          <w:ins w:id="2292" w:author="天赐 余" w:date="2025-12-04T10:25:00Z" w16du:dateUtc="2025-12-04T02:25:00Z"/>
        </w:rPr>
      </w:pPr>
      <w:r>
        <w:rPr>
          <w:rFonts w:hint="eastAsia"/>
        </w:rPr>
        <w:t>本规范要求箭载</w:t>
      </w:r>
      <w:r>
        <w:rPr>
          <w:rFonts w:hint="eastAsia"/>
        </w:rPr>
        <w:t>TSN</w:t>
      </w:r>
      <w:r>
        <w:rPr>
          <w:rFonts w:hint="eastAsia"/>
        </w:rPr>
        <w:t>交换应支持</w:t>
      </w:r>
      <w:r w:rsidRPr="00291F21">
        <w:rPr>
          <w:rFonts w:hint="eastAsia"/>
        </w:rPr>
        <w:t>逐流</w:t>
      </w:r>
      <w:ins w:id="2293" w:author="天赐 余" w:date="2025-12-01T16:54:00Z" w16du:dateUtc="2025-12-01T08:54:00Z">
        <w:r w:rsidR="003D5AB7" w:rsidRPr="00291F21">
          <w:rPr>
            <w:rFonts w:hint="eastAsia"/>
            <w:rPrChange w:id="2294" w:author="天赐 余" w:date="2025-12-01T16:54:00Z" w16du:dateUtc="2025-12-01T08:54:00Z">
              <w:rPr>
                <w:rFonts w:hint="eastAsia"/>
                <w:highlight w:val="yellow"/>
              </w:rPr>
            </w:rPrChange>
          </w:rPr>
          <w:t>监管</w:t>
        </w:r>
      </w:ins>
      <w:del w:id="2295" w:author="天赐 余" w:date="2025-12-01T16:54:00Z" w16du:dateUtc="2025-12-01T08:54:00Z">
        <w:r w:rsidRPr="00291F21" w:rsidDel="003D5AB7">
          <w:rPr>
            <w:rFonts w:hint="eastAsia"/>
          </w:rPr>
          <w:delText>过滤</w:delText>
        </w:r>
      </w:del>
      <w:r w:rsidRPr="00291F21">
        <w:rPr>
          <w:rFonts w:hint="eastAsia"/>
        </w:rPr>
        <w:t>与</w:t>
      </w:r>
      <w:del w:id="2296" w:author="天赐 余" w:date="2025-12-01T16:54:00Z" w16du:dateUtc="2025-12-01T08:54:00Z">
        <w:r w:rsidRPr="00291F21" w:rsidDel="003D5AB7">
          <w:rPr>
            <w:rFonts w:hint="eastAsia"/>
          </w:rPr>
          <w:delText>管控</w:delText>
        </w:r>
      </w:del>
      <w:ins w:id="2297" w:author="天赐 余" w:date="2025-12-01T16:54:00Z" w16du:dateUtc="2025-12-01T08:54:00Z">
        <w:r w:rsidR="003D5AB7" w:rsidRPr="00291F21">
          <w:rPr>
            <w:rFonts w:hint="eastAsia"/>
            <w:rPrChange w:id="2298" w:author="天赐 余" w:date="2025-12-01T16:54:00Z" w16du:dateUtc="2025-12-01T08:54:00Z">
              <w:rPr>
                <w:rFonts w:hint="eastAsia"/>
                <w:highlight w:val="yellow"/>
              </w:rPr>
            </w:rPrChange>
          </w:rPr>
          <w:t>过滤</w:t>
        </w:r>
      </w:ins>
      <w:r>
        <w:rPr>
          <w:rFonts w:hint="eastAsia"/>
        </w:rPr>
        <w:t>（</w:t>
      </w:r>
      <w:r>
        <w:rPr>
          <w:rFonts w:hint="eastAsia"/>
        </w:rPr>
        <w:t>PSFP</w:t>
      </w:r>
      <w:r>
        <w:rPr>
          <w:rFonts w:hint="eastAsia"/>
        </w:rPr>
        <w:t>）机制对数据流进行</w:t>
      </w:r>
      <w:ins w:id="2299" w:author="天赐 余" w:date="2025-12-01T16:54:00Z" w16du:dateUtc="2025-12-01T08:54:00Z">
        <w:r w:rsidR="003D5AB7">
          <w:rPr>
            <w:rFonts w:hint="eastAsia"/>
          </w:rPr>
          <w:t>监管</w:t>
        </w:r>
      </w:ins>
      <w:del w:id="2300" w:author="天赐 余" w:date="2025-12-01T16:54:00Z" w16du:dateUtc="2025-12-01T08:54:00Z">
        <w:r w:rsidDel="003D5AB7">
          <w:rPr>
            <w:rFonts w:hint="eastAsia"/>
          </w:rPr>
          <w:delText>过滤</w:delText>
        </w:r>
      </w:del>
      <w:r>
        <w:rPr>
          <w:rFonts w:hint="eastAsia"/>
        </w:rPr>
        <w:t>和</w:t>
      </w:r>
      <w:ins w:id="2301" w:author="天赐 余" w:date="2025-12-01T16:54:00Z" w16du:dateUtc="2025-12-01T08:54:00Z">
        <w:r w:rsidR="003D5AB7">
          <w:rPr>
            <w:rFonts w:hint="eastAsia"/>
          </w:rPr>
          <w:t>过滤</w:t>
        </w:r>
      </w:ins>
      <w:del w:id="2302" w:author="天赐 余" w:date="2025-12-01T16:54:00Z" w16du:dateUtc="2025-12-01T08:54:00Z">
        <w:r w:rsidDel="003D5AB7">
          <w:rPr>
            <w:rFonts w:hint="eastAsia"/>
          </w:rPr>
          <w:delText>管控</w:delText>
        </w:r>
      </w:del>
      <w:r>
        <w:rPr>
          <w:rFonts w:hint="eastAsia"/>
        </w:rPr>
        <w:t>以实现流隔离。</w:t>
      </w:r>
      <w:r>
        <w:rPr>
          <w:rFonts w:hint="eastAsia"/>
        </w:rPr>
        <w:t>PSFP</w:t>
      </w:r>
      <w:r>
        <w:rPr>
          <w:rFonts w:hint="eastAsia"/>
        </w:rPr>
        <w:t>包括</w:t>
      </w:r>
      <w:r w:rsidRPr="00C57C5B">
        <w:rPr>
          <w:rFonts w:hint="eastAsia"/>
          <w:rPrChange w:id="2303" w:author="天赐 余" w:date="2025-11-29T17:33:00Z" w16du:dateUtc="2025-11-29T09:33:00Z">
            <w:rPr>
              <w:rFonts w:hint="eastAsia"/>
              <w:highlight w:val="yellow"/>
            </w:rPr>
          </w:rPrChange>
        </w:rPr>
        <w:t>流识别</w:t>
      </w:r>
      <w:r>
        <w:rPr>
          <w:rFonts w:hint="eastAsia"/>
        </w:rPr>
        <w:t>、最大服务数据单元过滤、门控过滤、测速过滤，参考</w:t>
      </w:r>
      <w:proofErr w:type="spellStart"/>
      <w:r>
        <w:rPr>
          <w:rFonts w:hint="eastAsia"/>
        </w:rPr>
        <w:t>Qci</w:t>
      </w:r>
      <w:proofErr w:type="spellEnd"/>
      <w:r>
        <w:rPr>
          <w:rFonts w:hint="eastAsia"/>
        </w:rPr>
        <w:t xml:space="preserve"> 8.6</w:t>
      </w:r>
      <w:r>
        <w:rPr>
          <w:rFonts w:hint="eastAsia"/>
        </w:rPr>
        <w:t>。最大服务数据单元根据</w:t>
      </w:r>
      <w:r w:rsidRPr="00C57C5B">
        <w:rPr>
          <w:rFonts w:hint="eastAsia"/>
          <w:rPrChange w:id="2304" w:author="天赐 余" w:date="2025-11-29T17:33:00Z" w16du:dateUtc="2025-11-29T09:33:00Z">
            <w:rPr>
              <w:rFonts w:hint="eastAsia"/>
              <w:highlight w:val="yellow"/>
            </w:rPr>
          </w:rPrChange>
        </w:rPr>
        <w:t>配置的最大服务数据单元</w:t>
      </w:r>
      <w:ins w:id="2305" w:author="天赐 余" w:date="2025-11-29T17:34:00Z" w16du:dateUtc="2025-11-29T09:34:00Z">
        <w:r w:rsidR="00C57C5B">
          <w:rPr>
            <w:rFonts w:hint="eastAsia"/>
          </w:rPr>
          <w:t>参数</w:t>
        </w:r>
      </w:ins>
      <w:r w:rsidRPr="00C57C5B">
        <w:rPr>
          <w:rFonts w:hint="eastAsia"/>
          <w:rPrChange w:id="2306" w:author="天赐 余" w:date="2025-11-29T17:33:00Z" w16du:dateUtc="2025-11-29T09:33:00Z">
            <w:rPr>
              <w:rFonts w:hint="eastAsia"/>
              <w:highlight w:val="yellow"/>
            </w:rPr>
          </w:rPrChange>
        </w:rPr>
        <w:t>值</w:t>
      </w:r>
      <w:r>
        <w:rPr>
          <w:rFonts w:hint="eastAsia"/>
        </w:rPr>
        <w:t>过滤掉不符合要求的数据帧，门控过滤根据流过滤门控表控制是否允许流量通过。</w:t>
      </w:r>
    </w:p>
    <w:p w14:paraId="4407E3F3" w14:textId="21D9F55A" w:rsidR="00B906A6" w:rsidRDefault="00000000">
      <w:pPr>
        <w:ind w:firstLine="560"/>
        <w:rPr>
          <w:ins w:id="2307" w:author="天赐 余" w:date="2025-12-04T09:54:00Z" w16du:dateUtc="2025-12-04T01:54:00Z"/>
        </w:rPr>
      </w:pPr>
      <w:r w:rsidRPr="00FF78A2">
        <w:rPr>
          <w:rFonts w:hint="eastAsia"/>
        </w:rPr>
        <w:t>测速过滤对流量的承诺信息速率、承诺突发大小、超出信息速率、超出突发速率进行监测并过滤掉不符合要求</w:t>
      </w:r>
      <w:del w:id="2308" w:author="天赐 余" w:date="2025-12-01T16:11:00Z" w16du:dateUtc="2025-12-01T08:11:00Z">
        <w:r w:rsidRPr="00FF78A2" w:rsidDel="00A6727B">
          <w:rPr>
            <w:rFonts w:hint="eastAsia"/>
          </w:rPr>
          <w:delText>的</w:delText>
        </w:r>
      </w:del>
      <w:r w:rsidRPr="00FF78A2">
        <w:rPr>
          <w:rFonts w:hint="eastAsia"/>
        </w:rPr>
        <w:t>流的数据帧。</w:t>
      </w:r>
    </w:p>
    <w:p w14:paraId="406E3C94" w14:textId="71C8BA8B" w:rsidR="00717322" w:rsidRDefault="007B64D1">
      <w:pPr>
        <w:ind w:firstLine="560"/>
      </w:pPr>
      <w:ins w:id="2309" w:author="天赐 余" w:date="2025-11-29T17:47:00Z" w16du:dateUtc="2025-11-29T09:47:00Z">
        <w:r>
          <w:rPr>
            <w:rFonts w:hint="eastAsia"/>
          </w:rPr>
          <w:lastRenderedPageBreak/>
          <w:t>为了最大程度避免非法流量对正常流量传输</w:t>
        </w:r>
      </w:ins>
      <w:ins w:id="2310" w:author="天赐 余" w:date="2025-12-03T16:22:00Z" w16du:dateUtc="2025-12-03T08:22:00Z">
        <w:r w:rsidR="00E830BC">
          <w:rPr>
            <w:rFonts w:hint="eastAsia"/>
          </w:rPr>
          <w:t>的影响</w:t>
        </w:r>
      </w:ins>
      <w:ins w:id="2311" w:author="天赐 余" w:date="2025-11-29T17:47:00Z" w16du:dateUtc="2025-11-29T09:47:00Z">
        <w:r>
          <w:rPr>
            <w:rFonts w:hint="eastAsia"/>
          </w:rPr>
          <w:t>，对于流过滤器</w:t>
        </w:r>
      </w:ins>
      <w:ins w:id="2312" w:author="天赐 余" w:date="2025-12-04T10:26:00Z" w16du:dateUtc="2025-12-04T02:26:00Z">
        <w:r w:rsidR="009708A5">
          <w:rPr>
            <w:rFonts w:hint="eastAsia"/>
          </w:rPr>
          <w:t>无法识别</w:t>
        </w:r>
      </w:ins>
      <w:ins w:id="2313" w:author="天赐 余" w:date="2025-11-29T17:47:00Z" w16du:dateUtc="2025-11-29T09:47:00Z">
        <w:r>
          <w:rPr>
            <w:rFonts w:hint="eastAsia"/>
          </w:rPr>
          <w:t>的</w:t>
        </w:r>
        <w:r>
          <w:rPr>
            <w:rFonts w:hint="eastAsia"/>
          </w:rPr>
          <w:t>ST</w:t>
        </w:r>
        <w:r>
          <w:rPr>
            <w:rFonts w:hint="eastAsia"/>
          </w:rPr>
          <w:t>和</w:t>
        </w:r>
        <w:r>
          <w:rPr>
            <w:rFonts w:hint="eastAsia"/>
          </w:rPr>
          <w:t>AVB</w:t>
        </w:r>
        <w:r>
          <w:rPr>
            <w:rFonts w:hint="eastAsia"/>
          </w:rPr>
          <w:t>流直接丢弃。</w:t>
        </w:r>
      </w:ins>
    </w:p>
    <w:p w14:paraId="6016C97D" w14:textId="47B01557" w:rsidR="00717322" w:rsidRDefault="00000000">
      <w:pPr>
        <w:ind w:firstLineChars="0" w:firstLine="0"/>
      </w:pPr>
      <w:r w:rsidRPr="00291F21">
        <w:rPr>
          <w:rFonts w:hint="eastAsia"/>
        </w:rPr>
        <w:t>逐流监管与</w:t>
      </w:r>
      <w:ins w:id="2314" w:author="天赐 余" w:date="2025-12-01T16:54:00Z" w16du:dateUtc="2025-12-01T08:54:00Z">
        <w:r w:rsidR="003D5AB7" w:rsidRPr="00291F21">
          <w:rPr>
            <w:rFonts w:hint="eastAsia"/>
            <w:rPrChange w:id="2315" w:author="天赐 余" w:date="2025-12-01T16:54:00Z" w16du:dateUtc="2025-12-01T08:54:00Z">
              <w:rPr>
                <w:rFonts w:hint="eastAsia"/>
                <w:highlight w:val="yellow"/>
              </w:rPr>
            </w:rPrChange>
          </w:rPr>
          <w:t>过滤</w:t>
        </w:r>
      </w:ins>
      <w:del w:id="2316" w:author="天赐 余" w:date="2025-12-01T16:54:00Z" w16du:dateUtc="2025-12-01T08:54:00Z">
        <w:r w:rsidRPr="00A6727B" w:rsidDel="003D5AB7">
          <w:rPr>
            <w:rFonts w:hint="eastAsia"/>
            <w:highlight w:val="yellow"/>
            <w:rPrChange w:id="2317" w:author="天赐 余" w:date="2025-12-01T16:10:00Z" w16du:dateUtc="2025-12-01T08:10:00Z">
              <w:rPr>
                <w:rFonts w:hint="eastAsia"/>
              </w:rPr>
            </w:rPrChange>
          </w:rPr>
          <w:delText>管控</w:delText>
        </w:r>
      </w:del>
      <w:r>
        <w:rPr>
          <w:rFonts w:hint="eastAsia"/>
        </w:rPr>
        <w:t>机制的可配置参数有：</w:t>
      </w:r>
    </w:p>
    <w:p w14:paraId="627D4955" w14:textId="58A1C4F7" w:rsidR="00717322" w:rsidDel="007A1D8C" w:rsidRDefault="00000000">
      <w:pPr>
        <w:ind w:firstLineChars="0" w:firstLine="0"/>
        <w:rPr>
          <w:del w:id="2318" w:author="天赐 余" w:date="2025-12-03T16:23:00Z" w16du:dateUtc="2025-12-03T08:23:00Z"/>
        </w:rPr>
      </w:pPr>
      <w:r>
        <w:rPr>
          <w:rFonts w:hint="eastAsia"/>
        </w:rPr>
        <w:t>下表为流过滤器参数</w:t>
      </w:r>
      <w:ins w:id="2319" w:author="天赐 余" w:date="2025-12-03T16:23:00Z" w16du:dateUtc="2025-12-03T08:23:00Z">
        <w:r w:rsidR="007A1D8C">
          <w:rPr>
            <w:rFonts w:hint="eastAsia"/>
          </w:rPr>
          <w:t>，</w:t>
        </w:r>
      </w:ins>
    </w:p>
    <w:p w14:paraId="7B732A40" w14:textId="77777777" w:rsidR="00717322" w:rsidRDefault="00000000">
      <w:pPr>
        <w:ind w:firstLineChars="0" w:firstLine="0"/>
      </w:pPr>
      <w:bookmarkStart w:id="2320" w:name="OLE_LINK13"/>
      <w:r>
        <w:rPr>
          <w:rFonts w:hint="eastAsia"/>
        </w:rPr>
        <w:t>每个节点对应一组下表参数</w:t>
      </w:r>
    </w:p>
    <w:p w14:paraId="324FA312" w14:textId="5FF6CFEF" w:rsidR="00674DFF" w:rsidRDefault="00674DFF">
      <w:pPr>
        <w:pStyle w:val="a7"/>
        <w:keepNext/>
        <w:rPr>
          <w:ins w:id="2321" w:author="天赐 余" w:date="2025-12-02T18:50:00Z" w16du:dateUtc="2025-12-02T10:50:00Z"/>
        </w:rPr>
        <w:pPrChange w:id="2322" w:author="天赐 余" w:date="2025-12-02T18:50:00Z" w16du:dateUtc="2025-12-02T10:50:00Z">
          <w:pPr>
            <w:ind w:firstLine="560"/>
          </w:pPr>
        </w:pPrChange>
      </w:pPr>
      <w:ins w:id="2323" w:author="天赐 余" w:date="2025-12-02T18:50:00Z" w16du:dateUtc="2025-12-02T10:50: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2324" w:author="天赐 余" w:date="2025-12-04T11:12:00Z" w16du:dateUtc="2025-12-04T03:12:00Z">
        <w:r w:rsidR="008A3990">
          <w:rPr>
            <w:noProof/>
          </w:rPr>
          <w:t>10</w:t>
        </w:r>
      </w:ins>
      <w:ins w:id="2325" w:author="天赐 余" w:date="2025-12-02T18:50:00Z" w16du:dateUtc="2025-12-02T10:50:00Z">
        <w:r>
          <w:fldChar w:fldCharType="end"/>
        </w:r>
        <w:r>
          <w:rPr>
            <w:rFonts w:hint="eastAsia"/>
          </w:rPr>
          <w:t xml:space="preserve"> </w:t>
        </w:r>
        <w:r>
          <w:rPr>
            <w:rFonts w:hint="eastAsia"/>
          </w:rPr>
          <w:t>逐流监管与过滤可配置参数</w:t>
        </w:r>
      </w:ins>
    </w:p>
    <w:tbl>
      <w:tblPr>
        <w:tblStyle w:val="aff1"/>
        <w:tblW w:w="9694" w:type="dxa"/>
        <w:tblLayout w:type="fixed"/>
        <w:tblLook w:val="04A0" w:firstRow="1" w:lastRow="0" w:firstColumn="1" w:lastColumn="0" w:noHBand="0" w:noVBand="1"/>
      </w:tblPr>
      <w:tblGrid>
        <w:gridCol w:w="2070"/>
        <w:gridCol w:w="3162"/>
        <w:gridCol w:w="1284"/>
        <w:gridCol w:w="1417"/>
        <w:gridCol w:w="1761"/>
        <w:tblGridChange w:id="2326">
          <w:tblGrid>
            <w:gridCol w:w="2070"/>
            <w:gridCol w:w="3162"/>
            <w:gridCol w:w="1284"/>
            <w:gridCol w:w="1417"/>
            <w:gridCol w:w="1761"/>
          </w:tblGrid>
        </w:tblGridChange>
      </w:tblGrid>
      <w:tr w:rsidR="00717322" w14:paraId="0CE7DB2F" w14:textId="77777777">
        <w:trPr>
          <w:trHeight w:val="366"/>
        </w:trPr>
        <w:tc>
          <w:tcPr>
            <w:tcW w:w="2070" w:type="dxa"/>
            <w:vAlign w:val="center"/>
          </w:tcPr>
          <w:p w14:paraId="0C28DA6E" w14:textId="77777777" w:rsidR="00717322" w:rsidRDefault="00000000">
            <w:pPr>
              <w:spacing w:after="0" w:line="240" w:lineRule="auto"/>
              <w:ind w:firstLineChars="0" w:firstLine="0"/>
              <w:jc w:val="center"/>
              <w:rPr>
                <w:rFonts w:asciiTheme="majorEastAsia" w:eastAsiaTheme="majorEastAsia" w:hAnsiTheme="majorEastAsia" w:hint="eastAsia"/>
                <w:b/>
                <w:bCs/>
              </w:rPr>
            </w:pPr>
            <w:bookmarkStart w:id="2327" w:name="OLE_LINK14"/>
            <w:bookmarkEnd w:id="2320"/>
            <w:r>
              <w:rPr>
                <w:rFonts w:asciiTheme="majorEastAsia" w:eastAsiaTheme="majorEastAsia" w:hAnsiTheme="majorEastAsia" w:hint="eastAsia"/>
                <w:b/>
                <w:bCs/>
              </w:rPr>
              <w:t>参数</w:t>
            </w:r>
          </w:p>
        </w:tc>
        <w:tc>
          <w:tcPr>
            <w:tcW w:w="3162" w:type="dxa"/>
          </w:tcPr>
          <w:p w14:paraId="16506722"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1284" w:type="dxa"/>
          </w:tcPr>
          <w:p w14:paraId="25914D88"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1417" w:type="dxa"/>
            <w:vAlign w:val="center"/>
          </w:tcPr>
          <w:p w14:paraId="52582D80"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c>
          <w:tcPr>
            <w:tcW w:w="1761" w:type="dxa"/>
          </w:tcPr>
          <w:p w14:paraId="1BD67233"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取值范围</w:t>
            </w:r>
          </w:p>
        </w:tc>
      </w:tr>
      <w:tr w:rsidR="00717322" w14:paraId="5DD9DE2F" w14:textId="77777777" w:rsidTr="00BE5748">
        <w:tblPrEx>
          <w:tblW w:w="9694" w:type="dxa"/>
          <w:tblLayout w:type="fixed"/>
          <w:tblPrExChange w:id="2328" w:author="天赐 余" w:date="2025-12-04T10:29:00Z" w16du:dateUtc="2025-12-04T02:29:00Z">
            <w:tblPrEx>
              <w:tblW w:w="9694" w:type="dxa"/>
              <w:tblLayout w:type="fixed"/>
            </w:tblPrEx>
          </w:tblPrExChange>
        </w:tblPrEx>
        <w:trPr>
          <w:trHeight w:val="827"/>
          <w:trPrChange w:id="2329" w:author="天赐 余" w:date="2025-12-04T10:29:00Z" w16du:dateUtc="2025-12-04T02:29:00Z">
            <w:trPr>
              <w:trHeight w:val="1084"/>
            </w:trPr>
          </w:trPrChange>
        </w:trPr>
        <w:tc>
          <w:tcPr>
            <w:tcW w:w="2070" w:type="dxa"/>
            <w:vAlign w:val="center"/>
            <w:tcPrChange w:id="2330" w:author="天赐 余" w:date="2025-12-04T10:29:00Z" w16du:dateUtc="2025-12-04T02:29:00Z">
              <w:tcPr>
                <w:tcW w:w="2070" w:type="dxa"/>
                <w:vAlign w:val="center"/>
              </w:tcPr>
            </w:tcPrChange>
          </w:tcPr>
          <w:p w14:paraId="35D04695" w14:textId="7AD8A6F4" w:rsidR="00717322" w:rsidRPr="00BE5748" w:rsidRDefault="00BE5748">
            <w:pPr>
              <w:spacing w:after="0" w:line="240" w:lineRule="auto"/>
              <w:ind w:firstLineChars="0" w:firstLine="0"/>
              <w:jc w:val="left"/>
              <w:rPr>
                <w:rFonts w:asciiTheme="majorEastAsia" w:eastAsiaTheme="majorEastAsia" w:hAnsiTheme="majorEastAsia" w:hint="eastAsia"/>
              </w:rPr>
            </w:pPr>
            <w:ins w:id="2331" w:author="天赐 余" w:date="2025-12-04T10:27:00Z" w16du:dateUtc="2025-12-04T02:27:00Z">
              <w:r w:rsidRPr="00BE5748">
                <w:rPr>
                  <w:rFonts w:asciiTheme="majorEastAsia" w:eastAsiaTheme="majorEastAsia" w:hAnsiTheme="majorEastAsia" w:hint="eastAsia"/>
                  <w:rPrChange w:id="2332" w:author="天赐 余" w:date="2025-12-04T10:28:00Z" w16du:dateUtc="2025-12-04T02:28:00Z">
                    <w:rPr>
                      <w:rFonts w:asciiTheme="majorEastAsia" w:eastAsiaTheme="majorEastAsia" w:hAnsiTheme="majorEastAsia" w:hint="eastAsia"/>
                      <w:highlight w:val="yellow"/>
                    </w:rPr>
                  </w:rPrChange>
                </w:rPr>
                <w:t>DMAC</w:t>
              </w:r>
            </w:ins>
            <w:del w:id="2333" w:author="天赐 余" w:date="2025-12-04T10:27:00Z" w16du:dateUtc="2025-12-04T02:27:00Z">
              <w:r w:rsidRPr="00BE5748" w:rsidDel="00BE5748">
                <w:rPr>
                  <w:rFonts w:asciiTheme="majorEastAsia" w:eastAsiaTheme="majorEastAsia" w:hAnsiTheme="majorEastAsia"/>
                </w:rPr>
                <w:delText>StreamHandl</w:delText>
              </w:r>
            </w:del>
            <w:del w:id="2334" w:author="天赐 余" w:date="2025-12-04T10:26:00Z" w16du:dateUtc="2025-12-04T02:26:00Z">
              <w:r w:rsidRPr="00BE5748" w:rsidDel="00BE5748">
                <w:rPr>
                  <w:rFonts w:asciiTheme="majorEastAsia" w:eastAsiaTheme="majorEastAsia" w:hAnsiTheme="majorEastAsia"/>
                </w:rPr>
                <w:delText>eSpec</w:delText>
              </w:r>
            </w:del>
          </w:p>
        </w:tc>
        <w:tc>
          <w:tcPr>
            <w:tcW w:w="3162" w:type="dxa"/>
            <w:vAlign w:val="center"/>
            <w:tcPrChange w:id="2335" w:author="天赐 余" w:date="2025-12-04T10:29:00Z" w16du:dateUtc="2025-12-04T02:29:00Z">
              <w:tcPr>
                <w:tcW w:w="3162" w:type="dxa"/>
              </w:tcPr>
            </w:tcPrChange>
          </w:tcPr>
          <w:p w14:paraId="123097ED" w14:textId="49E6ACFE" w:rsidR="00717322" w:rsidRPr="00BE5748" w:rsidRDefault="00000000">
            <w:pPr>
              <w:spacing w:after="0" w:line="240" w:lineRule="auto"/>
              <w:ind w:firstLineChars="0" w:firstLine="0"/>
              <w:jc w:val="left"/>
              <w:rPr>
                <w:rFonts w:asciiTheme="majorEastAsia" w:eastAsiaTheme="majorEastAsia" w:hAnsiTheme="majorEastAsia" w:hint="eastAsia"/>
              </w:rPr>
            </w:pPr>
            <w:del w:id="2336" w:author="天赐 余" w:date="2025-12-04T10:27:00Z" w16du:dateUtc="2025-12-04T02:27:00Z">
              <w:r w:rsidRPr="00BE5748" w:rsidDel="00BE5748">
                <w:rPr>
                  <w:rFonts w:asciiTheme="majorEastAsia" w:eastAsiaTheme="majorEastAsia" w:hAnsiTheme="majorEastAsia" w:hint="eastAsia"/>
                  <w:rPrChange w:id="2337" w:author="天赐 余" w:date="2025-12-04T10:28:00Z" w16du:dateUtc="2025-12-04T02:28:00Z">
                    <w:rPr>
                      <w:rFonts w:asciiTheme="majorEastAsia" w:eastAsiaTheme="majorEastAsia" w:hAnsiTheme="majorEastAsia" w:hint="eastAsia"/>
                      <w:highlight w:val="yellow"/>
                    </w:rPr>
                  </w:rPrChange>
                </w:rPr>
                <w:delText>流句柄。</w:delText>
              </w:r>
              <w:r w:rsidRPr="00BE5748" w:rsidDel="00BE5748">
                <w:rPr>
                  <w:rFonts w:asciiTheme="majorEastAsia" w:eastAsiaTheme="majorEastAsia" w:hAnsiTheme="majorEastAsia" w:hint="eastAsia"/>
                </w:rPr>
                <w:delText>唯一标识一个数据流，是过滤的首要条件。</w:delText>
              </w:r>
            </w:del>
            <w:ins w:id="2338" w:author="天赐 余" w:date="2025-12-04T10:27:00Z" w16du:dateUtc="2025-12-04T02:27:00Z">
              <w:r w:rsidR="00BE5748" w:rsidRPr="00BE5748">
                <w:rPr>
                  <w:rFonts w:asciiTheme="majorEastAsia" w:eastAsiaTheme="majorEastAsia" w:hAnsiTheme="majorEastAsia" w:hint="eastAsia"/>
                  <w:rPrChange w:id="2339" w:author="天赐 余" w:date="2025-12-04T10:28:00Z" w16du:dateUtc="2025-12-04T02:28:00Z">
                    <w:rPr>
                      <w:rFonts w:asciiTheme="majorEastAsia" w:eastAsiaTheme="majorEastAsia" w:hAnsiTheme="majorEastAsia" w:hint="eastAsia"/>
                      <w:highlight w:val="yellow"/>
                    </w:rPr>
                  </w:rPrChange>
                </w:rPr>
                <w:t>流量目的MAC</w:t>
              </w:r>
            </w:ins>
          </w:p>
        </w:tc>
        <w:tc>
          <w:tcPr>
            <w:tcW w:w="1284" w:type="dxa"/>
            <w:vAlign w:val="center"/>
            <w:tcPrChange w:id="2340" w:author="天赐 余" w:date="2025-12-04T10:29:00Z" w16du:dateUtc="2025-12-04T02:29:00Z">
              <w:tcPr>
                <w:tcW w:w="1284" w:type="dxa"/>
                <w:vAlign w:val="center"/>
              </w:tcPr>
            </w:tcPrChange>
          </w:tcPr>
          <w:p w14:paraId="6D4111BF" w14:textId="62277A40" w:rsidR="00717322" w:rsidRPr="00BE5748" w:rsidRDefault="00BE5748">
            <w:pPr>
              <w:spacing w:after="0" w:line="240" w:lineRule="auto"/>
              <w:ind w:firstLineChars="0" w:firstLine="0"/>
              <w:jc w:val="left"/>
              <w:rPr>
                <w:rFonts w:asciiTheme="majorEastAsia" w:eastAsiaTheme="majorEastAsia" w:hAnsiTheme="majorEastAsia" w:hint="eastAsia"/>
              </w:rPr>
            </w:pPr>
            <w:ins w:id="2341" w:author="天赐 余" w:date="2025-12-04T10:27:00Z" w16du:dateUtc="2025-12-04T02:27:00Z">
              <w:r w:rsidRPr="00BE5748">
                <w:rPr>
                  <w:rFonts w:asciiTheme="majorEastAsia" w:eastAsiaTheme="majorEastAsia" w:hAnsiTheme="majorEastAsia" w:hint="eastAsia"/>
                  <w:rPrChange w:id="2342" w:author="天赐 余" w:date="2025-12-04T10:28:00Z" w16du:dateUtc="2025-12-04T02:28:00Z">
                    <w:rPr>
                      <w:rFonts w:asciiTheme="majorEastAsia" w:eastAsiaTheme="majorEastAsia" w:hAnsiTheme="majorEastAsia" w:hint="eastAsia"/>
                      <w:highlight w:val="yellow"/>
                    </w:rPr>
                  </w:rPrChange>
                </w:rPr>
                <w:t>Ui</w:t>
              </w:r>
            </w:ins>
            <w:del w:id="2343" w:author="天赐 余" w:date="2025-12-02T19:28:00Z" w16du:dateUtc="2025-12-02T11:28:00Z">
              <w:r w:rsidRPr="00BE5748" w:rsidDel="002B77E5">
                <w:rPr>
                  <w:rFonts w:asciiTheme="majorEastAsia" w:eastAsiaTheme="majorEastAsia" w:hAnsiTheme="majorEastAsia" w:hint="eastAsia"/>
                </w:rPr>
                <w:delText>Ui</w:delText>
              </w:r>
            </w:del>
            <w:r w:rsidRPr="00BE5748">
              <w:rPr>
                <w:rFonts w:asciiTheme="majorEastAsia" w:eastAsiaTheme="majorEastAsia" w:hAnsiTheme="majorEastAsia" w:hint="eastAsia"/>
              </w:rPr>
              <w:t>nt</w:t>
            </w:r>
            <w:ins w:id="2344" w:author="天赐 余" w:date="2025-12-04T10:27:00Z" w16du:dateUtc="2025-12-04T02:27:00Z">
              <w:r w:rsidRPr="00BE5748">
                <w:rPr>
                  <w:rFonts w:asciiTheme="majorEastAsia" w:eastAsiaTheme="majorEastAsia" w:hAnsiTheme="majorEastAsia" w:hint="eastAsia"/>
                  <w:rPrChange w:id="2345" w:author="天赐 余" w:date="2025-12-04T10:28:00Z" w16du:dateUtc="2025-12-04T02:28:00Z">
                    <w:rPr>
                      <w:rFonts w:asciiTheme="majorEastAsia" w:eastAsiaTheme="majorEastAsia" w:hAnsiTheme="majorEastAsia" w:hint="eastAsia"/>
                      <w:highlight w:val="yellow"/>
                    </w:rPr>
                  </w:rPrChange>
                </w:rPr>
                <w:t>48</w:t>
              </w:r>
            </w:ins>
            <w:del w:id="2346" w:author="天赐 余" w:date="2025-12-04T10:27:00Z" w16du:dateUtc="2025-12-04T02:27:00Z">
              <w:r w:rsidRPr="00BE5748" w:rsidDel="00BE5748">
                <w:rPr>
                  <w:rFonts w:asciiTheme="majorEastAsia" w:eastAsiaTheme="majorEastAsia" w:hAnsiTheme="majorEastAsia" w:hint="eastAsia"/>
                </w:rPr>
                <w:delText>32</w:delText>
              </w:r>
            </w:del>
          </w:p>
        </w:tc>
        <w:tc>
          <w:tcPr>
            <w:tcW w:w="1417" w:type="dxa"/>
            <w:vAlign w:val="center"/>
            <w:tcPrChange w:id="2347" w:author="天赐 余" w:date="2025-12-04T10:29:00Z" w16du:dateUtc="2025-12-04T02:29:00Z">
              <w:tcPr>
                <w:tcW w:w="1417" w:type="dxa"/>
                <w:vAlign w:val="center"/>
              </w:tcPr>
            </w:tcPrChange>
          </w:tcPr>
          <w:p w14:paraId="7452C47E" w14:textId="1D24E90E" w:rsidR="00717322" w:rsidRPr="007A1D8C" w:rsidRDefault="00717322">
            <w:pPr>
              <w:spacing w:after="0" w:line="240" w:lineRule="auto"/>
              <w:ind w:firstLineChars="0" w:firstLine="0"/>
              <w:jc w:val="left"/>
              <w:rPr>
                <w:rFonts w:asciiTheme="majorEastAsia" w:eastAsiaTheme="majorEastAsia" w:hAnsiTheme="majorEastAsia" w:hint="eastAsia"/>
                <w:highlight w:val="yellow"/>
                <w:rPrChange w:id="2348" w:author="天赐 余" w:date="2025-12-03T16:24:00Z" w16du:dateUtc="2025-12-03T08:24:00Z">
                  <w:rPr>
                    <w:rFonts w:asciiTheme="majorEastAsia" w:eastAsiaTheme="majorEastAsia" w:hAnsiTheme="majorEastAsia" w:hint="eastAsia"/>
                  </w:rPr>
                </w:rPrChange>
              </w:rPr>
            </w:pPr>
          </w:p>
        </w:tc>
        <w:tc>
          <w:tcPr>
            <w:tcW w:w="1761" w:type="dxa"/>
            <w:tcPrChange w:id="2349" w:author="天赐 余" w:date="2025-12-04T10:29:00Z" w16du:dateUtc="2025-12-04T02:29:00Z">
              <w:tcPr>
                <w:tcW w:w="1761" w:type="dxa"/>
              </w:tcPr>
            </w:tcPrChange>
          </w:tcPr>
          <w:p w14:paraId="26491C92" w14:textId="36BA71D8" w:rsidR="00717322" w:rsidRPr="007A1D8C" w:rsidRDefault="00717322">
            <w:pPr>
              <w:spacing w:after="0" w:line="240" w:lineRule="auto"/>
              <w:ind w:firstLineChars="0" w:firstLine="0"/>
              <w:jc w:val="left"/>
              <w:rPr>
                <w:rFonts w:asciiTheme="majorEastAsia" w:eastAsiaTheme="majorEastAsia" w:hAnsiTheme="majorEastAsia" w:hint="eastAsia"/>
                <w:highlight w:val="yellow"/>
                <w:rPrChange w:id="2350" w:author="天赐 余" w:date="2025-12-03T16:24:00Z" w16du:dateUtc="2025-12-03T08:24:00Z">
                  <w:rPr>
                    <w:rFonts w:asciiTheme="majorEastAsia" w:eastAsiaTheme="majorEastAsia" w:hAnsiTheme="majorEastAsia" w:hint="eastAsia"/>
                  </w:rPr>
                </w:rPrChange>
              </w:rPr>
            </w:pPr>
          </w:p>
        </w:tc>
      </w:tr>
      <w:tr w:rsidR="00BE5748" w14:paraId="6286FD3C" w14:textId="77777777" w:rsidTr="00BE5748">
        <w:tblPrEx>
          <w:tblW w:w="9694" w:type="dxa"/>
          <w:tblLayout w:type="fixed"/>
          <w:tblPrExChange w:id="2351" w:author="天赐 余" w:date="2025-12-04T10:29:00Z" w16du:dateUtc="2025-12-04T02:29:00Z">
            <w:tblPrEx>
              <w:tblW w:w="9694" w:type="dxa"/>
              <w:tblLayout w:type="fixed"/>
            </w:tblPrEx>
          </w:tblPrExChange>
        </w:tblPrEx>
        <w:trPr>
          <w:trHeight w:val="1084"/>
          <w:ins w:id="2352" w:author="天赐 余" w:date="2025-12-04T10:26:00Z"/>
          <w:trPrChange w:id="2353" w:author="天赐 余" w:date="2025-12-04T10:29:00Z" w16du:dateUtc="2025-12-04T02:29:00Z">
            <w:trPr>
              <w:trHeight w:val="1084"/>
            </w:trPr>
          </w:trPrChange>
        </w:trPr>
        <w:tc>
          <w:tcPr>
            <w:tcW w:w="2070" w:type="dxa"/>
            <w:vAlign w:val="center"/>
            <w:tcPrChange w:id="2354" w:author="天赐 余" w:date="2025-12-04T10:29:00Z" w16du:dateUtc="2025-12-04T02:29:00Z">
              <w:tcPr>
                <w:tcW w:w="2070" w:type="dxa"/>
                <w:vAlign w:val="center"/>
              </w:tcPr>
            </w:tcPrChange>
          </w:tcPr>
          <w:p w14:paraId="5B35B5BD" w14:textId="2F89001E" w:rsidR="00BE5748" w:rsidRPr="00BE5748" w:rsidRDefault="00BE5748">
            <w:pPr>
              <w:spacing w:after="0" w:line="240" w:lineRule="auto"/>
              <w:ind w:firstLineChars="0" w:firstLine="0"/>
              <w:jc w:val="left"/>
              <w:rPr>
                <w:ins w:id="2355" w:author="天赐 余" w:date="2025-12-04T10:26:00Z" w16du:dateUtc="2025-12-04T02:26:00Z"/>
                <w:rFonts w:asciiTheme="majorEastAsia" w:eastAsiaTheme="majorEastAsia" w:hAnsiTheme="majorEastAsia" w:hint="eastAsia"/>
                <w:rPrChange w:id="2356" w:author="天赐 余" w:date="2025-12-04T10:28:00Z" w16du:dateUtc="2025-12-04T02:28:00Z">
                  <w:rPr>
                    <w:ins w:id="2357" w:author="天赐 余" w:date="2025-12-04T10:26:00Z" w16du:dateUtc="2025-12-04T02:26:00Z"/>
                    <w:rFonts w:asciiTheme="majorEastAsia" w:eastAsiaTheme="majorEastAsia" w:hAnsiTheme="majorEastAsia" w:hint="eastAsia"/>
                    <w:highlight w:val="yellow"/>
                  </w:rPr>
                </w:rPrChange>
              </w:rPr>
            </w:pPr>
            <w:ins w:id="2358" w:author="天赐 余" w:date="2025-12-04T10:27:00Z" w16du:dateUtc="2025-12-04T02:27:00Z">
              <w:r w:rsidRPr="00BE5748">
                <w:rPr>
                  <w:rFonts w:asciiTheme="majorEastAsia" w:eastAsiaTheme="majorEastAsia" w:hAnsiTheme="majorEastAsia" w:hint="eastAsia"/>
                  <w:rPrChange w:id="2359" w:author="天赐 余" w:date="2025-12-04T10:28:00Z" w16du:dateUtc="2025-12-04T02:28:00Z">
                    <w:rPr>
                      <w:rFonts w:asciiTheme="majorEastAsia" w:eastAsiaTheme="majorEastAsia" w:hAnsiTheme="majorEastAsia" w:hint="eastAsia"/>
                      <w:highlight w:val="yellow"/>
                    </w:rPr>
                  </w:rPrChange>
                </w:rPr>
                <w:t>VID</w:t>
              </w:r>
            </w:ins>
          </w:p>
        </w:tc>
        <w:tc>
          <w:tcPr>
            <w:tcW w:w="3162" w:type="dxa"/>
            <w:vAlign w:val="center"/>
            <w:tcPrChange w:id="2360" w:author="天赐 余" w:date="2025-12-04T10:29:00Z" w16du:dateUtc="2025-12-04T02:29:00Z">
              <w:tcPr>
                <w:tcW w:w="3162" w:type="dxa"/>
              </w:tcPr>
            </w:tcPrChange>
          </w:tcPr>
          <w:p w14:paraId="3689EB7A" w14:textId="2CCD7E2F" w:rsidR="00BE5748" w:rsidRPr="00BE5748" w:rsidRDefault="00BE5748">
            <w:pPr>
              <w:spacing w:after="0" w:line="240" w:lineRule="auto"/>
              <w:ind w:firstLineChars="0" w:firstLine="0"/>
              <w:jc w:val="left"/>
              <w:rPr>
                <w:ins w:id="2361" w:author="天赐 余" w:date="2025-12-04T10:26:00Z" w16du:dateUtc="2025-12-04T02:26:00Z"/>
                <w:rFonts w:asciiTheme="majorEastAsia" w:eastAsiaTheme="majorEastAsia" w:hAnsiTheme="majorEastAsia" w:hint="eastAsia"/>
                <w:rPrChange w:id="2362" w:author="天赐 余" w:date="2025-12-04T10:28:00Z" w16du:dateUtc="2025-12-04T02:28:00Z">
                  <w:rPr>
                    <w:ins w:id="2363" w:author="天赐 余" w:date="2025-12-04T10:26:00Z" w16du:dateUtc="2025-12-04T02:26:00Z"/>
                    <w:rFonts w:asciiTheme="majorEastAsia" w:eastAsiaTheme="majorEastAsia" w:hAnsiTheme="majorEastAsia" w:hint="eastAsia"/>
                    <w:highlight w:val="yellow"/>
                  </w:rPr>
                </w:rPrChange>
              </w:rPr>
            </w:pPr>
            <w:ins w:id="2364" w:author="天赐 余" w:date="2025-12-04T10:27:00Z" w16du:dateUtc="2025-12-04T02:27:00Z">
              <w:r w:rsidRPr="00BE5748">
                <w:rPr>
                  <w:rFonts w:asciiTheme="majorEastAsia" w:eastAsiaTheme="majorEastAsia" w:hAnsiTheme="majorEastAsia" w:hint="eastAsia"/>
                  <w:rPrChange w:id="2365" w:author="天赐 余" w:date="2025-12-04T10:28:00Z" w16du:dateUtc="2025-12-04T02:28:00Z">
                    <w:rPr>
                      <w:rFonts w:asciiTheme="majorEastAsia" w:eastAsiaTheme="majorEastAsia" w:hAnsiTheme="majorEastAsia" w:hint="eastAsia"/>
                      <w:highlight w:val="yellow"/>
                    </w:rPr>
                  </w:rPrChange>
                </w:rPr>
                <w:t>流量VLAN ID</w:t>
              </w:r>
            </w:ins>
          </w:p>
        </w:tc>
        <w:tc>
          <w:tcPr>
            <w:tcW w:w="1284" w:type="dxa"/>
            <w:vAlign w:val="center"/>
            <w:tcPrChange w:id="2366" w:author="天赐 余" w:date="2025-12-04T10:29:00Z" w16du:dateUtc="2025-12-04T02:29:00Z">
              <w:tcPr>
                <w:tcW w:w="1284" w:type="dxa"/>
                <w:vAlign w:val="center"/>
              </w:tcPr>
            </w:tcPrChange>
          </w:tcPr>
          <w:p w14:paraId="641B7CA9" w14:textId="531AE7A6" w:rsidR="00BE5748" w:rsidRPr="00BE5748" w:rsidRDefault="00BE5748">
            <w:pPr>
              <w:spacing w:after="0" w:line="240" w:lineRule="auto"/>
              <w:ind w:firstLineChars="0" w:firstLine="0"/>
              <w:jc w:val="left"/>
              <w:rPr>
                <w:ins w:id="2367" w:author="天赐 余" w:date="2025-12-04T10:26:00Z" w16du:dateUtc="2025-12-04T02:26:00Z"/>
                <w:rFonts w:asciiTheme="majorEastAsia" w:eastAsiaTheme="majorEastAsia" w:hAnsiTheme="majorEastAsia" w:hint="eastAsia"/>
                <w:rPrChange w:id="2368" w:author="天赐 余" w:date="2025-12-04T10:28:00Z" w16du:dateUtc="2025-12-04T02:28:00Z">
                  <w:rPr>
                    <w:ins w:id="2369" w:author="天赐 余" w:date="2025-12-04T10:26:00Z" w16du:dateUtc="2025-12-04T02:26:00Z"/>
                    <w:rFonts w:asciiTheme="majorEastAsia" w:eastAsiaTheme="majorEastAsia" w:hAnsiTheme="majorEastAsia" w:hint="eastAsia"/>
                    <w:highlight w:val="yellow"/>
                  </w:rPr>
                </w:rPrChange>
              </w:rPr>
            </w:pPr>
            <w:ins w:id="2370" w:author="天赐 余" w:date="2025-12-04T10:27:00Z" w16du:dateUtc="2025-12-04T02:27:00Z">
              <w:r w:rsidRPr="00BE5748">
                <w:rPr>
                  <w:rFonts w:asciiTheme="majorEastAsia" w:eastAsiaTheme="majorEastAsia" w:hAnsiTheme="majorEastAsia" w:hint="eastAsia"/>
                  <w:rPrChange w:id="2371" w:author="天赐 余" w:date="2025-12-04T10:28:00Z" w16du:dateUtc="2025-12-04T02:28:00Z">
                    <w:rPr>
                      <w:rFonts w:asciiTheme="majorEastAsia" w:eastAsiaTheme="majorEastAsia" w:hAnsiTheme="majorEastAsia" w:hint="eastAsia"/>
                      <w:highlight w:val="yellow"/>
                    </w:rPr>
                  </w:rPrChange>
                </w:rPr>
                <w:t>Uint</w:t>
              </w:r>
            </w:ins>
            <w:ins w:id="2372" w:author="天赐 余" w:date="2025-12-04T10:28:00Z" w16du:dateUtc="2025-12-04T02:28:00Z">
              <w:r w:rsidRPr="00BE5748">
                <w:rPr>
                  <w:rFonts w:asciiTheme="majorEastAsia" w:eastAsiaTheme="majorEastAsia" w:hAnsiTheme="majorEastAsia" w:hint="eastAsia"/>
                  <w:rPrChange w:id="2373" w:author="天赐 余" w:date="2025-12-04T10:28:00Z" w16du:dateUtc="2025-12-04T02:28:00Z">
                    <w:rPr>
                      <w:rFonts w:asciiTheme="majorEastAsia" w:eastAsiaTheme="majorEastAsia" w:hAnsiTheme="majorEastAsia" w:hint="eastAsia"/>
                      <w:highlight w:val="yellow"/>
                    </w:rPr>
                  </w:rPrChange>
                </w:rPr>
                <w:t>12</w:t>
              </w:r>
            </w:ins>
          </w:p>
        </w:tc>
        <w:tc>
          <w:tcPr>
            <w:tcW w:w="1417" w:type="dxa"/>
            <w:vAlign w:val="center"/>
            <w:tcPrChange w:id="2374" w:author="天赐 余" w:date="2025-12-04T10:29:00Z" w16du:dateUtc="2025-12-04T02:29:00Z">
              <w:tcPr>
                <w:tcW w:w="1417" w:type="dxa"/>
                <w:vAlign w:val="center"/>
              </w:tcPr>
            </w:tcPrChange>
          </w:tcPr>
          <w:p w14:paraId="0D8A5B54" w14:textId="77777777" w:rsidR="00BE5748" w:rsidRPr="00BE5748" w:rsidRDefault="00BE5748">
            <w:pPr>
              <w:spacing w:after="0" w:line="240" w:lineRule="auto"/>
              <w:ind w:firstLineChars="0" w:firstLine="0"/>
              <w:jc w:val="left"/>
              <w:rPr>
                <w:ins w:id="2375" w:author="天赐 余" w:date="2025-12-04T10:26:00Z" w16du:dateUtc="2025-12-04T02:26:00Z"/>
                <w:rFonts w:asciiTheme="majorEastAsia" w:eastAsiaTheme="majorEastAsia" w:hAnsiTheme="majorEastAsia" w:hint="eastAsia"/>
                <w:highlight w:val="yellow"/>
              </w:rPr>
            </w:pPr>
          </w:p>
        </w:tc>
        <w:tc>
          <w:tcPr>
            <w:tcW w:w="1761" w:type="dxa"/>
            <w:tcPrChange w:id="2376" w:author="天赐 余" w:date="2025-12-04T10:29:00Z" w16du:dateUtc="2025-12-04T02:29:00Z">
              <w:tcPr>
                <w:tcW w:w="1761" w:type="dxa"/>
              </w:tcPr>
            </w:tcPrChange>
          </w:tcPr>
          <w:p w14:paraId="0FDE69A1" w14:textId="77777777" w:rsidR="00BE5748" w:rsidRPr="00BE5748" w:rsidRDefault="00BE5748">
            <w:pPr>
              <w:spacing w:after="0" w:line="240" w:lineRule="auto"/>
              <w:ind w:firstLineChars="0" w:firstLine="0"/>
              <w:jc w:val="left"/>
              <w:rPr>
                <w:ins w:id="2377" w:author="天赐 余" w:date="2025-12-04T10:26:00Z" w16du:dateUtc="2025-12-04T02:26:00Z"/>
                <w:rFonts w:asciiTheme="majorEastAsia" w:eastAsiaTheme="majorEastAsia" w:hAnsiTheme="majorEastAsia" w:hint="eastAsia"/>
                <w:highlight w:val="yellow"/>
              </w:rPr>
            </w:pPr>
          </w:p>
        </w:tc>
      </w:tr>
      <w:tr w:rsidR="00717322" w14:paraId="5B2F524D" w14:textId="77777777">
        <w:trPr>
          <w:trHeight w:val="732"/>
        </w:trPr>
        <w:tc>
          <w:tcPr>
            <w:tcW w:w="2070" w:type="dxa"/>
            <w:vAlign w:val="center"/>
          </w:tcPr>
          <w:p w14:paraId="0A2DA66A"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PrioritySpec</w:t>
            </w:r>
            <w:proofErr w:type="spellEnd"/>
          </w:p>
        </w:tc>
        <w:tc>
          <w:tcPr>
            <w:tcW w:w="3162" w:type="dxa"/>
          </w:tcPr>
          <w:p w14:paraId="1455F538" w14:textId="4ADC06C0"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优先级规范。指定要过滤的帧的优先级，取值范围</w:t>
            </w:r>
            <w:ins w:id="2378" w:author="天赐 余" w:date="2025-12-02T19:31:00Z" w16du:dateUtc="2025-12-02T11:31:00Z">
              <w:r w:rsidR="002B77E5">
                <w:rPr>
                  <w:rFonts w:asciiTheme="majorEastAsia" w:eastAsiaTheme="majorEastAsia" w:hAnsiTheme="majorEastAsia" w:hint="eastAsia"/>
                </w:rPr>
                <w:t>-1</w:t>
              </w:r>
            </w:ins>
            <w:del w:id="2379" w:author="天赐 余" w:date="2025-12-02T19:31:00Z" w16du:dateUtc="2025-12-02T11:31:00Z">
              <w:r w:rsidDel="002B77E5">
                <w:rPr>
                  <w:rFonts w:asciiTheme="majorEastAsia" w:eastAsiaTheme="majorEastAsia" w:hAnsiTheme="majorEastAsia" w:hint="eastAsia"/>
                </w:rPr>
                <w:delText>0</w:delText>
              </w:r>
            </w:del>
            <w:r>
              <w:rPr>
                <w:rFonts w:asciiTheme="majorEastAsia" w:eastAsiaTheme="majorEastAsia" w:hAnsiTheme="majorEastAsia" w:hint="eastAsia"/>
              </w:rPr>
              <w:t>~7</w:t>
            </w:r>
            <w:ins w:id="2380" w:author="天赐 余" w:date="2025-12-02T19:31:00Z" w16du:dateUtc="2025-12-02T11:31:00Z">
              <w:r w:rsidR="002B77E5">
                <w:rPr>
                  <w:rFonts w:asciiTheme="majorEastAsia" w:eastAsiaTheme="majorEastAsia" w:hAnsiTheme="majorEastAsia" w:hint="eastAsia"/>
                </w:rPr>
                <w:t>，-1为通配符</w:t>
              </w:r>
            </w:ins>
          </w:p>
        </w:tc>
        <w:tc>
          <w:tcPr>
            <w:tcW w:w="1284" w:type="dxa"/>
            <w:vAlign w:val="center"/>
          </w:tcPr>
          <w:p w14:paraId="40AD2E79" w14:textId="37C87987" w:rsidR="00717322" w:rsidRDefault="00000000">
            <w:pPr>
              <w:spacing w:after="0" w:line="240" w:lineRule="auto"/>
              <w:ind w:firstLineChars="0" w:firstLine="0"/>
              <w:jc w:val="left"/>
              <w:rPr>
                <w:rFonts w:asciiTheme="majorEastAsia" w:eastAsiaTheme="majorEastAsia" w:hAnsiTheme="majorEastAsia" w:hint="eastAsia"/>
              </w:rPr>
            </w:pPr>
            <w:del w:id="2381" w:author="天赐 余" w:date="2025-12-02T19:29:00Z" w16du:dateUtc="2025-12-02T11:29:00Z">
              <w:r w:rsidDel="002B77E5">
                <w:rPr>
                  <w:rFonts w:asciiTheme="majorEastAsia" w:eastAsiaTheme="majorEastAsia" w:hAnsiTheme="majorEastAsia" w:hint="eastAsia"/>
                </w:rPr>
                <w:delText>U</w:delText>
              </w:r>
            </w:del>
            <w:ins w:id="2382" w:author="天赐 余" w:date="2025-12-02T19:29:00Z" w16du:dateUtc="2025-12-02T11:29:00Z">
              <w:r w:rsidR="002B77E5">
                <w:rPr>
                  <w:rFonts w:asciiTheme="majorEastAsia" w:eastAsiaTheme="majorEastAsia" w:hAnsiTheme="majorEastAsia" w:hint="eastAsia"/>
                </w:rPr>
                <w:t>I</w:t>
              </w:r>
            </w:ins>
            <w:del w:id="2383" w:author="天赐 余" w:date="2025-12-02T19:29:00Z" w16du:dateUtc="2025-12-02T11:29:00Z">
              <w:r w:rsidDel="002B77E5">
                <w:rPr>
                  <w:rFonts w:asciiTheme="majorEastAsia" w:eastAsiaTheme="majorEastAsia" w:hAnsiTheme="majorEastAsia"/>
                </w:rPr>
                <w:delText>i</w:delText>
              </w:r>
            </w:del>
            <w:r>
              <w:rPr>
                <w:rFonts w:asciiTheme="majorEastAsia" w:eastAsiaTheme="majorEastAsia" w:hAnsiTheme="majorEastAsia"/>
              </w:rPr>
              <w:t>nt</w:t>
            </w:r>
            <w:ins w:id="2384" w:author="天赐 余" w:date="2025-12-02T19:29:00Z" w16du:dateUtc="2025-12-02T11:29:00Z">
              <w:r w:rsidR="002B77E5">
                <w:rPr>
                  <w:rFonts w:asciiTheme="majorEastAsia" w:eastAsiaTheme="majorEastAsia" w:hAnsiTheme="majorEastAsia" w:hint="eastAsia"/>
                </w:rPr>
                <w:t>32</w:t>
              </w:r>
            </w:ins>
          </w:p>
        </w:tc>
        <w:tc>
          <w:tcPr>
            <w:tcW w:w="1417" w:type="dxa"/>
            <w:vAlign w:val="center"/>
          </w:tcPr>
          <w:p w14:paraId="4EDCBC96"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761" w:type="dxa"/>
          </w:tcPr>
          <w:p w14:paraId="053B9E2A" w14:textId="27C79AFB" w:rsidR="00717322" w:rsidRDefault="002B77E5">
            <w:pPr>
              <w:spacing w:after="0" w:line="240" w:lineRule="auto"/>
              <w:ind w:firstLineChars="0" w:firstLine="0"/>
              <w:jc w:val="left"/>
              <w:rPr>
                <w:rFonts w:asciiTheme="majorEastAsia" w:eastAsiaTheme="majorEastAsia" w:hAnsiTheme="majorEastAsia" w:hint="eastAsia"/>
              </w:rPr>
            </w:pPr>
            <w:ins w:id="2385" w:author="天赐 余" w:date="2025-12-02T19:30:00Z" w16du:dateUtc="2025-12-02T11:30:00Z">
              <w:r>
                <w:rPr>
                  <w:rFonts w:asciiTheme="majorEastAsia" w:eastAsiaTheme="majorEastAsia" w:hAnsiTheme="majorEastAsia" w:hint="eastAsia"/>
                </w:rPr>
                <w:t>[</w:t>
              </w:r>
              <w:r w:rsidRPr="002B77E5">
                <w:rPr>
                  <w:rFonts w:asciiTheme="majorEastAsia" w:eastAsiaTheme="majorEastAsia" w:hAnsiTheme="majorEastAsia" w:hint="eastAsia"/>
                </w:rPr>
                <w:t>-1</w:t>
              </w:r>
              <w:r>
                <w:rPr>
                  <w:rFonts w:asciiTheme="majorEastAsia" w:eastAsiaTheme="majorEastAsia" w:hAnsiTheme="majorEastAsia" w:hint="eastAsia"/>
                </w:rPr>
                <w:t>,</w:t>
              </w:r>
              <w:r w:rsidRPr="002B77E5">
                <w:rPr>
                  <w:rFonts w:asciiTheme="majorEastAsia" w:eastAsiaTheme="majorEastAsia" w:hAnsiTheme="majorEastAsia" w:hint="eastAsia"/>
                </w:rPr>
                <w:t>7</w:t>
              </w:r>
              <w:r>
                <w:rPr>
                  <w:rFonts w:asciiTheme="majorEastAsia" w:eastAsiaTheme="majorEastAsia" w:hAnsiTheme="majorEastAsia" w:hint="eastAsia"/>
                </w:rPr>
                <w:t>]</w:t>
              </w:r>
            </w:ins>
          </w:p>
        </w:tc>
      </w:tr>
      <w:tr w:rsidR="00717322" w14:paraId="7507F89B" w14:textId="77777777">
        <w:trPr>
          <w:trHeight w:val="732"/>
        </w:trPr>
        <w:tc>
          <w:tcPr>
            <w:tcW w:w="2070" w:type="dxa"/>
            <w:vAlign w:val="center"/>
          </w:tcPr>
          <w:p w14:paraId="417531C8"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StreamGateInstanceID</w:t>
            </w:r>
            <w:proofErr w:type="spellEnd"/>
          </w:p>
        </w:tc>
        <w:tc>
          <w:tcPr>
            <w:tcW w:w="3162" w:type="dxa"/>
          </w:tcPr>
          <w:p w14:paraId="4803AF61"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流门实例ID。指定与此过滤器关联的流门，匹配的帧将发送到该门进行开关控制</w:t>
            </w:r>
          </w:p>
        </w:tc>
        <w:tc>
          <w:tcPr>
            <w:tcW w:w="1284" w:type="dxa"/>
            <w:vAlign w:val="center"/>
          </w:tcPr>
          <w:p w14:paraId="506C0164"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Uint32</w:t>
            </w:r>
          </w:p>
        </w:tc>
        <w:tc>
          <w:tcPr>
            <w:tcW w:w="1417" w:type="dxa"/>
            <w:vAlign w:val="center"/>
          </w:tcPr>
          <w:p w14:paraId="5A7E3B68"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761" w:type="dxa"/>
          </w:tcPr>
          <w:p w14:paraId="37B9FC11" w14:textId="07623D74" w:rsidR="00717322" w:rsidRDefault="002B77E5">
            <w:pPr>
              <w:spacing w:after="0" w:line="240" w:lineRule="auto"/>
              <w:ind w:firstLineChars="0" w:firstLine="0"/>
              <w:jc w:val="left"/>
              <w:rPr>
                <w:rFonts w:asciiTheme="majorEastAsia" w:eastAsiaTheme="majorEastAsia" w:hAnsiTheme="majorEastAsia" w:hint="eastAsia"/>
              </w:rPr>
            </w:pPr>
            <w:ins w:id="2386" w:author="天赐 余" w:date="2025-12-02T19:31:00Z" w16du:dateUtc="2025-12-02T11:31:00Z">
              <w:r>
                <w:rPr>
                  <w:rFonts w:asciiTheme="majorEastAsia" w:eastAsiaTheme="majorEastAsia" w:hAnsiTheme="majorEastAsia" w:hint="eastAsia"/>
                </w:rPr>
                <w:t>[1，</w:t>
              </w:r>
            </w:ins>
            <w:ins w:id="2387" w:author="天赐 余" w:date="2025-12-02T19:32:00Z" w16du:dateUtc="2025-12-02T11:32:00Z">
              <w:r>
                <w:rPr>
                  <w:rFonts w:asciiTheme="majorEastAsia" w:eastAsiaTheme="majorEastAsia" w:hAnsiTheme="majorEastAsia" w:hint="eastAsia"/>
                </w:rPr>
                <w:t>流到达门控</w:t>
              </w:r>
            </w:ins>
            <w:ins w:id="2388" w:author="天赐 余" w:date="2025-12-02T19:31:00Z" w16du:dateUtc="2025-12-02T11:31:00Z">
              <w:r>
                <w:rPr>
                  <w:rFonts w:asciiTheme="majorEastAsia" w:eastAsiaTheme="majorEastAsia" w:hAnsiTheme="majorEastAsia" w:hint="eastAsia"/>
                </w:rPr>
                <w:t>个数]</w:t>
              </w:r>
            </w:ins>
          </w:p>
        </w:tc>
      </w:tr>
      <w:tr w:rsidR="00717322" w14:paraId="56B4A6F7" w14:textId="77777777">
        <w:trPr>
          <w:trHeight w:val="732"/>
        </w:trPr>
        <w:tc>
          <w:tcPr>
            <w:tcW w:w="2070" w:type="dxa"/>
            <w:vAlign w:val="center"/>
          </w:tcPr>
          <w:p w14:paraId="4DD949BE"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FilterSpecification</w:t>
            </w:r>
            <w:proofErr w:type="spellEnd"/>
          </w:p>
        </w:tc>
        <w:tc>
          <w:tcPr>
            <w:tcW w:w="3162" w:type="dxa"/>
          </w:tcPr>
          <w:p w14:paraId="23EEEC8B" w14:textId="77777777" w:rsidR="00717322" w:rsidRDefault="00000000">
            <w:pPr>
              <w:spacing w:after="0" w:line="240" w:lineRule="auto"/>
              <w:ind w:firstLineChars="0" w:firstLine="0"/>
              <w:jc w:val="left"/>
              <w:rPr>
                <w:rFonts w:asciiTheme="majorEastAsia" w:eastAsiaTheme="majorEastAsia" w:hAnsiTheme="majorEastAsia" w:hint="eastAsia"/>
              </w:rPr>
            </w:pPr>
            <w:bookmarkStart w:id="2389" w:name="OLE_LINK12"/>
            <w:r>
              <w:rPr>
                <w:rFonts w:asciiTheme="majorEastAsia" w:eastAsiaTheme="majorEastAsia" w:hAnsiTheme="majorEastAsia" w:hint="eastAsia"/>
              </w:rPr>
              <w:t>流量计量器ID。指向某个流量计量器实例，将匹配的帧导向指定的计量器进行速率限制</w:t>
            </w:r>
            <w:del w:id="2390" w:author="天赐 余" w:date="2025-11-29T18:12:00Z" w16du:dateUtc="2025-11-29T10:12:00Z">
              <w:r w:rsidDel="00F818C7">
                <w:rPr>
                  <w:rFonts w:asciiTheme="majorEastAsia" w:eastAsiaTheme="majorEastAsia" w:hAnsiTheme="majorEastAsia" w:hint="eastAsia"/>
                </w:rPr>
                <w:delText>。</w:delText>
              </w:r>
            </w:del>
            <w:bookmarkEnd w:id="2389"/>
            <w:r>
              <w:rPr>
                <w:rFonts w:asciiTheme="majorEastAsia" w:eastAsiaTheme="majorEastAsia" w:hAnsiTheme="majorEastAsia" w:hint="eastAsia"/>
              </w:rPr>
              <w:t>。</w:t>
            </w:r>
          </w:p>
        </w:tc>
        <w:tc>
          <w:tcPr>
            <w:tcW w:w="1284" w:type="dxa"/>
            <w:vAlign w:val="center"/>
          </w:tcPr>
          <w:p w14:paraId="1FF56744"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Uint32</w:t>
            </w:r>
          </w:p>
        </w:tc>
        <w:tc>
          <w:tcPr>
            <w:tcW w:w="1417" w:type="dxa"/>
            <w:vAlign w:val="center"/>
          </w:tcPr>
          <w:p w14:paraId="24875C38"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761" w:type="dxa"/>
          </w:tcPr>
          <w:p w14:paraId="77E992E1" w14:textId="46AC64C6" w:rsidR="00717322" w:rsidRDefault="002B77E5">
            <w:pPr>
              <w:spacing w:after="0" w:line="240" w:lineRule="auto"/>
              <w:ind w:firstLineChars="0" w:firstLine="0"/>
              <w:jc w:val="left"/>
              <w:rPr>
                <w:rFonts w:asciiTheme="majorEastAsia" w:eastAsiaTheme="majorEastAsia" w:hAnsiTheme="majorEastAsia" w:hint="eastAsia"/>
              </w:rPr>
            </w:pPr>
            <w:ins w:id="2391" w:author="天赐 余" w:date="2025-12-02T19:32:00Z" w16du:dateUtc="2025-12-02T11:32:00Z">
              <w:r>
                <w:rPr>
                  <w:rFonts w:asciiTheme="majorEastAsia" w:eastAsiaTheme="majorEastAsia" w:hAnsiTheme="majorEastAsia" w:hint="eastAsia"/>
                </w:rPr>
                <w:t>[1，流计量器个数]</w:t>
              </w:r>
            </w:ins>
          </w:p>
        </w:tc>
      </w:tr>
    </w:tbl>
    <w:bookmarkEnd w:id="2327"/>
    <w:p w14:paraId="6B763ADA" w14:textId="0C55A6C5" w:rsidR="00717322" w:rsidRDefault="00BE5748">
      <w:pPr>
        <w:ind w:firstLineChars="0" w:firstLine="0"/>
      </w:pPr>
      <w:ins w:id="2392" w:author="天赐 余" w:date="2025-12-04T10:29:00Z" w16du:dateUtc="2025-12-04T02:29:00Z">
        <w:r>
          <w:rPr>
            <w:rFonts w:hint="eastAsia"/>
          </w:rPr>
          <w:t>由于</w:t>
        </w:r>
      </w:ins>
      <w:ins w:id="2393" w:author="天赐 余" w:date="2025-12-04T10:30:00Z" w16du:dateUtc="2025-12-04T02:30:00Z">
        <w:r>
          <w:rPr>
            <w:rFonts w:hint="eastAsia"/>
          </w:rPr>
          <w:t>无法对流句柄进行约束所以此处用</w:t>
        </w:r>
        <w:r>
          <w:rPr>
            <w:rFonts w:hint="eastAsia"/>
          </w:rPr>
          <w:t>DMAC</w:t>
        </w:r>
        <w:r>
          <w:rPr>
            <w:rFonts w:hint="eastAsia"/>
          </w:rPr>
          <w:t>、</w:t>
        </w:r>
        <w:r>
          <w:rPr>
            <w:rFonts w:hint="eastAsia"/>
          </w:rPr>
          <w:t>VID</w:t>
        </w:r>
        <w:r>
          <w:rPr>
            <w:rFonts w:hint="eastAsia"/>
          </w:rPr>
          <w:t>指定一条流量</w:t>
        </w:r>
      </w:ins>
    </w:p>
    <w:p w14:paraId="31BCB754" w14:textId="0AA079C0" w:rsidR="00717322" w:rsidRDefault="00000000">
      <w:pPr>
        <w:ind w:firstLineChars="0" w:firstLine="0"/>
      </w:pPr>
      <w:r>
        <w:rPr>
          <w:rFonts w:hint="eastAsia"/>
        </w:rPr>
        <w:t>流到达</w:t>
      </w:r>
      <w:del w:id="2394" w:author="天赐 余" w:date="2025-12-04T11:12:00Z" w16du:dateUtc="2025-12-04T03:12:00Z">
        <w:r w:rsidDel="00B07746">
          <w:rPr>
            <w:rFonts w:hint="eastAsia"/>
          </w:rPr>
          <w:delText>门</w:delText>
        </w:r>
      </w:del>
      <w:ins w:id="2395" w:author="天赐 余" w:date="2025-12-04T11:12:00Z" w16du:dateUtc="2025-12-04T03:12:00Z">
        <w:r w:rsidR="00B07746">
          <w:rPr>
            <w:rFonts w:hint="eastAsia"/>
          </w:rPr>
          <w:t>窗口过滤</w:t>
        </w:r>
      </w:ins>
      <w:del w:id="2396" w:author="天赐 余" w:date="2025-12-04T11:12:00Z" w16du:dateUtc="2025-12-04T03:12:00Z">
        <w:r w:rsidDel="00B07746">
          <w:rPr>
            <w:rFonts w:hint="eastAsia"/>
          </w:rPr>
          <w:delText>控</w:delText>
        </w:r>
      </w:del>
      <w:r>
        <w:rPr>
          <w:rFonts w:hint="eastAsia"/>
        </w:rPr>
        <w:t>参数：</w:t>
      </w:r>
    </w:p>
    <w:p w14:paraId="2FD1EE5A" w14:textId="4D76941A" w:rsidR="00717322" w:rsidRDefault="00000000">
      <w:pPr>
        <w:ind w:firstLineChars="0" w:firstLine="0"/>
      </w:pPr>
      <w:r>
        <w:rPr>
          <w:rFonts w:hint="eastAsia"/>
        </w:rPr>
        <w:t>每个节点对应一组下表参数</w:t>
      </w:r>
      <w:ins w:id="2397" w:author="liubing" w:date="2025-11-28T21:20:00Z">
        <w:del w:id="2398" w:author="天赐 余" w:date="2025-11-29T17:42:00Z" w16du:dateUtc="2025-11-29T09:42:00Z">
          <w:r w:rsidDel="00BB613A">
            <w:rPr>
              <w:rFonts w:hint="eastAsia"/>
              <w:highlight w:val="yellow"/>
            </w:rPr>
            <w:delText>（更改表格）</w:delText>
          </w:r>
        </w:del>
      </w:ins>
    </w:p>
    <w:p w14:paraId="3A69F316" w14:textId="31606249" w:rsidR="00674DFF" w:rsidRDefault="00674DFF">
      <w:pPr>
        <w:pStyle w:val="a7"/>
        <w:keepNext/>
        <w:rPr>
          <w:ins w:id="2399" w:author="天赐 余" w:date="2025-12-02T18:51:00Z" w16du:dateUtc="2025-12-02T10:51:00Z"/>
        </w:rPr>
        <w:pPrChange w:id="2400" w:author="天赐 余" w:date="2025-12-02T18:51:00Z" w16du:dateUtc="2025-12-02T10:51:00Z">
          <w:pPr>
            <w:ind w:firstLine="560"/>
          </w:pPr>
        </w:pPrChange>
      </w:pPr>
      <w:ins w:id="2401" w:author="天赐 余" w:date="2025-12-02T18:51:00Z" w16du:dateUtc="2025-12-02T10:51:00Z">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2402" w:author="天赐 余" w:date="2025-12-04T11:12:00Z" w16du:dateUtc="2025-12-04T03:12:00Z">
        <w:r w:rsidR="008A3990">
          <w:rPr>
            <w:noProof/>
          </w:rPr>
          <w:t>11</w:t>
        </w:r>
      </w:ins>
      <w:ins w:id="2403" w:author="天赐 余" w:date="2025-12-02T18:51:00Z" w16du:dateUtc="2025-12-02T10:51:00Z">
        <w:r>
          <w:fldChar w:fldCharType="end"/>
        </w:r>
        <w:r>
          <w:rPr>
            <w:rFonts w:hint="eastAsia"/>
          </w:rPr>
          <w:t xml:space="preserve"> </w:t>
        </w:r>
        <w:r>
          <w:rPr>
            <w:rFonts w:hint="eastAsia"/>
          </w:rPr>
          <w:t>流到达</w:t>
        </w:r>
      </w:ins>
      <w:ins w:id="2404" w:author="天赐 余" w:date="2025-12-04T11:12:00Z" w16du:dateUtc="2025-12-04T03:12:00Z">
        <w:r w:rsidR="00B07746">
          <w:rPr>
            <w:rFonts w:hint="eastAsia"/>
          </w:rPr>
          <w:t>窗口过滤</w:t>
        </w:r>
      </w:ins>
      <w:ins w:id="2405" w:author="天赐 余" w:date="2025-12-02T18:51:00Z" w16du:dateUtc="2025-12-02T10:51:00Z">
        <w:r>
          <w:rPr>
            <w:rFonts w:hint="eastAsia"/>
          </w:rPr>
          <w:t>可配置参数</w:t>
        </w:r>
      </w:ins>
    </w:p>
    <w:tbl>
      <w:tblPr>
        <w:tblStyle w:val="aff1"/>
        <w:tblW w:w="9410" w:type="dxa"/>
        <w:tblLayout w:type="fixed"/>
        <w:tblLook w:val="04A0" w:firstRow="1" w:lastRow="0" w:firstColumn="1" w:lastColumn="0" w:noHBand="0" w:noVBand="1"/>
      </w:tblPr>
      <w:tblGrid>
        <w:gridCol w:w="2070"/>
        <w:gridCol w:w="3162"/>
        <w:gridCol w:w="1284"/>
        <w:gridCol w:w="1417"/>
        <w:gridCol w:w="1477"/>
        <w:tblGridChange w:id="2406">
          <w:tblGrid>
            <w:gridCol w:w="2070"/>
            <w:gridCol w:w="3162"/>
            <w:gridCol w:w="1284"/>
            <w:gridCol w:w="1417"/>
            <w:gridCol w:w="1477"/>
          </w:tblGrid>
        </w:tblGridChange>
      </w:tblGrid>
      <w:tr w:rsidR="00717322" w:rsidRPr="00BB613A" w14:paraId="6C11FA4F" w14:textId="77777777">
        <w:trPr>
          <w:trHeight w:val="366"/>
        </w:trPr>
        <w:tc>
          <w:tcPr>
            <w:tcW w:w="2070" w:type="dxa"/>
            <w:vAlign w:val="center"/>
          </w:tcPr>
          <w:p w14:paraId="23B1CE8F" w14:textId="77777777" w:rsidR="00717322" w:rsidRPr="00BB613A" w:rsidRDefault="00000000">
            <w:pPr>
              <w:spacing w:after="0" w:line="240" w:lineRule="auto"/>
              <w:ind w:firstLineChars="0" w:firstLine="0"/>
              <w:jc w:val="center"/>
              <w:rPr>
                <w:rFonts w:asciiTheme="majorEastAsia" w:eastAsiaTheme="majorEastAsia" w:hAnsiTheme="majorEastAsia" w:hint="eastAsia"/>
                <w:b/>
                <w:bCs/>
                <w:rPrChange w:id="2407" w:author="天赐 余" w:date="2025-11-29T17:42:00Z" w16du:dateUtc="2025-11-29T09:42:00Z">
                  <w:rPr>
                    <w:rFonts w:asciiTheme="majorEastAsia" w:eastAsiaTheme="majorEastAsia" w:hAnsiTheme="majorEastAsia" w:hint="eastAsia"/>
                    <w:b/>
                    <w:bCs/>
                    <w:highlight w:val="yellow"/>
                  </w:rPr>
                </w:rPrChange>
              </w:rPr>
            </w:pPr>
            <w:r w:rsidRPr="00BB613A">
              <w:rPr>
                <w:rFonts w:asciiTheme="majorEastAsia" w:eastAsiaTheme="majorEastAsia" w:hAnsiTheme="majorEastAsia" w:hint="eastAsia"/>
                <w:b/>
                <w:bCs/>
                <w:rPrChange w:id="2408" w:author="天赐 余" w:date="2025-11-29T17:42:00Z" w16du:dateUtc="2025-11-29T09:42:00Z">
                  <w:rPr>
                    <w:rFonts w:asciiTheme="majorEastAsia" w:eastAsiaTheme="majorEastAsia" w:hAnsiTheme="majorEastAsia" w:hint="eastAsia"/>
                    <w:b/>
                    <w:bCs/>
                    <w:highlight w:val="yellow"/>
                  </w:rPr>
                </w:rPrChange>
              </w:rPr>
              <w:t>参数</w:t>
            </w:r>
          </w:p>
        </w:tc>
        <w:tc>
          <w:tcPr>
            <w:tcW w:w="3162" w:type="dxa"/>
          </w:tcPr>
          <w:p w14:paraId="774E11F2" w14:textId="77777777" w:rsidR="00717322" w:rsidRPr="00BB613A" w:rsidRDefault="00000000">
            <w:pPr>
              <w:spacing w:after="0" w:line="240" w:lineRule="auto"/>
              <w:ind w:firstLineChars="0" w:firstLine="0"/>
              <w:jc w:val="center"/>
              <w:rPr>
                <w:rFonts w:asciiTheme="majorEastAsia" w:eastAsiaTheme="majorEastAsia" w:hAnsiTheme="majorEastAsia" w:hint="eastAsia"/>
                <w:b/>
                <w:bCs/>
                <w:rPrChange w:id="2409" w:author="天赐 余" w:date="2025-11-29T17:42:00Z" w16du:dateUtc="2025-11-29T09:42:00Z">
                  <w:rPr>
                    <w:rFonts w:asciiTheme="majorEastAsia" w:eastAsiaTheme="majorEastAsia" w:hAnsiTheme="majorEastAsia" w:hint="eastAsia"/>
                    <w:b/>
                    <w:bCs/>
                    <w:highlight w:val="yellow"/>
                  </w:rPr>
                </w:rPrChange>
              </w:rPr>
            </w:pPr>
            <w:r w:rsidRPr="00BB613A">
              <w:rPr>
                <w:rFonts w:asciiTheme="majorEastAsia" w:eastAsiaTheme="majorEastAsia" w:hAnsiTheme="majorEastAsia" w:hint="eastAsia"/>
                <w:b/>
                <w:bCs/>
                <w:rPrChange w:id="2410" w:author="天赐 余" w:date="2025-11-29T17:42:00Z" w16du:dateUtc="2025-11-29T09:42:00Z">
                  <w:rPr>
                    <w:rFonts w:asciiTheme="majorEastAsia" w:eastAsiaTheme="majorEastAsia" w:hAnsiTheme="majorEastAsia" w:hint="eastAsia"/>
                    <w:b/>
                    <w:bCs/>
                    <w:highlight w:val="yellow"/>
                  </w:rPr>
                </w:rPrChange>
              </w:rPr>
              <w:t>含义</w:t>
            </w:r>
          </w:p>
        </w:tc>
        <w:tc>
          <w:tcPr>
            <w:tcW w:w="1284" w:type="dxa"/>
          </w:tcPr>
          <w:p w14:paraId="0913747E" w14:textId="77777777" w:rsidR="00717322" w:rsidRPr="00BB613A" w:rsidRDefault="00000000">
            <w:pPr>
              <w:spacing w:after="0" w:line="240" w:lineRule="auto"/>
              <w:ind w:firstLineChars="0" w:firstLine="0"/>
              <w:jc w:val="center"/>
              <w:rPr>
                <w:rFonts w:asciiTheme="majorEastAsia" w:eastAsiaTheme="majorEastAsia" w:hAnsiTheme="majorEastAsia" w:hint="eastAsia"/>
                <w:b/>
                <w:bCs/>
                <w:rPrChange w:id="2411" w:author="天赐 余" w:date="2025-11-29T17:42:00Z" w16du:dateUtc="2025-11-29T09:42:00Z">
                  <w:rPr>
                    <w:rFonts w:asciiTheme="majorEastAsia" w:eastAsiaTheme="majorEastAsia" w:hAnsiTheme="majorEastAsia" w:hint="eastAsia"/>
                    <w:b/>
                    <w:bCs/>
                    <w:highlight w:val="yellow"/>
                  </w:rPr>
                </w:rPrChange>
              </w:rPr>
            </w:pPr>
            <w:r w:rsidRPr="00BB613A">
              <w:rPr>
                <w:rFonts w:asciiTheme="majorEastAsia" w:eastAsiaTheme="majorEastAsia" w:hAnsiTheme="majorEastAsia" w:hint="eastAsia"/>
                <w:b/>
                <w:bCs/>
                <w:rPrChange w:id="2412" w:author="天赐 余" w:date="2025-11-29T17:42:00Z" w16du:dateUtc="2025-11-29T09:42:00Z">
                  <w:rPr>
                    <w:rFonts w:asciiTheme="majorEastAsia" w:eastAsiaTheme="majorEastAsia" w:hAnsiTheme="majorEastAsia" w:hint="eastAsia"/>
                    <w:b/>
                    <w:bCs/>
                    <w:highlight w:val="yellow"/>
                  </w:rPr>
                </w:rPrChange>
              </w:rPr>
              <w:t>类型</w:t>
            </w:r>
          </w:p>
        </w:tc>
        <w:tc>
          <w:tcPr>
            <w:tcW w:w="1417" w:type="dxa"/>
            <w:vAlign w:val="center"/>
          </w:tcPr>
          <w:p w14:paraId="4A68B7C0" w14:textId="77777777" w:rsidR="00717322" w:rsidRPr="00BB613A" w:rsidRDefault="00000000">
            <w:pPr>
              <w:spacing w:after="0" w:line="240" w:lineRule="auto"/>
              <w:ind w:firstLineChars="0" w:firstLine="0"/>
              <w:jc w:val="center"/>
              <w:rPr>
                <w:rFonts w:asciiTheme="majorEastAsia" w:eastAsiaTheme="majorEastAsia" w:hAnsiTheme="majorEastAsia" w:hint="eastAsia"/>
                <w:b/>
                <w:bCs/>
                <w:rPrChange w:id="2413" w:author="天赐 余" w:date="2025-11-29T17:42:00Z" w16du:dateUtc="2025-11-29T09:42:00Z">
                  <w:rPr>
                    <w:rFonts w:asciiTheme="majorEastAsia" w:eastAsiaTheme="majorEastAsia" w:hAnsiTheme="majorEastAsia" w:hint="eastAsia"/>
                    <w:b/>
                    <w:bCs/>
                    <w:highlight w:val="yellow"/>
                  </w:rPr>
                </w:rPrChange>
              </w:rPr>
            </w:pPr>
            <w:r w:rsidRPr="00BB613A">
              <w:rPr>
                <w:rFonts w:asciiTheme="majorEastAsia" w:eastAsiaTheme="majorEastAsia" w:hAnsiTheme="majorEastAsia" w:hint="eastAsia"/>
                <w:b/>
                <w:bCs/>
                <w:rPrChange w:id="2414" w:author="天赐 余" w:date="2025-11-29T17:42:00Z" w16du:dateUtc="2025-11-29T09:42:00Z">
                  <w:rPr>
                    <w:rFonts w:asciiTheme="majorEastAsia" w:eastAsiaTheme="majorEastAsia" w:hAnsiTheme="majorEastAsia" w:hint="eastAsia"/>
                    <w:b/>
                    <w:bCs/>
                    <w:highlight w:val="yellow"/>
                  </w:rPr>
                </w:rPrChange>
              </w:rPr>
              <w:t>量纲</w:t>
            </w:r>
          </w:p>
        </w:tc>
        <w:tc>
          <w:tcPr>
            <w:tcW w:w="1477" w:type="dxa"/>
          </w:tcPr>
          <w:p w14:paraId="2E5E2082" w14:textId="77777777" w:rsidR="00717322" w:rsidRPr="00BB613A" w:rsidRDefault="00000000">
            <w:pPr>
              <w:spacing w:after="0" w:line="240" w:lineRule="auto"/>
              <w:ind w:firstLineChars="0" w:firstLine="0"/>
              <w:jc w:val="center"/>
              <w:rPr>
                <w:rFonts w:asciiTheme="majorEastAsia" w:eastAsiaTheme="majorEastAsia" w:hAnsiTheme="majorEastAsia" w:hint="eastAsia"/>
                <w:b/>
                <w:bCs/>
                <w:rPrChange w:id="2415" w:author="天赐 余" w:date="2025-11-29T17:42:00Z" w16du:dateUtc="2025-11-29T09:42:00Z">
                  <w:rPr>
                    <w:rFonts w:asciiTheme="majorEastAsia" w:eastAsiaTheme="majorEastAsia" w:hAnsiTheme="majorEastAsia" w:hint="eastAsia"/>
                    <w:b/>
                    <w:bCs/>
                    <w:highlight w:val="yellow"/>
                  </w:rPr>
                </w:rPrChange>
              </w:rPr>
            </w:pPr>
            <w:r w:rsidRPr="00BB613A">
              <w:rPr>
                <w:rFonts w:asciiTheme="majorEastAsia" w:eastAsiaTheme="majorEastAsia" w:hAnsiTheme="majorEastAsia" w:hint="eastAsia"/>
                <w:b/>
                <w:bCs/>
                <w:rPrChange w:id="2416" w:author="天赐 余" w:date="2025-11-29T17:42:00Z" w16du:dateUtc="2025-11-29T09:42:00Z">
                  <w:rPr>
                    <w:rFonts w:asciiTheme="majorEastAsia" w:eastAsiaTheme="majorEastAsia" w:hAnsiTheme="majorEastAsia" w:hint="eastAsia"/>
                    <w:b/>
                    <w:bCs/>
                    <w:highlight w:val="yellow"/>
                  </w:rPr>
                </w:rPrChange>
              </w:rPr>
              <w:t>取值范围</w:t>
            </w:r>
          </w:p>
        </w:tc>
      </w:tr>
      <w:tr w:rsidR="00717322" w:rsidRPr="00BB613A" w14:paraId="563351B7" w14:textId="77777777">
        <w:trPr>
          <w:trHeight w:val="732"/>
        </w:trPr>
        <w:tc>
          <w:tcPr>
            <w:tcW w:w="2070" w:type="dxa"/>
            <w:vAlign w:val="center"/>
          </w:tcPr>
          <w:p w14:paraId="08BC95CC"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17" w:author="天赐 余" w:date="2025-11-29T17:42:00Z" w16du:dateUtc="2025-11-29T09:42:00Z">
                  <w:rPr>
                    <w:rFonts w:asciiTheme="majorEastAsia" w:eastAsiaTheme="majorEastAsia" w:hAnsiTheme="majorEastAsia" w:hint="eastAsia"/>
                    <w:highlight w:val="yellow"/>
                  </w:rPr>
                </w:rPrChange>
              </w:rPr>
            </w:pPr>
            <w:proofErr w:type="spellStart"/>
            <w:r w:rsidRPr="00BB613A">
              <w:rPr>
                <w:rFonts w:asciiTheme="majorEastAsia" w:eastAsiaTheme="majorEastAsia" w:hAnsiTheme="majorEastAsia" w:hint="eastAsia"/>
                <w:rPrChange w:id="2418" w:author="天赐 余" w:date="2025-11-29T17:42:00Z" w16du:dateUtc="2025-11-29T09:42:00Z">
                  <w:rPr>
                    <w:rFonts w:asciiTheme="majorEastAsia" w:eastAsiaTheme="majorEastAsia" w:hAnsiTheme="majorEastAsia" w:hint="eastAsia"/>
                    <w:highlight w:val="yellow"/>
                  </w:rPr>
                </w:rPrChange>
              </w:rPr>
              <w:t>PSFPAdminControlListLength</w:t>
            </w:r>
            <w:proofErr w:type="spellEnd"/>
          </w:p>
        </w:tc>
        <w:tc>
          <w:tcPr>
            <w:tcW w:w="3162" w:type="dxa"/>
          </w:tcPr>
          <w:p w14:paraId="45CB7891"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19" w:author="天赐 余" w:date="2025-11-29T17:42:00Z" w16du:dateUtc="2025-11-29T09:42:00Z">
                  <w:rPr>
                    <w:rFonts w:asciiTheme="majorEastAsia" w:eastAsiaTheme="majorEastAsia" w:hAnsiTheme="majorEastAsia" w:hint="eastAsia"/>
                    <w:highlight w:val="yellow"/>
                  </w:rPr>
                </w:rPrChange>
              </w:rPr>
            </w:pPr>
            <w:bookmarkStart w:id="2420" w:name="OLE_LINK17"/>
            <w:r w:rsidRPr="00BB613A">
              <w:rPr>
                <w:rFonts w:asciiTheme="majorEastAsia" w:eastAsiaTheme="majorEastAsia" w:hAnsiTheme="majorEastAsia" w:hint="eastAsia"/>
                <w:rPrChange w:id="2421" w:author="天赐 余" w:date="2025-11-29T17:42:00Z" w16du:dateUtc="2025-11-29T09:42:00Z">
                  <w:rPr>
                    <w:rFonts w:asciiTheme="majorEastAsia" w:eastAsiaTheme="majorEastAsia" w:hAnsiTheme="majorEastAsia" w:hint="eastAsia"/>
                    <w:highlight w:val="yellow"/>
                  </w:rPr>
                </w:rPrChange>
              </w:rPr>
              <w:t>PSFP</w:t>
            </w:r>
            <w:bookmarkEnd w:id="2420"/>
            <w:r w:rsidRPr="00BB613A">
              <w:rPr>
                <w:rFonts w:asciiTheme="majorEastAsia" w:eastAsiaTheme="majorEastAsia" w:hAnsiTheme="majorEastAsia" w:hint="eastAsia"/>
                <w:rPrChange w:id="2422" w:author="天赐 余" w:date="2025-11-29T17:42:00Z" w16du:dateUtc="2025-11-29T09:42:00Z">
                  <w:rPr>
                    <w:rFonts w:asciiTheme="majorEastAsia" w:eastAsiaTheme="majorEastAsia" w:hAnsiTheme="majorEastAsia" w:hint="eastAsia"/>
                    <w:highlight w:val="yellow"/>
                  </w:rPr>
                </w:rPrChange>
              </w:rPr>
              <w:t>门控表长度，门控表表项数</w:t>
            </w:r>
          </w:p>
        </w:tc>
        <w:tc>
          <w:tcPr>
            <w:tcW w:w="1284" w:type="dxa"/>
            <w:vAlign w:val="center"/>
          </w:tcPr>
          <w:p w14:paraId="29DD3B21" w14:textId="6D08E1DB" w:rsidR="00717322" w:rsidRPr="00BB613A" w:rsidRDefault="00000000">
            <w:pPr>
              <w:spacing w:after="0" w:line="240" w:lineRule="auto"/>
              <w:ind w:firstLineChars="0" w:firstLine="0"/>
              <w:jc w:val="left"/>
              <w:rPr>
                <w:rFonts w:asciiTheme="majorEastAsia" w:eastAsiaTheme="majorEastAsia" w:hAnsiTheme="majorEastAsia" w:hint="eastAsia"/>
                <w:rPrChange w:id="2423"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24" w:author="天赐 余" w:date="2025-11-29T17:42:00Z" w16du:dateUtc="2025-11-29T09:42:00Z">
                  <w:rPr>
                    <w:rFonts w:asciiTheme="majorEastAsia" w:eastAsiaTheme="majorEastAsia" w:hAnsiTheme="majorEastAsia" w:hint="eastAsia"/>
                    <w:highlight w:val="yellow"/>
                  </w:rPr>
                </w:rPrChange>
              </w:rPr>
              <w:t>Uint</w:t>
            </w:r>
            <w:ins w:id="2425" w:author="天赐 余" w:date="2025-12-02T19:27:00Z" w16du:dateUtc="2025-12-02T11:27:00Z">
              <w:r w:rsidR="002B77E5">
                <w:rPr>
                  <w:rFonts w:asciiTheme="majorEastAsia" w:eastAsiaTheme="majorEastAsia" w:hAnsiTheme="majorEastAsia" w:hint="eastAsia"/>
                </w:rPr>
                <w:t>8</w:t>
              </w:r>
            </w:ins>
          </w:p>
        </w:tc>
        <w:tc>
          <w:tcPr>
            <w:tcW w:w="1417" w:type="dxa"/>
            <w:vAlign w:val="center"/>
          </w:tcPr>
          <w:p w14:paraId="27321C69"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26"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27" w:author="天赐 余" w:date="2025-11-29T17:42:00Z" w16du:dateUtc="2025-11-29T09:42:00Z">
                  <w:rPr>
                    <w:rFonts w:asciiTheme="majorEastAsia" w:eastAsiaTheme="majorEastAsia" w:hAnsiTheme="majorEastAsia" w:hint="eastAsia"/>
                    <w:highlight w:val="yellow"/>
                  </w:rPr>
                </w:rPrChange>
              </w:rPr>
              <w:t>表项个数</w:t>
            </w:r>
          </w:p>
        </w:tc>
        <w:tc>
          <w:tcPr>
            <w:tcW w:w="1477" w:type="dxa"/>
          </w:tcPr>
          <w:p w14:paraId="48789D32" w14:textId="77777777" w:rsidR="00717322" w:rsidRPr="00BB613A" w:rsidRDefault="00717322">
            <w:pPr>
              <w:spacing w:after="0" w:line="240" w:lineRule="auto"/>
              <w:ind w:firstLineChars="0" w:firstLine="0"/>
              <w:jc w:val="left"/>
              <w:rPr>
                <w:rFonts w:asciiTheme="majorEastAsia" w:eastAsiaTheme="majorEastAsia" w:hAnsiTheme="majorEastAsia" w:hint="eastAsia"/>
                <w:rPrChange w:id="2428" w:author="天赐 余" w:date="2025-11-29T17:42:00Z" w16du:dateUtc="2025-11-29T09:42:00Z">
                  <w:rPr>
                    <w:rFonts w:asciiTheme="majorEastAsia" w:eastAsiaTheme="majorEastAsia" w:hAnsiTheme="majorEastAsia" w:hint="eastAsia"/>
                    <w:highlight w:val="yellow"/>
                  </w:rPr>
                </w:rPrChange>
              </w:rPr>
            </w:pPr>
          </w:p>
        </w:tc>
      </w:tr>
      <w:tr w:rsidR="00717322" w:rsidRPr="00BB613A" w14:paraId="72A431D5" w14:textId="77777777" w:rsidTr="00A97739">
        <w:tblPrEx>
          <w:tblW w:w="9410" w:type="dxa"/>
          <w:tblLayout w:type="fixed"/>
          <w:tblPrExChange w:id="2429" w:author="天赐 余" w:date="2025-12-02T19:26:00Z" w16du:dateUtc="2025-12-02T11:26:00Z">
            <w:tblPrEx>
              <w:tblW w:w="9410" w:type="dxa"/>
              <w:tblLayout w:type="fixed"/>
            </w:tblPrEx>
          </w:tblPrExChange>
        </w:tblPrEx>
        <w:trPr>
          <w:trHeight w:val="732"/>
          <w:trPrChange w:id="2430" w:author="天赐 余" w:date="2025-12-02T19:26:00Z" w16du:dateUtc="2025-12-02T11:26:00Z">
            <w:trPr>
              <w:trHeight w:val="732"/>
            </w:trPr>
          </w:trPrChange>
        </w:trPr>
        <w:tc>
          <w:tcPr>
            <w:tcW w:w="2070" w:type="dxa"/>
            <w:vAlign w:val="center"/>
            <w:tcPrChange w:id="2431" w:author="天赐 余" w:date="2025-12-02T19:26:00Z" w16du:dateUtc="2025-12-02T11:26:00Z">
              <w:tcPr>
                <w:tcW w:w="2070" w:type="dxa"/>
                <w:vAlign w:val="center"/>
              </w:tcPr>
            </w:tcPrChange>
          </w:tcPr>
          <w:p w14:paraId="09D2CF6C"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32" w:author="天赐 余" w:date="2025-11-29T17:42:00Z" w16du:dateUtc="2025-11-29T09:42:00Z">
                  <w:rPr>
                    <w:rFonts w:asciiTheme="majorEastAsia" w:eastAsiaTheme="majorEastAsia" w:hAnsiTheme="majorEastAsia" w:hint="eastAsia"/>
                    <w:highlight w:val="yellow"/>
                  </w:rPr>
                </w:rPrChange>
              </w:rPr>
            </w:pPr>
            <w:proofErr w:type="spellStart"/>
            <w:r w:rsidRPr="00BB613A">
              <w:rPr>
                <w:rFonts w:asciiTheme="majorEastAsia" w:eastAsiaTheme="majorEastAsia" w:hAnsiTheme="majorEastAsia" w:hint="eastAsia"/>
                <w:rPrChange w:id="2433" w:author="天赐 余" w:date="2025-11-29T17:42:00Z" w16du:dateUtc="2025-11-29T09:42:00Z">
                  <w:rPr>
                    <w:rFonts w:asciiTheme="majorEastAsia" w:eastAsiaTheme="majorEastAsia" w:hAnsiTheme="majorEastAsia" w:hint="eastAsia"/>
                    <w:highlight w:val="yellow"/>
                  </w:rPr>
                </w:rPrChange>
              </w:rPr>
              <w:t>PSFPGateControlEntry-operation_name</w:t>
            </w:r>
            <w:proofErr w:type="spellEnd"/>
          </w:p>
        </w:tc>
        <w:tc>
          <w:tcPr>
            <w:tcW w:w="3162" w:type="dxa"/>
            <w:tcPrChange w:id="2434" w:author="天赐 余" w:date="2025-12-02T19:26:00Z" w16du:dateUtc="2025-12-02T11:26:00Z">
              <w:tcPr>
                <w:tcW w:w="3162" w:type="dxa"/>
              </w:tcPr>
            </w:tcPrChange>
          </w:tcPr>
          <w:p w14:paraId="776C11F6"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35"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36" w:author="天赐 余" w:date="2025-11-29T17:42:00Z" w16du:dateUtc="2025-11-29T09:42:00Z">
                  <w:rPr>
                    <w:rFonts w:asciiTheme="majorEastAsia" w:eastAsiaTheme="majorEastAsia" w:hAnsiTheme="majorEastAsia" w:hint="eastAsia"/>
                    <w:highlight w:val="yellow"/>
                  </w:rPr>
                </w:rPrChange>
              </w:rPr>
              <w:t>PSFP门控表表项(操作类型、门控状态、IPV、时间间隔)操作类型，目前仅包括设置门控</w:t>
            </w:r>
          </w:p>
        </w:tc>
        <w:tc>
          <w:tcPr>
            <w:tcW w:w="1284" w:type="dxa"/>
            <w:vAlign w:val="center"/>
            <w:tcPrChange w:id="2437" w:author="天赐 余" w:date="2025-12-02T19:26:00Z" w16du:dateUtc="2025-12-02T11:26:00Z">
              <w:tcPr>
                <w:tcW w:w="1284" w:type="dxa"/>
                <w:vAlign w:val="center"/>
              </w:tcPr>
            </w:tcPrChange>
          </w:tcPr>
          <w:p w14:paraId="07F9FF42"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38" w:author="天赐 余" w:date="2025-11-29T17:42:00Z" w16du:dateUtc="2025-11-29T09:42:00Z">
                  <w:rPr>
                    <w:rFonts w:asciiTheme="majorEastAsia" w:eastAsiaTheme="majorEastAsia" w:hAnsiTheme="majorEastAsia" w:hint="eastAsia"/>
                    <w:highlight w:val="yellow"/>
                  </w:rPr>
                </w:rPrChange>
              </w:rPr>
            </w:pPr>
            <w:bookmarkStart w:id="2439" w:name="OLE_LINK27"/>
            <w:r w:rsidRPr="00BB613A">
              <w:rPr>
                <w:rFonts w:asciiTheme="majorEastAsia" w:eastAsiaTheme="majorEastAsia" w:hAnsiTheme="majorEastAsia" w:hint="eastAsia"/>
                <w:rPrChange w:id="2440" w:author="天赐 余" w:date="2025-11-29T17:42:00Z" w16du:dateUtc="2025-11-29T09:42:00Z">
                  <w:rPr>
                    <w:rFonts w:asciiTheme="majorEastAsia" w:eastAsiaTheme="majorEastAsia" w:hAnsiTheme="majorEastAsia" w:hint="eastAsia"/>
                    <w:highlight w:val="yellow"/>
                  </w:rPr>
                </w:rPrChange>
              </w:rPr>
              <w:t>Enumeration</w:t>
            </w:r>
            <w:bookmarkEnd w:id="2439"/>
          </w:p>
        </w:tc>
        <w:tc>
          <w:tcPr>
            <w:tcW w:w="1417" w:type="dxa"/>
            <w:vAlign w:val="center"/>
            <w:tcPrChange w:id="2441" w:author="天赐 余" w:date="2025-12-02T19:26:00Z" w16du:dateUtc="2025-12-02T11:26:00Z">
              <w:tcPr>
                <w:tcW w:w="1417" w:type="dxa"/>
                <w:vAlign w:val="center"/>
              </w:tcPr>
            </w:tcPrChange>
          </w:tcPr>
          <w:p w14:paraId="1CC2483E" w14:textId="77777777" w:rsidR="00717322" w:rsidRPr="00BB613A" w:rsidRDefault="00717322">
            <w:pPr>
              <w:spacing w:after="0" w:line="240" w:lineRule="auto"/>
              <w:ind w:firstLineChars="0" w:firstLine="0"/>
              <w:jc w:val="left"/>
              <w:rPr>
                <w:rFonts w:asciiTheme="majorEastAsia" w:eastAsiaTheme="majorEastAsia" w:hAnsiTheme="majorEastAsia" w:hint="eastAsia"/>
                <w:rPrChange w:id="2442" w:author="天赐 余" w:date="2025-11-29T17:42:00Z" w16du:dateUtc="2025-11-29T09:42:00Z">
                  <w:rPr>
                    <w:rFonts w:asciiTheme="majorEastAsia" w:eastAsiaTheme="majorEastAsia" w:hAnsiTheme="majorEastAsia" w:hint="eastAsia"/>
                    <w:highlight w:val="yellow"/>
                  </w:rPr>
                </w:rPrChange>
              </w:rPr>
            </w:pPr>
          </w:p>
        </w:tc>
        <w:tc>
          <w:tcPr>
            <w:tcW w:w="1477" w:type="dxa"/>
            <w:vAlign w:val="center"/>
            <w:tcPrChange w:id="2443" w:author="天赐 余" w:date="2025-12-02T19:26:00Z" w16du:dateUtc="2025-12-02T11:26:00Z">
              <w:tcPr>
                <w:tcW w:w="1477" w:type="dxa"/>
              </w:tcPr>
            </w:tcPrChange>
          </w:tcPr>
          <w:p w14:paraId="645A2E04" w14:textId="04915483" w:rsidR="00717322" w:rsidRPr="00BB613A" w:rsidRDefault="00A97739">
            <w:pPr>
              <w:spacing w:after="0" w:line="240" w:lineRule="auto"/>
              <w:ind w:firstLineChars="0" w:firstLine="0"/>
              <w:jc w:val="left"/>
              <w:rPr>
                <w:rFonts w:asciiTheme="majorEastAsia" w:eastAsiaTheme="majorEastAsia" w:hAnsiTheme="majorEastAsia" w:hint="eastAsia"/>
                <w:rPrChange w:id="2444" w:author="天赐 余" w:date="2025-11-29T17:42:00Z" w16du:dateUtc="2025-11-29T09:42:00Z">
                  <w:rPr>
                    <w:rFonts w:asciiTheme="majorEastAsia" w:eastAsiaTheme="majorEastAsia" w:hAnsiTheme="majorEastAsia" w:hint="eastAsia"/>
                    <w:highlight w:val="yellow"/>
                  </w:rPr>
                </w:rPrChange>
              </w:rPr>
            </w:pPr>
            <w:ins w:id="2445" w:author="天赐 余" w:date="2025-12-02T19:26:00Z" w16du:dateUtc="2025-12-02T11:26:00Z">
              <w:r>
                <w:rPr>
                  <w:rFonts w:asciiTheme="majorEastAsia" w:eastAsiaTheme="majorEastAsia" w:hAnsiTheme="majorEastAsia" w:hint="eastAsia"/>
                </w:rPr>
                <w:t>设置门控</w:t>
              </w:r>
            </w:ins>
          </w:p>
        </w:tc>
      </w:tr>
      <w:tr w:rsidR="00717322" w:rsidRPr="00BB613A" w14:paraId="232965F6" w14:textId="77777777">
        <w:trPr>
          <w:trHeight w:val="732"/>
        </w:trPr>
        <w:tc>
          <w:tcPr>
            <w:tcW w:w="2070" w:type="dxa"/>
            <w:vAlign w:val="center"/>
          </w:tcPr>
          <w:p w14:paraId="2018A52D"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46" w:author="天赐 余" w:date="2025-11-29T17:42:00Z" w16du:dateUtc="2025-11-29T09:42:00Z">
                  <w:rPr>
                    <w:rFonts w:asciiTheme="majorEastAsia" w:eastAsiaTheme="majorEastAsia" w:hAnsiTheme="majorEastAsia" w:hint="eastAsia"/>
                    <w:highlight w:val="yellow"/>
                  </w:rPr>
                </w:rPrChange>
              </w:rPr>
            </w:pPr>
            <w:proofErr w:type="spellStart"/>
            <w:r w:rsidRPr="00BB613A">
              <w:rPr>
                <w:rFonts w:asciiTheme="majorEastAsia" w:eastAsiaTheme="majorEastAsia" w:hAnsiTheme="majorEastAsia" w:hint="eastAsia"/>
                <w:rPrChange w:id="2447" w:author="天赐 余" w:date="2025-11-29T17:42:00Z" w16du:dateUtc="2025-11-29T09:42:00Z">
                  <w:rPr>
                    <w:rFonts w:asciiTheme="majorEastAsia" w:eastAsiaTheme="majorEastAsia" w:hAnsiTheme="majorEastAsia" w:hint="eastAsia"/>
                    <w:highlight w:val="yellow"/>
                  </w:rPr>
                </w:rPrChange>
              </w:rPr>
              <w:t>PSFPGateControlEntry-gatestate</w:t>
            </w:r>
            <w:proofErr w:type="spellEnd"/>
          </w:p>
        </w:tc>
        <w:tc>
          <w:tcPr>
            <w:tcW w:w="3162" w:type="dxa"/>
          </w:tcPr>
          <w:p w14:paraId="6C857F4B"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48"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49" w:author="天赐 余" w:date="2025-11-29T17:42:00Z" w16du:dateUtc="2025-11-29T09:42:00Z">
                  <w:rPr>
                    <w:rFonts w:asciiTheme="majorEastAsia" w:eastAsiaTheme="majorEastAsia" w:hAnsiTheme="majorEastAsia" w:hint="eastAsia"/>
                    <w:highlight w:val="yellow"/>
                  </w:rPr>
                </w:rPrChange>
              </w:rPr>
              <w:t>PSFP门控状态，表示对应流过滤门控的状态</w:t>
            </w:r>
          </w:p>
        </w:tc>
        <w:tc>
          <w:tcPr>
            <w:tcW w:w="1284" w:type="dxa"/>
            <w:vAlign w:val="center"/>
          </w:tcPr>
          <w:p w14:paraId="5871592E"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50"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51" w:author="天赐 余" w:date="2025-11-29T17:42:00Z" w16du:dateUtc="2025-11-29T09:42:00Z">
                  <w:rPr>
                    <w:rFonts w:asciiTheme="majorEastAsia" w:eastAsiaTheme="majorEastAsia" w:hAnsiTheme="majorEastAsia" w:hint="eastAsia"/>
                    <w:highlight w:val="yellow"/>
                  </w:rPr>
                </w:rPrChange>
              </w:rPr>
              <w:t>Uint1</w:t>
            </w:r>
          </w:p>
        </w:tc>
        <w:tc>
          <w:tcPr>
            <w:tcW w:w="1417" w:type="dxa"/>
            <w:vAlign w:val="center"/>
          </w:tcPr>
          <w:p w14:paraId="0F771A26" w14:textId="77777777" w:rsidR="00717322" w:rsidRPr="00BB613A" w:rsidRDefault="00717322">
            <w:pPr>
              <w:spacing w:after="0" w:line="240" w:lineRule="auto"/>
              <w:ind w:firstLineChars="0" w:firstLine="0"/>
              <w:jc w:val="left"/>
              <w:rPr>
                <w:rFonts w:asciiTheme="majorEastAsia" w:eastAsiaTheme="majorEastAsia" w:hAnsiTheme="majorEastAsia" w:hint="eastAsia"/>
                <w:rPrChange w:id="2452" w:author="天赐 余" w:date="2025-11-29T17:42:00Z" w16du:dateUtc="2025-11-29T09:42:00Z">
                  <w:rPr>
                    <w:rFonts w:asciiTheme="majorEastAsia" w:eastAsiaTheme="majorEastAsia" w:hAnsiTheme="majorEastAsia" w:hint="eastAsia"/>
                    <w:highlight w:val="yellow"/>
                  </w:rPr>
                </w:rPrChange>
              </w:rPr>
            </w:pPr>
          </w:p>
        </w:tc>
        <w:tc>
          <w:tcPr>
            <w:tcW w:w="1477" w:type="dxa"/>
          </w:tcPr>
          <w:p w14:paraId="6732CE83" w14:textId="1E652601" w:rsidR="00717322" w:rsidRPr="00BB613A" w:rsidRDefault="002B77E5">
            <w:pPr>
              <w:spacing w:after="0" w:line="240" w:lineRule="auto"/>
              <w:ind w:firstLineChars="0" w:firstLine="0"/>
              <w:jc w:val="left"/>
              <w:rPr>
                <w:rFonts w:asciiTheme="majorEastAsia" w:eastAsiaTheme="majorEastAsia" w:hAnsiTheme="majorEastAsia" w:hint="eastAsia"/>
                <w:rPrChange w:id="2453" w:author="天赐 余" w:date="2025-11-29T17:42:00Z" w16du:dateUtc="2025-11-29T09:42:00Z">
                  <w:rPr>
                    <w:rFonts w:asciiTheme="majorEastAsia" w:eastAsiaTheme="majorEastAsia" w:hAnsiTheme="majorEastAsia" w:hint="eastAsia"/>
                    <w:highlight w:val="yellow"/>
                  </w:rPr>
                </w:rPrChange>
              </w:rPr>
            </w:pPr>
            <w:ins w:id="2454" w:author="天赐 余" w:date="2025-12-02T19:27:00Z" w16du:dateUtc="2025-12-02T11:27:00Z">
              <w:r>
                <w:rPr>
                  <w:rFonts w:asciiTheme="majorEastAsia" w:eastAsiaTheme="majorEastAsia" w:hAnsiTheme="majorEastAsia" w:hint="eastAsia"/>
                </w:rPr>
                <w:t>0/1</w:t>
              </w:r>
            </w:ins>
          </w:p>
        </w:tc>
      </w:tr>
      <w:tr w:rsidR="00717322" w:rsidRPr="00BB613A" w14:paraId="5F61064F" w14:textId="77777777">
        <w:trPr>
          <w:trHeight w:val="732"/>
        </w:trPr>
        <w:tc>
          <w:tcPr>
            <w:tcW w:w="2070" w:type="dxa"/>
            <w:vAlign w:val="center"/>
          </w:tcPr>
          <w:p w14:paraId="06395734"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55" w:author="天赐 余" w:date="2025-11-29T17:42:00Z" w16du:dateUtc="2025-11-29T09:42:00Z">
                  <w:rPr>
                    <w:rFonts w:asciiTheme="majorEastAsia" w:eastAsiaTheme="majorEastAsia" w:hAnsiTheme="majorEastAsia" w:hint="eastAsia"/>
                    <w:highlight w:val="yellow"/>
                  </w:rPr>
                </w:rPrChange>
              </w:rPr>
            </w:pPr>
            <w:proofErr w:type="spellStart"/>
            <w:r w:rsidRPr="00BB613A">
              <w:rPr>
                <w:rFonts w:asciiTheme="majorEastAsia" w:eastAsiaTheme="majorEastAsia" w:hAnsiTheme="majorEastAsia" w:hint="eastAsia"/>
                <w:rPrChange w:id="2456" w:author="天赐 余" w:date="2025-11-29T17:42:00Z" w16du:dateUtc="2025-11-29T09:42:00Z">
                  <w:rPr>
                    <w:rFonts w:asciiTheme="majorEastAsia" w:eastAsiaTheme="majorEastAsia" w:hAnsiTheme="majorEastAsia" w:hint="eastAsia"/>
                    <w:highlight w:val="yellow"/>
                  </w:rPr>
                </w:rPrChange>
              </w:rPr>
              <w:t>PSFPGateControlEntry</w:t>
            </w:r>
            <w:proofErr w:type="spellEnd"/>
            <w:r w:rsidRPr="00BB613A">
              <w:rPr>
                <w:rFonts w:asciiTheme="majorEastAsia" w:eastAsiaTheme="majorEastAsia" w:hAnsiTheme="majorEastAsia" w:hint="eastAsia"/>
                <w:rPrChange w:id="2457" w:author="天赐 余" w:date="2025-11-29T17:42:00Z" w16du:dateUtc="2025-11-29T09:42:00Z">
                  <w:rPr>
                    <w:rFonts w:asciiTheme="majorEastAsia" w:eastAsiaTheme="majorEastAsia" w:hAnsiTheme="majorEastAsia" w:hint="eastAsia"/>
                    <w:highlight w:val="yellow"/>
                  </w:rPr>
                </w:rPrChange>
              </w:rPr>
              <w:t>-IPV</w:t>
            </w:r>
          </w:p>
        </w:tc>
        <w:tc>
          <w:tcPr>
            <w:tcW w:w="3162" w:type="dxa"/>
          </w:tcPr>
          <w:p w14:paraId="60D30848"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58"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59" w:author="天赐 余" w:date="2025-11-29T17:42:00Z" w16du:dateUtc="2025-11-29T09:42:00Z">
                  <w:rPr>
                    <w:rFonts w:asciiTheme="majorEastAsia" w:eastAsiaTheme="majorEastAsia" w:hAnsiTheme="majorEastAsia" w:hint="eastAsia"/>
                    <w:highlight w:val="yellow"/>
                  </w:rPr>
                </w:rPrChange>
              </w:rPr>
              <w:t>内部优先级向量，取值范围0~7</w:t>
            </w:r>
          </w:p>
        </w:tc>
        <w:tc>
          <w:tcPr>
            <w:tcW w:w="1284" w:type="dxa"/>
            <w:vAlign w:val="center"/>
          </w:tcPr>
          <w:p w14:paraId="1AF19A4F"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60"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61" w:author="天赐 余" w:date="2025-11-29T17:42:00Z" w16du:dateUtc="2025-11-29T09:42:00Z">
                  <w:rPr>
                    <w:rFonts w:asciiTheme="majorEastAsia" w:eastAsiaTheme="majorEastAsia" w:hAnsiTheme="majorEastAsia" w:hint="eastAsia"/>
                    <w:highlight w:val="yellow"/>
                  </w:rPr>
                </w:rPrChange>
              </w:rPr>
              <w:t>Uint8</w:t>
            </w:r>
          </w:p>
        </w:tc>
        <w:tc>
          <w:tcPr>
            <w:tcW w:w="1417" w:type="dxa"/>
            <w:vAlign w:val="center"/>
          </w:tcPr>
          <w:p w14:paraId="41B98E9C" w14:textId="77777777" w:rsidR="00717322" w:rsidRPr="00BB613A" w:rsidRDefault="00717322">
            <w:pPr>
              <w:spacing w:after="0" w:line="240" w:lineRule="auto"/>
              <w:ind w:firstLineChars="0" w:firstLine="0"/>
              <w:jc w:val="left"/>
              <w:rPr>
                <w:rFonts w:asciiTheme="majorEastAsia" w:eastAsiaTheme="majorEastAsia" w:hAnsiTheme="majorEastAsia" w:hint="eastAsia"/>
                <w:rPrChange w:id="2462" w:author="天赐 余" w:date="2025-11-29T17:42:00Z" w16du:dateUtc="2025-11-29T09:42:00Z">
                  <w:rPr>
                    <w:rFonts w:asciiTheme="majorEastAsia" w:eastAsiaTheme="majorEastAsia" w:hAnsiTheme="majorEastAsia" w:hint="eastAsia"/>
                    <w:highlight w:val="yellow"/>
                  </w:rPr>
                </w:rPrChange>
              </w:rPr>
            </w:pPr>
          </w:p>
        </w:tc>
        <w:tc>
          <w:tcPr>
            <w:tcW w:w="1477" w:type="dxa"/>
          </w:tcPr>
          <w:p w14:paraId="06A0BC36" w14:textId="57BFE3DA" w:rsidR="00717322" w:rsidRPr="00BB613A" w:rsidRDefault="00A97739">
            <w:pPr>
              <w:spacing w:after="0" w:line="240" w:lineRule="auto"/>
              <w:ind w:firstLineChars="0" w:firstLine="0"/>
              <w:jc w:val="left"/>
              <w:rPr>
                <w:rFonts w:asciiTheme="majorEastAsia" w:eastAsiaTheme="majorEastAsia" w:hAnsiTheme="majorEastAsia" w:hint="eastAsia"/>
                <w:rPrChange w:id="2463" w:author="天赐 余" w:date="2025-11-29T17:42:00Z" w16du:dateUtc="2025-11-29T09:42:00Z">
                  <w:rPr>
                    <w:rFonts w:asciiTheme="majorEastAsia" w:eastAsiaTheme="majorEastAsia" w:hAnsiTheme="majorEastAsia" w:hint="eastAsia"/>
                    <w:highlight w:val="yellow"/>
                  </w:rPr>
                </w:rPrChange>
              </w:rPr>
            </w:pPr>
            <w:ins w:id="2464" w:author="天赐 余" w:date="2025-12-02T19:26:00Z" w16du:dateUtc="2025-12-02T11:26:00Z">
              <w:r>
                <w:rPr>
                  <w:rFonts w:asciiTheme="majorEastAsia" w:eastAsiaTheme="majorEastAsia" w:hAnsiTheme="majorEastAsia" w:hint="eastAsia"/>
                </w:rPr>
                <w:t>[0,7]</w:t>
              </w:r>
            </w:ins>
          </w:p>
        </w:tc>
      </w:tr>
      <w:tr w:rsidR="00717322" w:rsidRPr="00BB613A" w14:paraId="4C61A724" w14:textId="77777777">
        <w:trPr>
          <w:trHeight w:val="732"/>
        </w:trPr>
        <w:tc>
          <w:tcPr>
            <w:tcW w:w="2070" w:type="dxa"/>
            <w:vAlign w:val="center"/>
          </w:tcPr>
          <w:p w14:paraId="283BE25D"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65" w:author="天赐 余" w:date="2025-11-29T17:42:00Z" w16du:dateUtc="2025-11-29T09:42:00Z">
                  <w:rPr>
                    <w:rFonts w:asciiTheme="majorEastAsia" w:eastAsiaTheme="majorEastAsia" w:hAnsiTheme="majorEastAsia" w:hint="eastAsia"/>
                    <w:highlight w:val="yellow"/>
                  </w:rPr>
                </w:rPrChange>
              </w:rPr>
            </w:pPr>
            <w:proofErr w:type="spellStart"/>
            <w:r w:rsidRPr="00BB613A">
              <w:rPr>
                <w:rFonts w:asciiTheme="majorEastAsia" w:eastAsiaTheme="majorEastAsia" w:hAnsiTheme="majorEastAsia" w:hint="eastAsia"/>
                <w:rPrChange w:id="2466" w:author="天赐 余" w:date="2025-11-29T17:42:00Z" w16du:dateUtc="2025-11-29T09:42:00Z">
                  <w:rPr>
                    <w:rFonts w:asciiTheme="majorEastAsia" w:eastAsiaTheme="majorEastAsia" w:hAnsiTheme="majorEastAsia" w:hint="eastAsia"/>
                    <w:highlight w:val="yellow"/>
                  </w:rPr>
                </w:rPrChange>
              </w:rPr>
              <w:t>PSFPGateControlEntry-TimeInterval</w:t>
            </w:r>
            <w:proofErr w:type="spellEnd"/>
          </w:p>
        </w:tc>
        <w:tc>
          <w:tcPr>
            <w:tcW w:w="3162" w:type="dxa"/>
          </w:tcPr>
          <w:p w14:paraId="1C67BF36"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67"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68" w:author="天赐 余" w:date="2025-11-29T17:42:00Z" w16du:dateUtc="2025-11-29T09:42:00Z">
                  <w:rPr>
                    <w:rFonts w:asciiTheme="majorEastAsia" w:eastAsiaTheme="majorEastAsia" w:hAnsiTheme="majorEastAsia" w:hint="eastAsia"/>
                    <w:highlight w:val="yellow"/>
                  </w:rPr>
                </w:rPrChange>
              </w:rPr>
              <w:t>PSFP门控持续时间</w:t>
            </w:r>
          </w:p>
        </w:tc>
        <w:tc>
          <w:tcPr>
            <w:tcW w:w="1284" w:type="dxa"/>
            <w:vAlign w:val="center"/>
          </w:tcPr>
          <w:p w14:paraId="531F41A6"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69"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70" w:author="天赐 余" w:date="2025-11-29T17:42:00Z" w16du:dateUtc="2025-11-29T09:42:00Z">
                  <w:rPr>
                    <w:rFonts w:asciiTheme="majorEastAsia" w:eastAsiaTheme="majorEastAsia" w:hAnsiTheme="majorEastAsia" w:hint="eastAsia"/>
                    <w:highlight w:val="yellow"/>
                  </w:rPr>
                </w:rPrChange>
              </w:rPr>
              <w:t>Uint32</w:t>
            </w:r>
          </w:p>
        </w:tc>
        <w:tc>
          <w:tcPr>
            <w:tcW w:w="1417" w:type="dxa"/>
            <w:vAlign w:val="center"/>
          </w:tcPr>
          <w:p w14:paraId="71265EA2"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71"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72" w:author="天赐 余" w:date="2025-11-29T17:42:00Z" w16du:dateUtc="2025-11-29T09:42:00Z">
                  <w:rPr>
                    <w:rFonts w:asciiTheme="majorEastAsia" w:eastAsiaTheme="majorEastAsia" w:hAnsiTheme="majorEastAsia" w:hint="eastAsia"/>
                    <w:highlight w:val="yellow"/>
                  </w:rPr>
                </w:rPrChange>
              </w:rPr>
              <w:t>纳秒</w:t>
            </w:r>
          </w:p>
        </w:tc>
        <w:tc>
          <w:tcPr>
            <w:tcW w:w="1477" w:type="dxa"/>
          </w:tcPr>
          <w:p w14:paraId="68096B2E" w14:textId="77777777" w:rsidR="00717322" w:rsidRPr="00BB613A" w:rsidRDefault="00717322">
            <w:pPr>
              <w:spacing w:after="0" w:line="240" w:lineRule="auto"/>
              <w:ind w:firstLineChars="0" w:firstLine="0"/>
              <w:jc w:val="left"/>
              <w:rPr>
                <w:rFonts w:asciiTheme="majorEastAsia" w:eastAsiaTheme="majorEastAsia" w:hAnsiTheme="majorEastAsia" w:hint="eastAsia"/>
                <w:rPrChange w:id="2473" w:author="天赐 余" w:date="2025-11-29T17:42:00Z" w16du:dateUtc="2025-11-29T09:42:00Z">
                  <w:rPr>
                    <w:rFonts w:asciiTheme="majorEastAsia" w:eastAsiaTheme="majorEastAsia" w:hAnsiTheme="majorEastAsia" w:hint="eastAsia"/>
                    <w:highlight w:val="yellow"/>
                  </w:rPr>
                </w:rPrChange>
              </w:rPr>
            </w:pPr>
          </w:p>
        </w:tc>
      </w:tr>
      <w:tr w:rsidR="00717322" w:rsidRPr="00BB613A" w14:paraId="31FF0EC9" w14:textId="77777777">
        <w:trPr>
          <w:trHeight w:val="725"/>
        </w:trPr>
        <w:tc>
          <w:tcPr>
            <w:tcW w:w="2070" w:type="dxa"/>
            <w:vAlign w:val="center"/>
          </w:tcPr>
          <w:p w14:paraId="5955EB57"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74" w:author="天赐 余" w:date="2025-11-29T17:42:00Z" w16du:dateUtc="2025-11-29T09:42:00Z">
                  <w:rPr>
                    <w:rFonts w:asciiTheme="majorEastAsia" w:eastAsiaTheme="majorEastAsia" w:hAnsiTheme="majorEastAsia" w:hint="eastAsia"/>
                    <w:highlight w:val="yellow"/>
                  </w:rPr>
                </w:rPrChange>
              </w:rPr>
            </w:pPr>
            <w:proofErr w:type="spellStart"/>
            <w:r w:rsidRPr="00BB613A">
              <w:rPr>
                <w:rFonts w:asciiTheme="majorEastAsia" w:eastAsiaTheme="majorEastAsia" w:hAnsiTheme="majorEastAsia" w:hint="eastAsia"/>
                <w:rPrChange w:id="2475" w:author="天赐 余" w:date="2025-11-29T17:42:00Z" w16du:dateUtc="2025-11-29T09:42:00Z">
                  <w:rPr>
                    <w:rFonts w:asciiTheme="majorEastAsia" w:eastAsiaTheme="majorEastAsia" w:hAnsiTheme="majorEastAsia" w:hint="eastAsia"/>
                    <w:highlight w:val="yellow"/>
                  </w:rPr>
                </w:rPrChange>
              </w:rPr>
              <w:t>PSFPAdminControlList</w:t>
            </w:r>
            <w:proofErr w:type="spellEnd"/>
          </w:p>
        </w:tc>
        <w:tc>
          <w:tcPr>
            <w:tcW w:w="3162" w:type="dxa"/>
          </w:tcPr>
          <w:p w14:paraId="50324B96"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76"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477" w:author="天赐 余" w:date="2025-11-29T17:42:00Z" w16du:dateUtc="2025-11-29T09:42:00Z">
                  <w:rPr>
                    <w:rFonts w:asciiTheme="majorEastAsia" w:eastAsiaTheme="majorEastAsia" w:hAnsiTheme="majorEastAsia" w:hint="eastAsia"/>
                    <w:highlight w:val="yellow"/>
                  </w:rPr>
                </w:rPrChange>
              </w:rPr>
              <w:t>PSFP门控表</w:t>
            </w:r>
          </w:p>
        </w:tc>
        <w:tc>
          <w:tcPr>
            <w:tcW w:w="1284" w:type="dxa"/>
            <w:vAlign w:val="center"/>
          </w:tcPr>
          <w:p w14:paraId="348A914F"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478" w:author="天赐 余" w:date="2025-11-29T17:42:00Z" w16du:dateUtc="2025-11-29T09:42:00Z">
                  <w:rPr>
                    <w:rFonts w:asciiTheme="majorEastAsia" w:eastAsiaTheme="majorEastAsia" w:hAnsiTheme="majorEastAsia" w:hint="eastAsia"/>
                    <w:highlight w:val="yellow"/>
                  </w:rPr>
                </w:rPrChange>
              </w:rPr>
            </w:pPr>
            <w:proofErr w:type="spellStart"/>
            <w:r w:rsidRPr="00BB613A">
              <w:rPr>
                <w:rFonts w:asciiTheme="majorEastAsia" w:eastAsiaTheme="majorEastAsia" w:hAnsiTheme="majorEastAsia" w:hint="eastAsia"/>
                <w:rPrChange w:id="2479" w:author="天赐 余" w:date="2025-11-29T17:42:00Z" w16du:dateUtc="2025-11-29T09:42:00Z">
                  <w:rPr>
                    <w:rFonts w:asciiTheme="majorEastAsia" w:eastAsiaTheme="majorEastAsia" w:hAnsiTheme="majorEastAsia" w:hint="eastAsia"/>
                    <w:highlight w:val="yellow"/>
                  </w:rPr>
                </w:rPrChange>
              </w:rPr>
              <w:t>GateControlEntry</w:t>
            </w:r>
            <w:proofErr w:type="spellEnd"/>
            <w:r w:rsidRPr="00BB613A">
              <w:rPr>
                <w:rFonts w:asciiTheme="majorEastAsia" w:eastAsiaTheme="majorEastAsia" w:hAnsiTheme="majorEastAsia" w:hint="eastAsia"/>
                <w:rPrChange w:id="2480" w:author="天赐 余" w:date="2025-11-29T17:42:00Z" w16du:dateUtc="2025-11-29T09:42:00Z">
                  <w:rPr>
                    <w:rFonts w:asciiTheme="majorEastAsia" w:eastAsiaTheme="majorEastAsia" w:hAnsiTheme="majorEastAsia" w:hint="eastAsia"/>
                    <w:highlight w:val="yellow"/>
                  </w:rPr>
                </w:rPrChange>
              </w:rPr>
              <w:t>列表</w:t>
            </w:r>
          </w:p>
        </w:tc>
        <w:tc>
          <w:tcPr>
            <w:tcW w:w="1417" w:type="dxa"/>
            <w:vAlign w:val="center"/>
          </w:tcPr>
          <w:p w14:paraId="42F5590B" w14:textId="77777777" w:rsidR="00717322" w:rsidRPr="00BB613A" w:rsidRDefault="00717322">
            <w:pPr>
              <w:spacing w:after="0" w:line="240" w:lineRule="auto"/>
              <w:ind w:firstLineChars="0" w:firstLine="0"/>
              <w:jc w:val="left"/>
              <w:rPr>
                <w:rFonts w:asciiTheme="majorEastAsia" w:eastAsiaTheme="majorEastAsia" w:hAnsiTheme="majorEastAsia" w:hint="eastAsia"/>
                <w:rPrChange w:id="2481" w:author="天赐 余" w:date="2025-11-29T17:42:00Z" w16du:dateUtc="2025-11-29T09:42:00Z">
                  <w:rPr>
                    <w:rFonts w:asciiTheme="majorEastAsia" w:eastAsiaTheme="majorEastAsia" w:hAnsiTheme="majorEastAsia" w:hint="eastAsia"/>
                    <w:highlight w:val="yellow"/>
                  </w:rPr>
                </w:rPrChange>
              </w:rPr>
            </w:pPr>
          </w:p>
        </w:tc>
        <w:tc>
          <w:tcPr>
            <w:tcW w:w="1477" w:type="dxa"/>
          </w:tcPr>
          <w:p w14:paraId="5965D090" w14:textId="77777777" w:rsidR="00717322" w:rsidRPr="00BB613A" w:rsidRDefault="00717322">
            <w:pPr>
              <w:spacing w:after="0" w:line="240" w:lineRule="auto"/>
              <w:ind w:firstLineChars="0" w:firstLine="0"/>
              <w:jc w:val="left"/>
              <w:rPr>
                <w:rFonts w:asciiTheme="majorEastAsia" w:eastAsiaTheme="majorEastAsia" w:hAnsiTheme="majorEastAsia" w:hint="eastAsia"/>
                <w:rPrChange w:id="2482" w:author="天赐 余" w:date="2025-11-29T17:42:00Z" w16du:dateUtc="2025-11-29T09:42:00Z">
                  <w:rPr>
                    <w:rFonts w:asciiTheme="majorEastAsia" w:eastAsiaTheme="majorEastAsia" w:hAnsiTheme="majorEastAsia" w:hint="eastAsia"/>
                    <w:highlight w:val="yellow"/>
                  </w:rPr>
                </w:rPrChange>
              </w:rPr>
            </w:pPr>
          </w:p>
        </w:tc>
      </w:tr>
      <w:tr w:rsidR="00717322" w:rsidRPr="00BB613A" w14:paraId="167B2C59" w14:textId="77777777">
        <w:trPr>
          <w:trHeight w:val="725"/>
        </w:trPr>
        <w:tc>
          <w:tcPr>
            <w:tcW w:w="2070" w:type="dxa"/>
            <w:vAlign w:val="center"/>
          </w:tcPr>
          <w:p w14:paraId="20E71322" w14:textId="77777777" w:rsidR="00717322" w:rsidRPr="003C400A" w:rsidRDefault="00000000">
            <w:pPr>
              <w:spacing w:after="0" w:line="240" w:lineRule="auto"/>
              <w:ind w:firstLineChars="0" w:firstLine="0"/>
              <w:jc w:val="left"/>
              <w:rPr>
                <w:rFonts w:asciiTheme="majorEastAsia" w:eastAsiaTheme="majorEastAsia" w:hAnsiTheme="majorEastAsia" w:hint="eastAsia"/>
              </w:rPr>
            </w:pPr>
            <w:proofErr w:type="spellStart"/>
            <w:r w:rsidRPr="003C400A">
              <w:rPr>
                <w:rFonts w:asciiTheme="majorEastAsia" w:eastAsiaTheme="majorEastAsia" w:hAnsiTheme="majorEastAsia" w:hint="eastAsia"/>
              </w:rPr>
              <w:t>PSFP</w:t>
            </w:r>
            <w:r w:rsidRPr="003C400A">
              <w:rPr>
                <w:rFonts w:asciiTheme="majorEastAsia" w:eastAsiaTheme="majorEastAsia" w:hAnsiTheme="majorEastAsia"/>
              </w:rPr>
              <w:t>AdminCycleTime</w:t>
            </w:r>
            <w:proofErr w:type="spellEnd"/>
            <w:del w:id="2483" w:author="天赐 余" w:date="2025-11-29T17:43:00Z" w16du:dateUtc="2025-11-29T09:43:00Z">
              <w:r w:rsidRPr="003C400A" w:rsidDel="003C400A">
                <w:rPr>
                  <w:rFonts w:asciiTheme="majorEastAsia" w:eastAsiaTheme="majorEastAsia" w:hAnsiTheme="majorEastAsia" w:hint="eastAsia"/>
                </w:rPr>
                <w:delText>-</w:delText>
              </w:r>
              <w:r w:rsidRPr="003C400A" w:rsidDel="003C400A">
                <w:rPr>
                  <w:rFonts w:asciiTheme="majorEastAsia" w:eastAsiaTheme="majorEastAsia" w:hAnsiTheme="majorEastAsia"/>
                </w:rPr>
                <w:delText>Numerator</w:delText>
              </w:r>
            </w:del>
          </w:p>
        </w:tc>
        <w:tc>
          <w:tcPr>
            <w:tcW w:w="3162" w:type="dxa"/>
          </w:tcPr>
          <w:p w14:paraId="5BD5B839" w14:textId="0FB452BD" w:rsidR="00717322" w:rsidRPr="003C400A" w:rsidRDefault="00000000">
            <w:pPr>
              <w:spacing w:after="0" w:line="240" w:lineRule="auto"/>
              <w:ind w:firstLineChars="0" w:firstLine="0"/>
              <w:jc w:val="left"/>
              <w:rPr>
                <w:rFonts w:asciiTheme="majorEastAsia" w:eastAsiaTheme="majorEastAsia" w:hAnsiTheme="majorEastAsia" w:hint="eastAsia"/>
              </w:rPr>
            </w:pPr>
            <w:r w:rsidRPr="003C400A">
              <w:rPr>
                <w:rFonts w:asciiTheme="majorEastAsia" w:eastAsiaTheme="majorEastAsia" w:hAnsiTheme="majorEastAsia" w:hint="eastAsia"/>
              </w:rPr>
              <w:t>PSFP门控循环时间</w:t>
            </w:r>
            <w:ins w:id="2484" w:author="天赐 余" w:date="2025-11-29T17:43:00Z" w16du:dateUtc="2025-11-29T09:43:00Z">
              <w:r w:rsidR="003C400A">
                <w:rPr>
                  <w:rFonts w:asciiTheme="majorEastAsia" w:eastAsiaTheme="majorEastAsia" w:hAnsiTheme="majorEastAsia" w:hint="eastAsia"/>
                </w:rPr>
                <w:t>，用</w:t>
              </w:r>
            </w:ins>
            <w:ins w:id="2485" w:author="天赐 余" w:date="2025-11-29T17:44:00Z" w16du:dateUtc="2025-11-29T09:44:00Z">
              <w:r w:rsidR="003C400A">
                <w:rPr>
                  <w:rFonts w:asciiTheme="majorEastAsia" w:eastAsiaTheme="majorEastAsia" w:hAnsiTheme="majorEastAsia" w:hint="eastAsia"/>
                </w:rPr>
                <w:t>门控时间粒度的整数倍表示</w:t>
              </w:r>
            </w:ins>
            <w:del w:id="2486" w:author="天赐 余" w:date="2025-11-29T17:43:00Z" w16du:dateUtc="2025-11-29T09:43:00Z">
              <w:r w:rsidRPr="003C400A" w:rsidDel="003C400A">
                <w:rPr>
                  <w:rFonts w:asciiTheme="majorEastAsia" w:eastAsiaTheme="majorEastAsia" w:hAnsiTheme="majorEastAsia" w:hint="eastAsia"/>
                </w:rPr>
                <w:delText>（有理数表示，分子/分母）分子部分</w:delText>
              </w:r>
            </w:del>
          </w:p>
        </w:tc>
        <w:tc>
          <w:tcPr>
            <w:tcW w:w="1284" w:type="dxa"/>
            <w:vAlign w:val="center"/>
          </w:tcPr>
          <w:p w14:paraId="31093761" w14:textId="77777777" w:rsidR="00717322" w:rsidRPr="003C400A" w:rsidRDefault="00000000">
            <w:pPr>
              <w:spacing w:after="0" w:line="240" w:lineRule="auto"/>
              <w:ind w:firstLineChars="0" w:firstLine="0"/>
              <w:jc w:val="left"/>
              <w:rPr>
                <w:rFonts w:asciiTheme="majorEastAsia" w:eastAsiaTheme="majorEastAsia" w:hAnsiTheme="majorEastAsia" w:hint="eastAsia"/>
              </w:rPr>
            </w:pPr>
            <w:proofErr w:type="spellStart"/>
            <w:r w:rsidRPr="003C400A">
              <w:rPr>
                <w:rFonts w:asciiTheme="majorEastAsia" w:eastAsiaTheme="majorEastAsia" w:hAnsiTheme="majorEastAsia" w:hint="eastAsia"/>
              </w:rPr>
              <w:t>Uint</w:t>
            </w:r>
            <w:proofErr w:type="spellEnd"/>
          </w:p>
        </w:tc>
        <w:tc>
          <w:tcPr>
            <w:tcW w:w="1417" w:type="dxa"/>
            <w:vAlign w:val="center"/>
          </w:tcPr>
          <w:p w14:paraId="499E4174" w14:textId="77777777" w:rsidR="00717322" w:rsidRPr="003C400A" w:rsidRDefault="00000000">
            <w:pPr>
              <w:spacing w:after="0" w:line="240" w:lineRule="auto"/>
              <w:ind w:firstLineChars="0" w:firstLine="0"/>
              <w:jc w:val="left"/>
              <w:rPr>
                <w:rFonts w:asciiTheme="majorEastAsia" w:eastAsiaTheme="majorEastAsia" w:hAnsiTheme="majorEastAsia" w:hint="eastAsia"/>
              </w:rPr>
            </w:pPr>
            <w:r w:rsidRPr="003C400A">
              <w:rPr>
                <w:rFonts w:asciiTheme="majorEastAsia" w:eastAsiaTheme="majorEastAsia" w:hAnsiTheme="majorEastAsia" w:hint="eastAsia"/>
              </w:rPr>
              <w:t>纳秒</w:t>
            </w:r>
          </w:p>
        </w:tc>
        <w:tc>
          <w:tcPr>
            <w:tcW w:w="1477" w:type="dxa"/>
          </w:tcPr>
          <w:p w14:paraId="5741E857" w14:textId="3D684C8C" w:rsidR="00717322" w:rsidRPr="003C400A" w:rsidRDefault="00F25241">
            <w:pPr>
              <w:spacing w:after="0" w:line="240" w:lineRule="auto"/>
              <w:ind w:firstLineChars="0" w:firstLine="0"/>
              <w:jc w:val="left"/>
              <w:rPr>
                <w:rFonts w:asciiTheme="majorEastAsia" w:eastAsiaTheme="majorEastAsia" w:hAnsiTheme="majorEastAsia" w:hint="eastAsia"/>
              </w:rPr>
            </w:pPr>
            <w:ins w:id="2487" w:author="天赐 余" w:date="2025-11-29T17:44:00Z" w16du:dateUtc="2025-11-29T09:44:00Z">
              <w:r>
                <w:rPr>
                  <w:rFonts w:asciiTheme="majorEastAsia" w:eastAsiaTheme="majorEastAsia" w:hAnsiTheme="majorEastAsia" w:hint="eastAsia"/>
                </w:rPr>
                <w:t>门控时间粒度整数倍</w:t>
              </w:r>
            </w:ins>
          </w:p>
        </w:tc>
      </w:tr>
      <w:tr w:rsidR="00717322" w:rsidRPr="00BB613A" w:rsidDel="003C400A" w14:paraId="2059E83C" w14:textId="0BA118DD">
        <w:trPr>
          <w:trHeight w:val="725"/>
          <w:del w:id="2488" w:author="天赐 余" w:date="2025-11-29T17:43:00Z"/>
        </w:trPr>
        <w:tc>
          <w:tcPr>
            <w:tcW w:w="2070" w:type="dxa"/>
            <w:vAlign w:val="center"/>
          </w:tcPr>
          <w:p w14:paraId="0E61048A" w14:textId="0BDB9B63" w:rsidR="00717322" w:rsidRPr="00BB613A" w:rsidDel="003C400A" w:rsidRDefault="00000000">
            <w:pPr>
              <w:spacing w:after="0" w:line="240" w:lineRule="auto"/>
              <w:ind w:firstLineChars="0" w:firstLine="0"/>
              <w:jc w:val="left"/>
              <w:rPr>
                <w:del w:id="2489" w:author="天赐 余" w:date="2025-11-29T17:43:00Z" w16du:dateUtc="2025-11-29T09:43:00Z"/>
                <w:rFonts w:asciiTheme="majorEastAsia" w:eastAsiaTheme="majorEastAsia" w:hAnsiTheme="majorEastAsia" w:hint="eastAsia"/>
                <w:rPrChange w:id="2490" w:author="天赐 余" w:date="2025-11-29T17:42:00Z" w16du:dateUtc="2025-11-29T09:42:00Z">
                  <w:rPr>
                    <w:del w:id="2491" w:author="天赐 余" w:date="2025-11-29T17:43:00Z" w16du:dateUtc="2025-11-29T09:43:00Z"/>
                    <w:rFonts w:asciiTheme="majorEastAsia" w:eastAsiaTheme="majorEastAsia" w:hAnsiTheme="majorEastAsia" w:hint="eastAsia"/>
                    <w:highlight w:val="yellow"/>
                  </w:rPr>
                </w:rPrChange>
              </w:rPr>
            </w:pPr>
            <w:del w:id="2492" w:author="天赐 余" w:date="2025-11-29T17:43:00Z" w16du:dateUtc="2025-11-29T09:43:00Z">
              <w:r w:rsidRPr="00BB613A" w:rsidDel="003C400A">
                <w:rPr>
                  <w:rFonts w:asciiTheme="majorEastAsia" w:eastAsiaTheme="majorEastAsia" w:hAnsiTheme="majorEastAsia" w:hint="eastAsia"/>
                  <w:rPrChange w:id="2493" w:author="天赐 余" w:date="2025-11-29T17:42:00Z" w16du:dateUtc="2025-11-29T09:42:00Z">
                    <w:rPr>
                      <w:rFonts w:asciiTheme="majorEastAsia" w:eastAsiaTheme="majorEastAsia" w:hAnsiTheme="majorEastAsia" w:hint="eastAsia"/>
                      <w:highlight w:val="yellow"/>
                    </w:rPr>
                  </w:rPrChange>
                </w:rPr>
                <w:delText>PSFPAdminCycleTime-Denominator</w:delText>
              </w:r>
            </w:del>
          </w:p>
        </w:tc>
        <w:tc>
          <w:tcPr>
            <w:tcW w:w="3162" w:type="dxa"/>
          </w:tcPr>
          <w:p w14:paraId="3AF7CA12" w14:textId="679012E6" w:rsidR="00717322" w:rsidRPr="00BB613A" w:rsidDel="003C400A" w:rsidRDefault="00000000">
            <w:pPr>
              <w:spacing w:after="0" w:line="240" w:lineRule="auto"/>
              <w:ind w:firstLineChars="0" w:firstLine="0"/>
              <w:jc w:val="left"/>
              <w:rPr>
                <w:del w:id="2494" w:author="天赐 余" w:date="2025-11-29T17:43:00Z" w16du:dateUtc="2025-11-29T09:43:00Z"/>
                <w:rFonts w:asciiTheme="majorEastAsia" w:eastAsiaTheme="majorEastAsia" w:hAnsiTheme="majorEastAsia" w:hint="eastAsia"/>
                <w:rPrChange w:id="2495" w:author="天赐 余" w:date="2025-11-29T17:42:00Z" w16du:dateUtc="2025-11-29T09:42:00Z">
                  <w:rPr>
                    <w:del w:id="2496" w:author="天赐 余" w:date="2025-11-29T17:43:00Z" w16du:dateUtc="2025-11-29T09:43:00Z"/>
                    <w:rFonts w:asciiTheme="majorEastAsia" w:eastAsiaTheme="majorEastAsia" w:hAnsiTheme="majorEastAsia" w:hint="eastAsia"/>
                    <w:highlight w:val="yellow"/>
                  </w:rPr>
                </w:rPrChange>
              </w:rPr>
            </w:pPr>
            <w:del w:id="2497" w:author="天赐 余" w:date="2025-11-29T17:43:00Z" w16du:dateUtc="2025-11-29T09:43:00Z">
              <w:r w:rsidRPr="00BB613A" w:rsidDel="003C400A">
                <w:rPr>
                  <w:rFonts w:asciiTheme="majorEastAsia" w:eastAsiaTheme="majorEastAsia" w:hAnsiTheme="majorEastAsia" w:hint="eastAsia"/>
                  <w:rPrChange w:id="2498" w:author="天赐 余" w:date="2025-11-29T17:42:00Z" w16du:dateUtc="2025-11-29T09:42:00Z">
                    <w:rPr>
                      <w:rFonts w:asciiTheme="majorEastAsia" w:eastAsiaTheme="majorEastAsia" w:hAnsiTheme="majorEastAsia" w:hint="eastAsia"/>
                      <w:highlight w:val="yellow"/>
                    </w:rPr>
                  </w:rPrChange>
                </w:rPr>
                <w:delText>PSFP门控循环时间（有理数表示，分子/分母）分母部分</w:delText>
              </w:r>
            </w:del>
          </w:p>
        </w:tc>
        <w:tc>
          <w:tcPr>
            <w:tcW w:w="1284" w:type="dxa"/>
            <w:vAlign w:val="center"/>
          </w:tcPr>
          <w:p w14:paraId="4F0FE742" w14:textId="2140EF3F" w:rsidR="00717322" w:rsidRPr="00BB613A" w:rsidDel="003C400A" w:rsidRDefault="00000000">
            <w:pPr>
              <w:spacing w:after="0" w:line="240" w:lineRule="auto"/>
              <w:ind w:firstLineChars="0" w:firstLine="0"/>
              <w:jc w:val="left"/>
              <w:rPr>
                <w:del w:id="2499" w:author="天赐 余" w:date="2025-11-29T17:43:00Z" w16du:dateUtc="2025-11-29T09:43:00Z"/>
                <w:rFonts w:asciiTheme="majorEastAsia" w:eastAsiaTheme="majorEastAsia" w:hAnsiTheme="majorEastAsia" w:hint="eastAsia"/>
                <w:rPrChange w:id="2500" w:author="天赐 余" w:date="2025-11-29T17:42:00Z" w16du:dateUtc="2025-11-29T09:42:00Z">
                  <w:rPr>
                    <w:del w:id="2501" w:author="天赐 余" w:date="2025-11-29T17:43:00Z" w16du:dateUtc="2025-11-29T09:43:00Z"/>
                    <w:rFonts w:asciiTheme="majorEastAsia" w:eastAsiaTheme="majorEastAsia" w:hAnsiTheme="majorEastAsia" w:hint="eastAsia"/>
                    <w:highlight w:val="yellow"/>
                  </w:rPr>
                </w:rPrChange>
              </w:rPr>
            </w:pPr>
            <w:del w:id="2502" w:author="天赐 余" w:date="2025-11-29T17:43:00Z" w16du:dateUtc="2025-11-29T09:43:00Z">
              <w:r w:rsidRPr="00BB613A" w:rsidDel="003C400A">
                <w:rPr>
                  <w:rFonts w:asciiTheme="majorEastAsia" w:eastAsiaTheme="majorEastAsia" w:hAnsiTheme="majorEastAsia" w:hint="eastAsia"/>
                  <w:rPrChange w:id="2503" w:author="天赐 余" w:date="2025-11-29T17:42:00Z" w16du:dateUtc="2025-11-29T09:42:00Z">
                    <w:rPr>
                      <w:rFonts w:asciiTheme="majorEastAsia" w:eastAsiaTheme="majorEastAsia" w:hAnsiTheme="majorEastAsia" w:hint="eastAsia"/>
                      <w:highlight w:val="yellow"/>
                    </w:rPr>
                  </w:rPrChange>
                </w:rPr>
                <w:delText>Uint</w:delText>
              </w:r>
            </w:del>
          </w:p>
        </w:tc>
        <w:tc>
          <w:tcPr>
            <w:tcW w:w="1417" w:type="dxa"/>
            <w:vAlign w:val="center"/>
          </w:tcPr>
          <w:p w14:paraId="3027BD33" w14:textId="5327121C" w:rsidR="00717322" w:rsidRPr="00BB613A" w:rsidDel="003C400A" w:rsidRDefault="00717322">
            <w:pPr>
              <w:spacing w:after="0" w:line="240" w:lineRule="auto"/>
              <w:ind w:firstLineChars="0" w:firstLine="0"/>
              <w:jc w:val="left"/>
              <w:rPr>
                <w:del w:id="2504" w:author="天赐 余" w:date="2025-11-29T17:43:00Z" w16du:dateUtc="2025-11-29T09:43:00Z"/>
                <w:rFonts w:asciiTheme="majorEastAsia" w:eastAsiaTheme="majorEastAsia" w:hAnsiTheme="majorEastAsia" w:hint="eastAsia"/>
                <w:rPrChange w:id="2505" w:author="天赐 余" w:date="2025-11-29T17:42:00Z" w16du:dateUtc="2025-11-29T09:42:00Z">
                  <w:rPr>
                    <w:del w:id="2506" w:author="天赐 余" w:date="2025-11-29T17:43:00Z" w16du:dateUtc="2025-11-29T09:43:00Z"/>
                    <w:rFonts w:asciiTheme="majorEastAsia" w:eastAsiaTheme="majorEastAsia" w:hAnsiTheme="majorEastAsia" w:hint="eastAsia"/>
                    <w:highlight w:val="yellow"/>
                  </w:rPr>
                </w:rPrChange>
              </w:rPr>
            </w:pPr>
          </w:p>
        </w:tc>
        <w:tc>
          <w:tcPr>
            <w:tcW w:w="1477" w:type="dxa"/>
          </w:tcPr>
          <w:p w14:paraId="7F92086B" w14:textId="1CEEAE4A" w:rsidR="00717322" w:rsidRPr="00BB613A" w:rsidDel="003C400A" w:rsidRDefault="00717322">
            <w:pPr>
              <w:spacing w:after="0" w:line="240" w:lineRule="auto"/>
              <w:ind w:firstLineChars="0" w:firstLine="0"/>
              <w:jc w:val="left"/>
              <w:rPr>
                <w:del w:id="2507" w:author="天赐 余" w:date="2025-11-29T17:43:00Z" w16du:dateUtc="2025-11-29T09:43:00Z"/>
                <w:rFonts w:asciiTheme="majorEastAsia" w:eastAsiaTheme="majorEastAsia" w:hAnsiTheme="majorEastAsia" w:hint="eastAsia"/>
                <w:rPrChange w:id="2508" w:author="天赐 余" w:date="2025-11-29T17:42:00Z" w16du:dateUtc="2025-11-29T09:42:00Z">
                  <w:rPr>
                    <w:del w:id="2509" w:author="天赐 余" w:date="2025-11-29T17:43:00Z" w16du:dateUtc="2025-11-29T09:43:00Z"/>
                    <w:rFonts w:asciiTheme="majorEastAsia" w:eastAsiaTheme="majorEastAsia" w:hAnsiTheme="majorEastAsia" w:hint="eastAsia"/>
                    <w:highlight w:val="yellow"/>
                  </w:rPr>
                </w:rPrChange>
              </w:rPr>
            </w:pPr>
          </w:p>
        </w:tc>
      </w:tr>
      <w:tr w:rsidR="00717322" w:rsidRPr="00BB613A" w14:paraId="582FB3C8" w14:textId="77777777">
        <w:trPr>
          <w:trHeight w:val="1449"/>
        </w:trPr>
        <w:tc>
          <w:tcPr>
            <w:tcW w:w="2070" w:type="dxa"/>
            <w:vAlign w:val="center"/>
          </w:tcPr>
          <w:p w14:paraId="342F06E9"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510" w:author="天赐 余" w:date="2025-11-29T17:42:00Z" w16du:dateUtc="2025-11-29T09:42:00Z">
                  <w:rPr>
                    <w:rFonts w:asciiTheme="majorEastAsia" w:eastAsiaTheme="majorEastAsia" w:hAnsiTheme="majorEastAsia" w:hint="eastAsia"/>
                    <w:highlight w:val="yellow"/>
                  </w:rPr>
                </w:rPrChange>
              </w:rPr>
            </w:pPr>
            <w:proofErr w:type="spellStart"/>
            <w:r w:rsidRPr="00BB613A">
              <w:rPr>
                <w:rFonts w:asciiTheme="majorEastAsia" w:eastAsiaTheme="majorEastAsia" w:hAnsiTheme="majorEastAsia" w:hint="eastAsia"/>
                <w:rPrChange w:id="2511" w:author="天赐 余" w:date="2025-11-29T17:42:00Z" w16du:dateUtc="2025-11-29T09:42:00Z">
                  <w:rPr>
                    <w:rFonts w:asciiTheme="majorEastAsia" w:eastAsiaTheme="majorEastAsia" w:hAnsiTheme="majorEastAsia" w:hint="eastAsia"/>
                    <w:highlight w:val="yellow"/>
                  </w:rPr>
                </w:rPrChange>
              </w:rPr>
              <w:t>PSFPAdminBaseTime</w:t>
            </w:r>
            <w:proofErr w:type="spellEnd"/>
          </w:p>
        </w:tc>
        <w:tc>
          <w:tcPr>
            <w:tcW w:w="3162" w:type="dxa"/>
          </w:tcPr>
          <w:p w14:paraId="0B28EC91" w14:textId="13F4BCA5" w:rsidR="00717322" w:rsidRPr="00BB613A" w:rsidRDefault="00000000">
            <w:pPr>
              <w:spacing w:after="0" w:line="240" w:lineRule="auto"/>
              <w:ind w:firstLineChars="0" w:firstLine="0"/>
              <w:jc w:val="left"/>
              <w:rPr>
                <w:rFonts w:asciiTheme="majorEastAsia" w:eastAsiaTheme="majorEastAsia" w:hAnsiTheme="majorEastAsia" w:hint="eastAsia"/>
                <w:rPrChange w:id="2512"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513" w:author="天赐 余" w:date="2025-11-29T17:42:00Z" w16du:dateUtc="2025-11-29T09:42:00Z">
                  <w:rPr>
                    <w:rFonts w:asciiTheme="majorEastAsia" w:eastAsiaTheme="majorEastAsia" w:hAnsiTheme="majorEastAsia" w:hint="eastAsia"/>
                    <w:highlight w:val="yellow"/>
                  </w:rPr>
                </w:rPrChange>
              </w:rPr>
              <w:t>PSFP循环开始的基准时间（PTP时间格式）</w:t>
            </w:r>
            <w:del w:id="2514" w:author="天赐 余" w:date="2025-12-03T09:04:00Z" w16du:dateUtc="2025-12-03T01:04:00Z">
              <w:r w:rsidRPr="00BB613A" w:rsidDel="00E351C0">
                <w:rPr>
                  <w:rFonts w:asciiTheme="majorEastAsia" w:eastAsiaTheme="majorEastAsia" w:hAnsiTheme="majorEastAsia" w:hint="eastAsia"/>
                  <w:rPrChange w:id="2515" w:author="天赐 余" w:date="2025-11-29T17:42:00Z" w16du:dateUtc="2025-11-29T09:42:00Z">
                    <w:rPr>
                      <w:rFonts w:asciiTheme="majorEastAsia" w:eastAsiaTheme="majorEastAsia" w:hAnsiTheme="majorEastAsia" w:hint="eastAsia"/>
                      <w:highlight w:val="yellow"/>
                    </w:rPr>
                  </w:rPrChange>
                </w:rPr>
                <w:delText>，</w:delText>
              </w:r>
              <w:r w:rsidRPr="002F47F6" w:rsidDel="00E351C0">
                <w:rPr>
                  <w:rFonts w:asciiTheme="majorEastAsia" w:eastAsiaTheme="majorEastAsia" w:hAnsiTheme="majorEastAsia" w:hint="eastAsia"/>
                  <w:highlight w:val="yellow"/>
                </w:rPr>
                <w:delText>时间同步域0必须使用PTP时间基准（即基于TAI的时间）</w:delText>
              </w:r>
            </w:del>
          </w:p>
        </w:tc>
        <w:tc>
          <w:tcPr>
            <w:tcW w:w="1284" w:type="dxa"/>
            <w:vAlign w:val="center"/>
          </w:tcPr>
          <w:p w14:paraId="3C083AF0" w14:textId="61795710" w:rsidR="00717322" w:rsidRPr="00BB613A" w:rsidRDefault="00E351C0">
            <w:pPr>
              <w:spacing w:after="0" w:line="240" w:lineRule="auto"/>
              <w:ind w:firstLineChars="0" w:firstLine="0"/>
              <w:jc w:val="left"/>
              <w:rPr>
                <w:rFonts w:asciiTheme="majorEastAsia" w:eastAsiaTheme="majorEastAsia" w:hAnsiTheme="majorEastAsia" w:hint="eastAsia"/>
                <w:rPrChange w:id="2516" w:author="天赐 余" w:date="2025-11-29T17:42:00Z" w16du:dateUtc="2025-11-29T09:42:00Z">
                  <w:rPr>
                    <w:rFonts w:asciiTheme="majorEastAsia" w:eastAsiaTheme="majorEastAsia" w:hAnsiTheme="majorEastAsia" w:hint="eastAsia"/>
                    <w:highlight w:val="yellow"/>
                  </w:rPr>
                </w:rPrChange>
              </w:rPr>
            </w:pPr>
            <w:ins w:id="2517" w:author="天赐 余" w:date="2025-12-03T09:04:00Z" w16du:dateUtc="2025-12-03T01:04:00Z">
              <w:r>
                <w:rPr>
                  <w:rFonts w:asciiTheme="majorEastAsia" w:eastAsiaTheme="majorEastAsia" w:hAnsiTheme="majorEastAsia" w:hint="eastAsia"/>
                </w:rPr>
                <w:t>U</w:t>
              </w:r>
            </w:ins>
            <w:r w:rsidRPr="00BB613A">
              <w:rPr>
                <w:rFonts w:asciiTheme="majorEastAsia" w:eastAsiaTheme="majorEastAsia" w:hAnsiTheme="majorEastAsia" w:hint="eastAsia"/>
                <w:rPrChange w:id="2518" w:author="天赐 余" w:date="2025-11-29T17:42:00Z" w16du:dateUtc="2025-11-29T09:42:00Z">
                  <w:rPr>
                    <w:rFonts w:asciiTheme="majorEastAsia" w:eastAsiaTheme="majorEastAsia" w:hAnsiTheme="majorEastAsia" w:hint="eastAsia"/>
                    <w:highlight w:val="yellow"/>
                  </w:rPr>
                </w:rPrChange>
              </w:rPr>
              <w:t>Int</w:t>
            </w:r>
            <w:ins w:id="2519" w:author="天赐 余" w:date="2025-12-03T09:04:00Z" w16du:dateUtc="2025-12-03T01:04:00Z">
              <w:r>
                <w:rPr>
                  <w:rFonts w:asciiTheme="majorEastAsia" w:eastAsiaTheme="majorEastAsia" w:hAnsiTheme="majorEastAsia" w:hint="eastAsia"/>
                </w:rPr>
                <w:t>48</w:t>
              </w:r>
            </w:ins>
            <w:del w:id="2520" w:author="天赐 余" w:date="2025-12-03T09:04:00Z" w16du:dateUtc="2025-12-03T01:04:00Z">
              <w:r w:rsidRPr="00BB613A" w:rsidDel="00E351C0">
                <w:rPr>
                  <w:rFonts w:asciiTheme="majorEastAsia" w:eastAsiaTheme="majorEastAsia" w:hAnsiTheme="majorEastAsia" w:hint="eastAsia"/>
                  <w:rPrChange w:id="2521" w:author="天赐 余" w:date="2025-11-29T17:42:00Z" w16du:dateUtc="2025-11-29T09:42:00Z">
                    <w:rPr>
                      <w:rFonts w:asciiTheme="majorEastAsia" w:eastAsiaTheme="majorEastAsia" w:hAnsiTheme="majorEastAsia" w:hint="eastAsia"/>
                      <w:highlight w:val="yellow"/>
                    </w:rPr>
                  </w:rPrChange>
                </w:rPr>
                <w:delText>64</w:delText>
              </w:r>
            </w:del>
            <w:r w:rsidRPr="00BB613A">
              <w:rPr>
                <w:rFonts w:asciiTheme="majorEastAsia" w:eastAsiaTheme="majorEastAsia" w:hAnsiTheme="majorEastAsia" w:hint="eastAsia"/>
                <w:rPrChange w:id="2522" w:author="天赐 余" w:date="2025-11-29T17:42:00Z" w16du:dateUtc="2025-11-29T09:42:00Z">
                  <w:rPr>
                    <w:rFonts w:asciiTheme="majorEastAsia" w:eastAsiaTheme="majorEastAsia" w:hAnsiTheme="majorEastAsia" w:hint="eastAsia"/>
                    <w:highlight w:val="yellow"/>
                  </w:rPr>
                </w:rPrChange>
              </w:rPr>
              <w:t>+Uint32</w:t>
            </w:r>
          </w:p>
        </w:tc>
        <w:tc>
          <w:tcPr>
            <w:tcW w:w="1417" w:type="dxa"/>
            <w:vAlign w:val="center"/>
          </w:tcPr>
          <w:p w14:paraId="22C9CEDF" w14:textId="0DC51AE3" w:rsidR="00717322" w:rsidRPr="00BB613A" w:rsidRDefault="00E351C0">
            <w:pPr>
              <w:spacing w:after="0" w:line="240" w:lineRule="auto"/>
              <w:ind w:firstLineChars="0" w:firstLine="0"/>
              <w:jc w:val="left"/>
              <w:rPr>
                <w:rFonts w:asciiTheme="majorEastAsia" w:eastAsiaTheme="majorEastAsia" w:hAnsiTheme="majorEastAsia" w:hint="eastAsia"/>
                <w:rPrChange w:id="2523" w:author="天赐 余" w:date="2025-11-29T17:42:00Z" w16du:dateUtc="2025-11-29T09:42:00Z">
                  <w:rPr>
                    <w:rFonts w:asciiTheme="majorEastAsia" w:eastAsiaTheme="majorEastAsia" w:hAnsiTheme="majorEastAsia" w:hint="eastAsia"/>
                    <w:highlight w:val="yellow"/>
                  </w:rPr>
                </w:rPrChange>
              </w:rPr>
            </w:pPr>
            <w:ins w:id="2524" w:author="天赐 余" w:date="2025-12-03T09:04:00Z" w16du:dateUtc="2025-12-03T01:04:00Z">
              <w:r w:rsidRPr="00E351C0">
                <w:rPr>
                  <w:rFonts w:asciiTheme="majorEastAsia" w:eastAsiaTheme="majorEastAsia" w:hAnsiTheme="majorEastAsia" w:hint="eastAsia"/>
                  <w:rPrChange w:id="2525" w:author="天赐 余" w:date="2025-12-03T09:04:00Z" w16du:dateUtc="2025-12-03T01:04:00Z">
                    <w:rPr>
                      <w:rFonts w:asciiTheme="majorEastAsia" w:eastAsiaTheme="majorEastAsia" w:hAnsiTheme="majorEastAsia" w:hint="eastAsia"/>
                      <w:highlight w:val="yellow"/>
                    </w:rPr>
                  </w:rPrChange>
                </w:rPr>
                <w:t>48</w:t>
              </w:r>
            </w:ins>
            <w:del w:id="2526" w:author="天赐 余" w:date="2025-12-03T09:04:00Z" w16du:dateUtc="2025-12-03T01:04:00Z">
              <w:r w:rsidRPr="00E351C0" w:rsidDel="00E351C0">
                <w:rPr>
                  <w:rFonts w:asciiTheme="majorEastAsia" w:eastAsiaTheme="majorEastAsia" w:hAnsiTheme="majorEastAsia" w:hint="eastAsia"/>
                  <w:rPrChange w:id="2527" w:author="天赐 余" w:date="2025-12-03T09:04:00Z" w16du:dateUtc="2025-12-03T01:04:00Z">
                    <w:rPr>
                      <w:rFonts w:asciiTheme="majorEastAsia" w:eastAsiaTheme="majorEastAsia" w:hAnsiTheme="majorEastAsia" w:hint="eastAsia"/>
                      <w:highlight w:val="yellow"/>
                    </w:rPr>
                  </w:rPrChange>
                </w:rPr>
                <w:delText>64</w:delText>
              </w:r>
            </w:del>
            <w:r w:rsidRPr="00E351C0">
              <w:rPr>
                <w:rFonts w:asciiTheme="majorEastAsia" w:eastAsiaTheme="majorEastAsia" w:hAnsiTheme="majorEastAsia" w:hint="eastAsia"/>
                <w:rPrChange w:id="2528" w:author="天赐 余" w:date="2025-12-03T09:04:00Z" w16du:dateUtc="2025-12-03T01:04:00Z">
                  <w:rPr>
                    <w:rFonts w:asciiTheme="majorEastAsia" w:eastAsiaTheme="majorEastAsia" w:hAnsiTheme="majorEastAsia" w:hint="eastAsia"/>
                    <w:highlight w:val="yellow"/>
                  </w:rPr>
                </w:rPrChange>
              </w:rPr>
              <w:t>位秒，32位纳秒</w:t>
            </w:r>
          </w:p>
        </w:tc>
        <w:tc>
          <w:tcPr>
            <w:tcW w:w="1477" w:type="dxa"/>
          </w:tcPr>
          <w:p w14:paraId="33121801" w14:textId="77777777" w:rsidR="00717322" w:rsidRPr="00BB613A" w:rsidRDefault="00717322">
            <w:pPr>
              <w:spacing w:after="0" w:line="240" w:lineRule="auto"/>
              <w:ind w:firstLineChars="0" w:firstLine="0"/>
              <w:jc w:val="left"/>
              <w:rPr>
                <w:rFonts w:asciiTheme="majorEastAsia" w:eastAsiaTheme="majorEastAsia" w:hAnsiTheme="majorEastAsia" w:hint="eastAsia"/>
                <w:rPrChange w:id="2529" w:author="天赐 余" w:date="2025-11-29T17:42:00Z" w16du:dateUtc="2025-11-29T09:42:00Z">
                  <w:rPr>
                    <w:rFonts w:asciiTheme="majorEastAsia" w:eastAsiaTheme="majorEastAsia" w:hAnsiTheme="majorEastAsia" w:hint="eastAsia"/>
                    <w:highlight w:val="yellow"/>
                  </w:rPr>
                </w:rPrChange>
              </w:rPr>
            </w:pPr>
          </w:p>
        </w:tc>
      </w:tr>
      <w:tr w:rsidR="00717322" w:rsidRPr="00BB613A" w14:paraId="5361FC36" w14:textId="77777777">
        <w:trPr>
          <w:trHeight w:val="1449"/>
        </w:trPr>
        <w:tc>
          <w:tcPr>
            <w:tcW w:w="2070" w:type="dxa"/>
            <w:vAlign w:val="center"/>
          </w:tcPr>
          <w:p w14:paraId="3910DC32"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530" w:author="天赐 余" w:date="2025-11-29T17:42:00Z" w16du:dateUtc="2025-11-29T09:42:00Z">
                  <w:rPr>
                    <w:rFonts w:asciiTheme="majorEastAsia" w:eastAsiaTheme="majorEastAsia" w:hAnsiTheme="majorEastAsia" w:hint="eastAsia"/>
                    <w:highlight w:val="yellow"/>
                  </w:rPr>
                </w:rPrChange>
              </w:rPr>
            </w:pPr>
            <w:proofErr w:type="spellStart"/>
            <w:r w:rsidRPr="00BB613A">
              <w:rPr>
                <w:rFonts w:asciiTheme="majorEastAsia" w:eastAsiaTheme="majorEastAsia" w:hAnsiTheme="majorEastAsia" w:hint="eastAsia"/>
                <w:rPrChange w:id="2531" w:author="天赐 余" w:date="2025-11-29T17:42:00Z" w16du:dateUtc="2025-11-29T09:42:00Z">
                  <w:rPr>
                    <w:rFonts w:asciiTheme="majorEastAsia" w:eastAsiaTheme="majorEastAsia" w:hAnsiTheme="majorEastAsia" w:hint="eastAsia"/>
                    <w:highlight w:val="yellow"/>
                  </w:rPr>
                </w:rPrChange>
              </w:rPr>
              <w:t>PSFPTickGranularity</w:t>
            </w:r>
            <w:proofErr w:type="spellEnd"/>
          </w:p>
        </w:tc>
        <w:tc>
          <w:tcPr>
            <w:tcW w:w="3162" w:type="dxa"/>
            <w:vAlign w:val="center"/>
          </w:tcPr>
          <w:p w14:paraId="56DC2A27"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532"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533" w:author="天赐 余" w:date="2025-11-29T17:42:00Z" w16du:dateUtc="2025-11-29T09:42:00Z">
                  <w:rPr>
                    <w:rFonts w:asciiTheme="majorEastAsia" w:eastAsiaTheme="majorEastAsia" w:hAnsiTheme="majorEastAsia" w:hint="eastAsia"/>
                    <w:highlight w:val="yellow"/>
                  </w:rPr>
                </w:rPrChange>
              </w:rPr>
              <w:t>门控时间粒度，门控状态机每一拍的时间长度</w:t>
            </w:r>
          </w:p>
        </w:tc>
        <w:tc>
          <w:tcPr>
            <w:tcW w:w="1284" w:type="dxa"/>
            <w:vAlign w:val="center"/>
          </w:tcPr>
          <w:p w14:paraId="5749F8A7"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534"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535" w:author="天赐 余" w:date="2025-11-29T17:42:00Z" w16du:dateUtc="2025-11-29T09:42:00Z">
                  <w:rPr>
                    <w:rFonts w:asciiTheme="majorEastAsia" w:eastAsiaTheme="majorEastAsia" w:hAnsiTheme="majorEastAsia" w:hint="eastAsia"/>
                    <w:highlight w:val="yellow"/>
                  </w:rPr>
                </w:rPrChange>
              </w:rPr>
              <w:t>Uint32</w:t>
            </w:r>
          </w:p>
        </w:tc>
        <w:tc>
          <w:tcPr>
            <w:tcW w:w="1417" w:type="dxa"/>
            <w:vAlign w:val="center"/>
          </w:tcPr>
          <w:p w14:paraId="4BD4FA61" w14:textId="77777777" w:rsidR="00717322" w:rsidRPr="00BB613A" w:rsidRDefault="00000000">
            <w:pPr>
              <w:spacing w:after="0" w:line="240" w:lineRule="auto"/>
              <w:ind w:firstLineChars="0" w:firstLine="0"/>
              <w:jc w:val="left"/>
              <w:rPr>
                <w:rFonts w:asciiTheme="majorEastAsia" w:eastAsiaTheme="majorEastAsia" w:hAnsiTheme="majorEastAsia" w:hint="eastAsia"/>
                <w:rPrChange w:id="2536" w:author="天赐 余" w:date="2025-11-29T17:42:00Z" w16du:dateUtc="2025-11-29T09:42:00Z">
                  <w:rPr>
                    <w:rFonts w:asciiTheme="majorEastAsia" w:eastAsiaTheme="majorEastAsia" w:hAnsiTheme="majorEastAsia" w:hint="eastAsia"/>
                    <w:highlight w:val="yellow"/>
                  </w:rPr>
                </w:rPrChange>
              </w:rPr>
            </w:pPr>
            <w:r w:rsidRPr="00BB613A">
              <w:rPr>
                <w:rFonts w:asciiTheme="majorEastAsia" w:eastAsiaTheme="majorEastAsia" w:hAnsiTheme="majorEastAsia" w:hint="eastAsia"/>
                <w:rPrChange w:id="2537" w:author="天赐 余" w:date="2025-11-29T17:42:00Z" w16du:dateUtc="2025-11-29T09:42:00Z">
                  <w:rPr>
                    <w:rFonts w:asciiTheme="majorEastAsia" w:eastAsiaTheme="majorEastAsia" w:hAnsiTheme="majorEastAsia" w:hint="eastAsia"/>
                    <w:highlight w:val="yellow"/>
                  </w:rPr>
                </w:rPrChange>
              </w:rPr>
              <w:t>十分之一纳秒</w:t>
            </w:r>
          </w:p>
        </w:tc>
        <w:tc>
          <w:tcPr>
            <w:tcW w:w="1477" w:type="dxa"/>
          </w:tcPr>
          <w:p w14:paraId="449641AA" w14:textId="77777777" w:rsidR="00717322" w:rsidRPr="00BB613A" w:rsidRDefault="00717322">
            <w:pPr>
              <w:spacing w:after="0" w:line="240" w:lineRule="auto"/>
              <w:ind w:firstLineChars="0" w:firstLine="0"/>
              <w:jc w:val="left"/>
              <w:rPr>
                <w:rFonts w:asciiTheme="majorEastAsia" w:eastAsiaTheme="majorEastAsia" w:hAnsiTheme="majorEastAsia" w:hint="eastAsia"/>
                <w:rPrChange w:id="2538" w:author="天赐 余" w:date="2025-11-29T17:42:00Z" w16du:dateUtc="2025-11-29T09:42:00Z">
                  <w:rPr>
                    <w:rFonts w:asciiTheme="majorEastAsia" w:eastAsiaTheme="majorEastAsia" w:hAnsiTheme="majorEastAsia" w:hint="eastAsia"/>
                    <w:highlight w:val="yellow"/>
                  </w:rPr>
                </w:rPrChange>
              </w:rPr>
            </w:pPr>
          </w:p>
        </w:tc>
      </w:tr>
    </w:tbl>
    <w:p w14:paraId="71157B35" w14:textId="5D519950" w:rsidR="00717322" w:rsidRPr="00BB613A" w:rsidRDefault="00000000">
      <w:pPr>
        <w:ind w:firstLine="560"/>
        <w:rPr>
          <w:rPrChange w:id="2539" w:author="天赐 余" w:date="2025-11-29T17:42:00Z" w16du:dateUtc="2025-11-29T09:42:00Z">
            <w:rPr>
              <w:highlight w:val="yellow"/>
            </w:rPr>
          </w:rPrChange>
        </w:rPr>
      </w:pPr>
      <w:r w:rsidRPr="008B3580">
        <w:rPr>
          <w:rFonts w:hint="eastAsia"/>
          <w:rPrChange w:id="2540" w:author="天赐 余" w:date="2025-12-02T15:01:00Z" w16du:dateUtc="2025-12-02T07:01:00Z">
            <w:rPr>
              <w:rFonts w:hint="eastAsia"/>
              <w:highlight w:val="yellow"/>
            </w:rPr>
          </w:rPrChange>
        </w:rPr>
        <w:lastRenderedPageBreak/>
        <w:t>为了简化</w:t>
      </w:r>
      <w:r w:rsidRPr="008B3580">
        <w:rPr>
          <w:rPrChange w:id="2541" w:author="天赐 余" w:date="2025-12-02T15:01:00Z" w16du:dateUtc="2025-12-02T07:01:00Z">
            <w:rPr>
              <w:highlight w:val="yellow"/>
            </w:rPr>
          </w:rPrChange>
        </w:rPr>
        <w:t>PSFP</w:t>
      </w:r>
      <w:r w:rsidRPr="008B3580">
        <w:rPr>
          <w:rFonts w:hint="eastAsia"/>
          <w:rPrChange w:id="2542" w:author="天赐 余" w:date="2025-12-02T15:01:00Z" w16du:dateUtc="2025-12-02T07:01:00Z">
            <w:rPr>
              <w:rFonts w:hint="eastAsia"/>
              <w:highlight w:val="yellow"/>
            </w:rPr>
          </w:rPrChange>
        </w:rPr>
        <w:t>门控配置，建议网络中</w:t>
      </w:r>
      <w:ins w:id="2543" w:author="天赐 余" w:date="2025-12-03T16:31:00Z" w16du:dateUtc="2025-12-03T08:31:00Z">
        <w:r w:rsidR="00766607">
          <w:rPr>
            <w:rFonts w:hint="eastAsia"/>
          </w:rPr>
          <w:t>各</w:t>
        </w:r>
      </w:ins>
      <w:del w:id="2544" w:author="天赐 余" w:date="2025-12-03T16:31:00Z" w16du:dateUtc="2025-12-03T08:31:00Z">
        <w:r w:rsidRPr="008B3580" w:rsidDel="00766607">
          <w:rPr>
            <w:rFonts w:hint="eastAsia"/>
            <w:rPrChange w:id="2545" w:author="天赐 余" w:date="2025-12-02T15:01:00Z" w16du:dateUtc="2025-12-02T07:01:00Z">
              <w:rPr>
                <w:rFonts w:hint="eastAsia"/>
                <w:highlight w:val="yellow"/>
              </w:rPr>
            </w:rPrChange>
          </w:rPr>
          <w:delText>所有</w:delText>
        </w:r>
      </w:del>
      <w:r w:rsidRPr="008B3580">
        <w:rPr>
          <w:rFonts w:hint="eastAsia"/>
          <w:rPrChange w:id="2546" w:author="天赐 余" w:date="2025-12-02T15:01:00Z" w16du:dateUtc="2025-12-02T07:01:00Z">
            <w:rPr>
              <w:rFonts w:hint="eastAsia"/>
              <w:highlight w:val="yellow"/>
            </w:rPr>
          </w:rPrChange>
        </w:rPr>
        <w:t>节点</w:t>
      </w:r>
      <w:ins w:id="2547" w:author="天赐 余" w:date="2025-12-03T16:31:00Z" w16du:dateUtc="2025-12-03T08:31:00Z">
        <w:r w:rsidR="00766607">
          <w:rPr>
            <w:rFonts w:hint="eastAsia"/>
          </w:rPr>
          <w:t>之间</w:t>
        </w:r>
      </w:ins>
      <w:r w:rsidRPr="008B3580">
        <w:rPr>
          <w:rFonts w:hint="eastAsia"/>
          <w:rPrChange w:id="2548" w:author="天赐 余" w:date="2025-12-02T15:01:00Z" w16du:dateUtc="2025-12-02T07:01:00Z">
            <w:rPr>
              <w:rFonts w:hint="eastAsia"/>
              <w:highlight w:val="yellow"/>
            </w:rPr>
          </w:rPrChange>
        </w:rPr>
        <w:t>循环开始基准参数</w:t>
      </w:r>
      <w:proofErr w:type="spellStart"/>
      <w:r w:rsidRPr="008B3580">
        <w:rPr>
          <w:rPrChange w:id="2549" w:author="天赐 余" w:date="2025-12-02T15:01:00Z" w16du:dateUtc="2025-12-02T07:01:00Z">
            <w:rPr>
              <w:highlight w:val="yellow"/>
            </w:rPr>
          </w:rPrChange>
        </w:rPr>
        <w:t>PSFPAdminBaseTime</w:t>
      </w:r>
      <w:proofErr w:type="spellEnd"/>
      <w:ins w:id="2550" w:author="天赐 余" w:date="2025-12-03T16:31:00Z" w16du:dateUtc="2025-12-03T08:31:00Z">
        <w:r w:rsidR="00766607">
          <w:rPr>
            <w:rFonts w:hint="eastAsia"/>
          </w:rPr>
          <w:t>保持一致，</w:t>
        </w:r>
      </w:ins>
      <w:del w:id="2551" w:author="天赐 余" w:date="2025-12-03T16:31:00Z" w16du:dateUtc="2025-12-03T08:31:00Z">
        <w:r w:rsidRPr="008B3580" w:rsidDel="00766607">
          <w:rPr>
            <w:rFonts w:hint="eastAsia"/>
            <w:rPrChange w:id="2552" w:author="天赐 余" w:date="2025-12-02T15:01:00Z" w16du:dateUtc="2025-12-02T07:01:00Z">
              <w:rPr>
                <w:rFonts w:hint="eastAsia"/>
                <w:highlight w:val="yellow"/>
              </w:rPr>
            </w:rPrChange>
          </w:rPr>
          <w:delText>和</w:delText>
        </w:r>
      </w:del>
      <w:ins w:id="2553" w:author="天赐 余" w:date="2025-12-03T16:31:00Z" w16du:dateUtc="2025-12-03T08:31:00Z">
        <w:r w:rsidR="00766607">
          <w:rPr>
            <w:rFonts w:hint="eastAsia"/>
          </w:rPr>
          <w:t>各</w:t>
        </w:r>
        <w:r w:rsidR="00766607" w:rsidRPr="0034302B">
          <w:rPr>
            <w:rFonts w:hint="eastAsia"/>
          </w:rPr>
          <w:t>节点</w:t>
        </w:r>
        <w:r w:rsidR="00766607">
          <w:rPr>
            <w:rFonts w:hint="eastAsia"/>
          </w:rPr>
          <w:t>之间</w:t>
        </w:r>
      </w:ins>
      <w:r w:rsidRPr="008B3580">
        <w:rPr>
          <w:rFonts w:hint="eastAsia"/>
          <w:rPrChange w:id="2554" w:author="天赐 余" w:date="2025-12-02T15:01:00Z" w16du:dateUtc="2025-12-02T07:01:00Z">
            <w:rPr>
              <w:rFonts w:hint="eastAsia"/>
              <w:highlight w:val="yellow"/>
            </w:rPr>
          </w:rPrChange>
        </w:rPr>
        <w:t>门控循环时间参数</w:t>
      </w:r>
      <w:proofErr w:type="spellStart"/>
      <w:r w:rsidRPr="008B3580">
        <w:rPr>
          <w:rPrChange w:id="2555" w:author="天赐 余" w:date="2025-12-02T15:01:00Z" w16du:dateUtc="2025-12-02T07:01:00Z">
            <w:rPr>
              <w:highlight w:val="yellow"/>
            </w:rPr>
          </w:rPrChange>
        </w:rPr>
        <w:t>PSFPAdminCycleTime</w:t>
      </w:r>
      <w:proofErr w:type="spellEnd"/>
      <w:r w:rsidRPr="008B3580">
        <w:rPr>
          <w:rFonts w:hint="eastAsia"/>
          <w:rPrChange w:id="2556" w:author="天赐 余" w:date="2025-12-02T15:01:00Z" w16du:dateUtc="2025-12-02T07:01:00Z">
            <w:rPr>
              <w:rFonts w:hint="eastAsia"/>
              <w:highlight w:val="yellow"/>
            </w:rPr>
          </w:rPrChange>
        </w:rPr>
        <w:t>保持一致</w:t>
      </w:r>
      <w:ins w:id="2557" w:author="天赐 余" w:date="2025-12-02T15:01:00Z" w16du:dateUtc="2025-12-02T07:01:00Z">
        <w:r w:rsidR="008B3580">
          <w:rPr>
            <w:rFonts w:hint="eastAsia"/>
          </w:rPr>
          <w:t>，例如</w:t>
        </w:r>
      </w:ins>
      <w:ins w:id="2558" w:author="天赐 余" w:date="2025-12-02T19:13:00Z" w16du:dateUtc="2025-12-02T11:13:00Z">
        <w:r w:rsidR="00285049">
          <w:rPr>
            <w:rFonts w:hint="eastAsia"/>
          </w:rPr>
          <w:t>所有</w:t>
        </w:r>
        <w:proofErr w:type="spellStart"/>
        <w:r w:rsidR="00285049" w:rsidRPr="0034302B">
          <w:t>PSFPAdminBaseTime</w:t>
        </w:r>
        <w:proofErr w:type="spellEnd"/>
        <w:r w:rsidR="00285049">
          <w:rPr>
            <w:rFonts w:hint="eastAsia"/>
          </w:rPr>
          <w:t>均设置为</w:t>
        </w:r>
      </w:ins>
      <w:ins w:id="2559" w:author="天赐 余" w:date="2025-12-02T15:01:00Z" w16du:dateUtc="2025-12-02T07:01:00Z">
        <w:r w:rsidR="008B3580">
          <w:rPr>
            <w:rFonts w:hint="eastAsia"/>
          </w:rPr>
          <w:t>0</w:t>
        </w:r>
      </w:ins>
      <w:r w:rsidRPr="008B3580">
        <w:rPr>
          <w:rFonts w:hint="eastAsia"/>
          <w:rPrChange w:id="2560" w:author="天赐 余" w:date="2025-12-02T15:01:00Z" w16du:dateUtc="2025-12-02T07:01:00Z">
            <w:rPr>
              <w:rFonts w:hint="eastAsia"/>
              <w:highlight w:val="yellow"/>
            </w:rPr>
          </w:rPrChange>
        </w:rPr>
        <w:t>。</w:t>
      </w:r>
    </w:p>
    <w:p w14:paraId="6024870E" w14:textId="5C6EF435" w:rsidR="00717322" w:rsidRDefault="00000000">
      <w:pPr>
        <w:ind w:firstLine="560"/>
        <w:rPr>
          <w:ins w:id="2561" w:author="天赐 余" w:date="2025-12-03T20:10:00Z" w16du:dateUtc="2025-12-03T12:10:00Z"/>
        </w:rPr>
      </w:pPr>
      <w:commentRangeStart w:id="2562"/>
      <w:r>
        <w:rPr>
          <w:rFonts w:hint="eastAsia"/>
        </w:rPr>
        <w:t>流计量器可配置参数</w:t>
      </w:r>
      <w:ins w:id="2563" w:author="天赐 余" w:date="2025-12-04T10:48:00Z" w16du:dateUtc="2025-12-04T02:48:00Z">
        <w:r w:rsidR="00DD3057">
          <w:rPr>
            <w:rFonts w:hint="eastAsia"/>
          </w:rPr>
          <w:t>如下表所示</w:t>
        </w:r>
      </w:ins>
      <w:del w:id="2564" w:author="天赐 余" w:date="2025-12-04T10:48:00Z" w16du:dateUtc="2025-12-04T02:48:00Z">
        <w:r w:rsidDel="00DD3057">
          <w:rPr>
            <w:rFonts w:hint="eastAsia"/>
          </w:rPr>
          <w:delText>遵循</w:delText>
        </w:r>
        <w:r w:rsidDel="00DD3057">
          <w:rPr>
            <w:rFonts w:hint="eastAsia"/>
          </w:rPr>
          <w:delText>Qci 12</w:delText>
        </w:r>
      </w:del>
      <w:del w:id="2565" w:author="天赐 余" w:date="2025-12-04T10:47:00Z" w16du:dateUtc="2025-12-04T02:47:00Z">
        <w:r w:rsidDel="00DD3057">
          <w:rPr>
            <w:rFonts w:hint="eastAsia"/>
          </w:rPr>
          <w:delText>.31.4</w:delText>
        </w:r>
        <w:r w:rsidDel="00DD3057">
          <w:rPr>
            <w:rFonts w:hint="eastAsia"/>
          </w:rPr>
          <w:delText>节</w:delText>
        </w:r>
      </w:del>
      <w:r>
        <w:rPr>
          <w:rFonts w:hint="eastAsia"/>
        </w:rPr>
        <w:t>。</w:t>
      </w:r>
      <w:commentRangeEnd w:id="2562"/>
      <w:r w:rsidR="009C331F">
        <w:rPr>
          <w:rStyle w:val="aff5"/>
        </w:rPr>
        <w:commentReference w:id="2562"/>
      </w:r>
    </w:p>
    <w:p w14:paraId="7B515E59" w14:textId="4767F81B" w:rsidR="001F575C" w:rsidRDefault="001F575C">
      <w:pPr>
        <w:pStyle w:val="a7"/>
        <w:keepNext/>
        <w:rPr>
          <w:ins w:id="2566" w:author="天赐 余" w:date="2025-12-04T10:48:00Z" w16du:dateUtc="2025-12-04T02:48:00Z"/>
        </w:rPr>
        <w:pPrChange w:id="2567" w:author="天赐 余" w:date="2025-12-04T10:48:00Z" w16du:dateUtc="2025-12-04T02:48:00Z">
          <w:pPr>
            <w:ind w:firstLine="560"/>
          </w:pPr>
        </w:pPrChange>
      </w:pPr>
      <w:ins w:id="2568" w:author="天赐 余" w:date="2025-12-04T10:48:00Z" w16du:dateUtc="2025-12-04T02:48: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2569" w:author="天赐 余" w:date="2025-12-04T11:12:00Z" w16du:dateUtc="2025-12-04T03:12:00Z">
        <w:r w:rsidR="008A3990">
          <w:rPr>
            <w:noProof/>
          </w:rPr>
          <w:t>12</w:t>
        </w:r>
      </w:ins>
      <w:ins w:id="2570" w:author="天赐 余" w:date="2025-12-04T10:48:00Z" w16du:dateUtc="2025-12-04T02:48:00Z">
        <w:r>
          <w:fldChar w:fldCharType="end"/>
        </w:r>
        <w:r>
          <w:rPr>
            <w:rFonts w:hint="eastAsia"/>
          </w:rPr>
          <w:t xml:space="preserve"> </w:t>
        </w:r>
        <w:r>
          <w:rPr>
            <w:rFonts w:hint="eastAsia"/>
          </w:rPr>
          <w:t>流计量器可配置参数</w:t>
        </w:r>
      </w:ins>
    </w:p>
    <w:tbl>
      <w:tblPr>
        <w:tblStyle w:val="aff1"/>
        <w:tblW w:w="9410" w:type="dxa"/>
        <w:tblLayout w:type="fixed"/>
        <w:tblLook w:val="04A0" w:firstRow="1" w:lastRow="0" w:firstColumn="1" w:lastColumn="0" w:noHBand="0" w:noVBand="1"/>
      </w:tblPr>
      <w:tblGrid>
        <w:gridCol w:w="2070"/>
        <w:gridCol w:w="3162"/>
        <w:gridCol w:w="1284"/>
        <w:gridCol w:w="1417"/>
        <w:gridCol w:w="1477"/>
      </w:tblGrid>
      <w:tr w:rsidR="001B5042" w:rsidRPr="00BB613A" w14:paraId="6011042C" w14:textId="77777777" w:rsidTr="0034302B">
        <w:trPr>
          <w:trHeight w:val="366"/>
          <w:ins w:id="2571" w:author="天赐 余" w:date="2025-12-04T10:36:00Z"/>
        </w:trPr>
        <w:tc>
          <w:tcPr>
            <w:tcW w:w="2070" w:type="dxa"/>
            <w:vAlign w:val="center"/>
          </w:tcPr>
          <w:p w14:paraId="7ABE6313" w14:textId="77777777" w:rsidR="001B5042" w:rsidRPr="0034302B" w:rsidRDefault="001B5042" w:rsidP="0034302B">
            <w:pPr>
              <w:spacing w:after="0" w:line="240" w:lineRule="auto"/>
              <w:ind w:firstLineChars="0" w:firstLine="0"/>
              <w:jc w:val="center"/>
              <w:rPr>
                <w:ins w:id="2572" w:author="天赐 余" w:date="2025-12-04T10:36:00Z" w16du:dateUtc="2025-12-04T02:36:00Z"/>
                <w:rFonts w:asciiTheme="majorEastAsia" w:eastAsiaTheme="majorEastAsia" w:hAnsiTheme="majorEastAsia" w:hint="eastAsia"/>
                <w:b/>
                <w:bCs/>
              </w:rPr>
            </w:pPr>
            <w:ins w:id="2573" w:author="天赐 余" w:date="2025-12-04T10:36:00Z" w16du:dateUtc="2025-12-04T02:36:00Z">
              <w:r w:rsidRPr="0034302B">
                <w:rPr>
                  <w:rFonts w:asciiTheme="majorEastAsia" w:eastAsiaTheme="majorEastAsia" w:hAnsiTheme="majorEastAsia" w:hint="eastAsia"/>
                  <w:b/>
                  <w:bCs/>
                </w:rPr>
                <w:t>参数</w:t>
              </w:r>
            </w:ins>
          </w:p>
        </w:tc>
        <w:tc>
          <w:tcPr>
            <w:tcW w:w="3162" w:type="dxa"/>
          </w:tcPr>
          <w:p w14:paraId="74EBC59D" w14:textId="77777777" w:rsidR="001B5042" w:rsidRPr="0034302B" w:rsidRDefault="001B5042" w:rsidP="0034302B">
            <w:pPr>
              <w:spacing w:after="0" w:line="240" w:lineRule="auto"/>
              <w:ind w:firstLineChars="0" w:firstLine="0"/>
              <w:jc w:val="center"/>
              <w:rPr>
                <w:ins w:id="2574" w:author="天赐 余" w:date="2025-12-04T10:36:00Z" w16du:dateUtc="2025-12-04T02:36:00Z"/>
                <w:rFonts w:asciiTheme="majorEastAsia" w:eastAsiaTheme="majorEastAsia" w:hAnsiTheme="majorEastAsia" w:hint="eastAsia"/>
                <w:b/>
                <w:bCs/>
              </w:rPr>
            </w:pPr>
            <w:ins w:id="2575" w:author="天赐 余" w:date="2025-12-04T10:36:00Z" w16du:dateUtc="2025-12-04T02:36:00Z">
              <w:r w:rsidRPr="0034302B">
                <w:rPr>
                  <w:rFonts w:asciiTheme="majorEastAsia" w:eastAsiaTheme="majorEastAsia" w:hAnsiTheme="majorEastAsia" w:hint="eastAsia"/>
                  <w:b/>
                  <w:bCs/>
                </w:rPr>
                <w:t>含义</w:t>
              </w:r>
            </w:ins>
          </w:p>
        </w:tc>
        <w:tc>
          <w:tcPr>
            <w:tcW w:w="1284" w:type="dxa"/>
          </w:tcPr>
          <w:p w14:paraId="1408FFAA" w14:textId="77777777" w:rsidR="001B5042" w:rsidRPr="0034302B" w:rsidRDefault="001B5042" w:rsidP="0034302B">
            <w:pPr>
              <w:spacing w:after="0" w:line="240" w:lineRule="auto"/>
              <w:ind w:firstLineChars="0" w:firstLine="0"/>
              <w:jc w:val="center"/>
              <w:rPr>
                <w:ins w:id="2576" w:author="天赐 余" w:date="2025-12-04T10:36:00Z" w16du:dateUtc="2025-12-04T02:36:00Z"/>
                <w:rFonts w:asciiTheme="majorEastAsia" w:eastAsiaTheme="majorEastAsia" w:hAnsiTheme="majorEastAsia" w:hint="eastAsia"/>
                <w:b/>
                <w:bCs/>
              </w:rPr>
            </w:pPr>
            <w:ins w:id="2577" w:author="天赐 余" w:date="2025-12-04T10:36:00Z" w16du:dateUtc="2025-12-04T02:36:00Z">
              <w:r w:rsidRPr="0034302B">
                <w:rPr>
                  <w:rFonts w:asciiTheme="majorEastAsia" w:eastAsiaTheme="majorEastAsia" w:hAnsiTheme="majorEastAsia" w:hint="eastAsia"/>
                  <w:b/>
                  <w:bCs/>
                </w:rPr>
                <w:t>类型</w:t>
              </w:r>
            </w:ins>
          </w:p>
        </w:tc>
        <w:tc>
          <w:tcPr>
            <w:tcW w:w="1417" w:type="dxa"/>
            <w:vAlign w:val="center"/>
          </w:tcPr>
          <w:p w14:paraId="3844D854" w14:textId="77777777" w:rsidR="001B5042" w:rsidRPr="0034302B" w:rsidRDefault="001B5042" w:rsidP="0034302B">
            <w:pPr>
              <w:spacing w:after="0" w:line="240" w:lineRule="auto"/>
              <w:ind w:firstLineChars="0" w:firstLine="0"/>
              <w:jc w:val="center"/>
              <w:rPr>
                <w:ins w:id="2578" w:author="天赐 余" w:date="2025-12-04T10:36:00Z" w16du:dateUtc="2025-12-04T02:36:00Z"/>
                <w:rFonts w:asciiTheme="majorEastAsia" w:eastAsiaTheme="majorEastAsia" w:hAnsiTheme="majorEastAsia" w:hint="eastAsia"/>
                <w:b/>
                <w:bCs/>
              </w:rPr>
            </w:pPr>
            <w:ins w:id="2579" w:author="天赐 余" w:date="2025-12-04T10:36:00Z" w16du:dateUtc="2025-12-04T02:36:00Z">
              <w:r w:rsidRPr="0034302B">
                <w:rPr>
                  <w:rFonts w:asciiTheme="majorEastAsia" w:eastAsiaTheme="majorEastAsia" w:hAnsiTheme="majorEastAsia" w:hint="eastAsia"/>
                  <w:b/>
                  <w:bCs/>
                </w:rPr>
                <w:t>量纲</w:t>
              </w:r>
            </w:ins>
          </w:p>
        </w:tc>
        <w:tc>
          <w:tcPr>
            <w:tcW w:w="1477" w:type="dxa"/>
          </w:tcPr>
          <w:p w14:paraId="442BD180" w14:textId="77777777" w:rsidR="001B5042" w:rsidRPr="0034302B" w:rsidRDefault="001B5042" w:rsidP="0034302B">
            <w:pPr>
              <w:spacing w:after="0" w:line="240" w:lineRule="auto"/>
              <w:ind w:firstLineChars="0" w:firstLine="0"/>
              <w:jc w:val="center"/>
              <w:rPr>
                <w:ins w:id="2580" w:author="天赐 余" w:date="2025-12-04T10:36:00Z" w16du:dateUtc="2025-12-04T02:36:00Z"/>
                <w:rFonts w:asciiTheme="majorEastAsia" w:eastAsiaTheme="majorEastAsia" w:hAnsiTheme="majorEastAsia" w:hint="eastAsia"/>
                <w:b/>
                <w:bCs/>
              </w:rPr>
            </w:pPr>
            <w:ins w:id="2581" w:author="天赐 余" w:date="2025-12-04T10:36:00Z" w16du:dateUtc="2025-12-04T02:36:00Z">
              <w:r w:rsidRPr="0034302B">
                <w:rPr>
                  <w:rFonts w:asciiTheme="majorEastAsia" w:eastAsiaTheme="majorEastAsia" w:hAnsiTheme="majorEastAsia" w:hint="eastAsia"/>
                  <w:b/>
                  <w:bCs/>
                </w:rPr>
                <w:t>取值范围</w:t>
              </w:r>
            </w:ins>
          </w:p>
        </w:tc>
      </w:tr>
      <w:tr w:rsidR="001B5042" w:rsidRPr="00BB613A" w14:paraId="51114C53" w14:textId="77777777" w:rsidTr="0034302B">
        <w:trPr>
          <w:trHeight w:val="732"/>
          <w:ins w:id="2582" w:author="天赐 余" w:date="2025-12-04T10:36:00Z"/>
        </w:trPr>
        <w:tc>
          <w:tcPr>
            <w:tcW w:w="2070" w:type="dxa"/>
            <w:vAlign w:val="center"/>
          </w:tcPr>
          <w:p w14:paraId="07DA02AD" w14:textId="688C8985" w:rsidR="001B5042" w:rsidRPr="0034302B" w:rsidRDefault="001B5042" w:rsidP="0034302B">
            <w:pPr>
              <w:spacing w:after="0" w:line="240" w:lineRule="auto"/>
              <w:ind w:firstLineChars="0" w:firstLine="0"/>
              <w:jc w:val="left"/>
              <w:rPr>
                <w:ins w:id="2583" w:author="天赐 余" w:date="2025-12-04T10:36:00Z" w16du:dateUtc="2025-12-04T02:36:00Z"/>
                <w:rFonts w:asciiTheme="majorEastAsia" w:eastAsiaTheme="majorEastAsia" w:hAnsiTheme="majorEastAsia" w:hint="eastAsia"/>
              </w:rPr>
            </w:pPr>
            <w:ins w:id="2584" w:author="天赐 余" w:date="2025-12-04T10:36:00Z" w16du:dateUtc="2025-12-04T02:36:00Z">
              <w:r>
                <w:rPr>
                  <w:rFonts w:asciiTheme="majorEastAsia" w:eastAsiaTheme="majorEastAsia" w:hAnsiTheme="majorEastAsia" w:hint="eastAsia"/>
                </w:rPr>
                <w:t>CIR</w:t>
              </w:r>
            </w:ins>
          </w:p>
        </w:tc>
        <w:tc>
          <w:tcPr>
            <w:tcW w:w="3162" w:type="dxa"/>
          </w:tcPr>
          <w:p w14:paraId="51A54F88" w14:textId="033384B5" w:rsidR="001B5042" w:rsidRPr="0034302B" w:rsidRDefault="001B5042" w:rsidP="0034302B">
            <w:pPr>
              <w:spacing w:after="0" w:line="240" w:lineRule="auto"/>
              <w:ind w:firstLineChars="0" w:firstLine="0"/>
              <w:jc w:val="left"/>
              <w:rPr>
                <w:ins w:id="2585" w:author="天赐 余" w:date="2025-12-04T10:36:00Z" w16du:dateUtc="2025-12-04T02:36:00Z"/>
                <w:rFonts w:asciiTheme="majorEastAsia" w:eastAsiaTheme="majorEastAsia" w:hAnsiTheme="majorEastAsia" w:hint="eastAsia"/>
              </w:rPr>
            </w:pPr>
            <w:ins w:id="2586" w:author="天赐 余" w:date="2025-12-04T10:36:00Z" w16du:dateUtc="2025-12-04T02:36:00Z">
              <w:r w:rsidRPr="001B5042">
                <w:rPr>
                  <w:rFonts w:asciiTheme="majorEastAsia" w:eastAsiaTheme="majorEastAsia" w:hAnsiTheme="majorEastAsia" w:hint="eastAsia"/>
                </w:rPr>
                <w:t>承诺信息速率</w:t>
              </w:r>
              <w:r>
                <w:rPr>
                  <w:rFonts w:asciiTheme="majorEastAsia" w:eastAsiaTheme="majorEastAsia" w:hAnsiTheme="majorEastAsia" w:hint="eastAsia"/>
                </w:rPr>
                <w:t>，</w:t>
              </w:r>
              <w:r w:rsidRPr="001B5042">
                <w:rPr>
                  <w:rFonts w:asciiTheme="majorEastAsia" w:eastAsiaTheme="majorEastAsia" w:hAnsiTheme="majorEastAsia" w:hint="eastAsia"/>
                </w:rPr>
                <w:t>保证给该流量的带宽速率。</w:t>
              </w:r>
            </w:ins>
          </w:p>
        </w:tc>
        <w:tc>
          <w:tcPr>
            <w:tcW w:w="1284" w:type="dxa"/>
            <w:vAlign w:val="center"/>
          </w:tcPr>
          <w:p w14:paraId="4DE90672" w14:textId="56170996" w:rsidR="001B5042" w:rsidRPr="0034302B" w:rsidRDefault="001B5042" w:rsidP="0034302B">
            <w:pPr>
              <w:spacing w:after="0" w:line="240" w:lineRule="auto"/>
              <w:ind w:firstLineChars="0" w:firstLine="0"/>
              <w:jc w:val="left"/>
              <w:rPr>
                <w:ins w:id="2587" w:author="天赐 余" w:date="2025-12-04T10:36:00Z" w16du:dateUtc="2025-12-04T02:36:00Z"/>
                <w:rFonts w:asciiTheme="majorEastAsia" w:eastAsiaTheme="majorEastAsia" w:hAnsiTheme="majorEastAsia" w:hint="eastAsia"/>
              </w:rPr>
            </w:pPr>
            <w:ins w:id="2588" w:author="天赐 余" w:date="2025-12-04T10:36:00Z" w16du:dateUtc="2025-12-04T02:36:00Z">
              <w:r w:rsidRPr="0034302B">
                <w:rPr>
                  <w:rFonts w:asciiTheme="majorEastAsia" w:eastAsiaTheme="majorEastAsia" w:hAnsiTheme="majorEastAsia" w:hint="eastAsia"/>
                </w:rPr>
                <w:t>Uint</w:t>
              </w:r>
              <w:r>
                <w:rPr>
                  <w:rFonts w:asciiTheme="majorEastAsia" w:eastAsiaTheme="majorEastAsia" w:hAnsiTheme="majorEastAsia" w:hint="eastAsia"/>
                </w:rPr>
                <w:t>32</w:t>
              </w:r>
            </w:ins>
          </w:p>
        </w:tc>
        <w:tc>
          <w:tcPr>
            <w:tcW w:w="1417" w:type="dxa"/>
            <w:vAlign w:val="center"/>
          </w:tcPr>
          <w:p w14:paraId="7FA92EC8" w14:textId="7A9F9FF5" w:rsidR="001B5042" w:rsidRPr="0034302B" w:rsidRDefault="001D58BF" w:rsidP="0034302B">
            <w:pPr>
              <w:spacing w:after="0" w:line="240" w:lineRule="auto"/>
              <w:ind w:firstLineChars="0" w:firstLine="0"/>
              <w:jc w:val="left"/>
              <w:rPr>
                <w:ins w:id="2589" w:author="天赐 余" w:date="2025-12-04T10:36:00Z" w16du:dateUtc="2025-12-04T02:36:00Z"/>
                <w:rFonts w:asciiTheme="majorEastAsia" w:eastAsiaTheme="majorEastAsia" w:hAnsiTheme="majorEastAsia" w:hint="eastAsia"/>
              </w:rPr>
            </w:pPr>
            <w:ins w:id="2590" w:author="天赐 余" w:date="2025-12-04T10:46:00Z" w16du:dateUtc="2025-12-04T02:46:00Z">
              <w:r>
                <w:rPr>
                  <w:rFonts w:asciiTheme="majorEastAsia" w:eastAsiaTheme="majorEastAsia" w:hAnsiTheme="majorEastAsia" w:hint="eastAsia"/>
                </w:rPr>
                <w:t>比特/秒</w:t>
              </w:r>
            </w:ins>
          </w:p>
        </w:tc>
        <w:tc>
          <w:tcPr>
            <w:tcW w:w="1477" w:type="dxa"/>
          </w:tcPr>
          <w:p w14:paraId="1874BA07" w14:textId="77777777" w:rsidR="001B5042" w:rsidRPr="0034302B" w:rsidRDefault="001B5042" w:rsidP="0034302B">
            <w:pPr>
              <w:spacing w:after="0" w:line="240" w:lineRule="auto"/>
              <w:ind w:firstLineChars="0" w:firstLine="0"/>
              <w:jc w:val="left"/>
              <w:rPr>
                <w:ins w:id="2591" w:author="天赐 余" w:date="2025-12-04T10:36:00Z" w16du:dateUtc="2025-12-04T02:36:00Z"/>
                <w:rFonts w:asciiTheme="majorEastAsia" w:eastAsiaTheme="majorEastAsia" w:hAnsiTheme="majorEastAsia" w:hint="eastAsia"/>
              </w:rPr>
            </w:pPr>
          </w:p>
        </w:tc>
      </w:tr>
      <w:tr w:rsidR="001B5042" w:rsidRPr="00BB613A" w14:paraId="37980EFF" w14:textId="77777777" w:rsidTr="0034302B">
        <w:trPr>
          <w:trHeight w:val="732"/>
          <w:ins w:id="2592" w:author="天赐 余" w:date="2025-12-04T10:36:00Z"/>
        </w:trPr>
        <w:tc>
          <w:tcPr>
            <w:tcW w:w="2070" w:type="dxa"/>
            <w:vAlign w:val="center"/>
          </w:tcPr>
          <w:p w14:paraId="1FA9E552" w14:textId="5D602157" w:rsidR="001B5042" w:rsidRPr="0034302B" w:rsidRDefault="001B5042" w:rsidP="0034302B">
            <w:pPr>
              <w:spacing w:after="0" w:line="240" w:lineRule="auto"/>
              <w:ind w:firstLineChars="0" w:firstLine="0"/>
              <w:jc w:val="left"/>
              <w:rPr>
                <w:ins w:id="2593" w:author="天赐 余" w:date="2025-12-04T10:36:00Z" w16du:dateUtc="2025-12-04T02:36:00Z"/>
                <w:rFonts w:asciiTheme="majorEastAsia" w:eastAsiaTheme="majorEastAsia" w:hAnsiTheme="majorEastAsia" w:hint="eastAsia"/>
              </w:rPr>
            </w:pPr>
            <w:ins w:id="2594" w:author="天赐 余" w:date="2025-12-04T10:36:00Z" w16du:dateUtc="2025-12-04T02:36:00Z">
              <w:r>
                <w:rPr>
                  <w:rFonts w:asciiTheme="majorEastAsia" w:eastAsiaTheme="majorEastAsia" w:hAnsiTheme="majorEastAsia" w:hint="eastAsia"/>
                </w:rPr>
                <w:t>CBS</w:t>
              </w:r>
            </w:ins>
          </w:p>
        </w:tc>
        <w:tc>
          <w:tcPr>
            <w:tcW w:w="3162" w:type="dxa"/>
          </w:tcPr>
          <w:p w14:paraId="53CF341C" w14:textId="53E820B5" w:rsidR="001B5042" w:rsidRPr="0034302B" w:rsidRDefault="001B5042" w:rsidP="0034302B">
            <w:pPr>
              <w:spacing w:after="0" w:line="240" w:lineRule="auto"/>
              <w:ind w:firstLineChars="0" w:firstLine="0"/>
              <w:jc w:val="left"/>
              <w:rPr>
                <w:ins w:id="2595" w:author="天赐 余" w:date="2025-12-04T10:36:00Z" w16du:dateUtc="2025-12-04T02:36:00Z"/>
                <w:rFonts w:asciiTheme="majorEastAsia" w:eastAsiaTheme="majorEastAsia" w:hAnsiTheme="majorEastAsia" w:hint="eastAsia"/>
              </w:rPr>
            </w:pPr>
            <w:ins w:id="2596" w:author="天赐 余" w:date="2025-12-04T10:36:00Z" w16du:dateUtc="2025-12-04T02:36:00Z">
              <w:r w:rsidRPr="001B5042">
                <w:rPr>
                  <w:rFonts w:asciiTheme="majorEastAsia" w:eastAsiaTheme="majorEastAsia" w:hAnsiTheme="majorEastAsia" w:hint="eastAsia"/>
                </w:rPr>
                <w:t>承诺突发大小</w:t>
              </w:r>
              <w:r>
                <w:rPr>
                  <w:rFonts w:asciiTheme="majorEastAsia" w:eastAsiaTheme="majorEastAsia" w:hAnsiTheme="majorEastAsia" w:hint="eastAsia"/>
                </w:rPr>
                <w:t>，</w:t>
              </w:r>
              <w:r w:rsidRPr="001B5042">
                <w:rPr>
                  <w:rFonts w:asciiTheme="majorEastAsia" w:eastAsiaTheme="majorEastAsia" w:hAnsiTheme="majorEastAsia" w:hint="eastAsia"/>
                </w:rPr>
                <w:t>对应于 CIR令牌桶的深度，表示流在承诺速率下可以突发的最大数据量。</w:t>
              </w:r>
            </w:ins>
          </w:p>
        </w:tc>
        <w:tc>
          <w:tcPr>
            <w:tcW w:w="1284" w:type="dxa"/>
            <w:vAlign w:val="center"/>
          </w:tcPr>
          <w:p w14:paraId="4F0EEE49" w14:textId="0F2943B5" w:rsidR="001B5042" w:rsidRPr="0034302B" w:rsidRDefault="001B5042" w:rsidP="0034302B">
            <w:pPr>
              <w:spacing w:after="0" w:line="240" w:lineRule="auto"/>
              <w:ind w:firstLineChars="0" w:firstLine="0"/>
              <w:jc w:val="left"/>
              <w:rPr>
                <w:ins w:id="2597" w:author="天赐 余" w:date="2025-12-04T10:36:00Z" w16du:dateUtc="2025-12-04T02:36:00Z"/>
                <w:rFonts w:asciiTheme="majorEastAsia" w:eastAsiaTheme="majorEastAsia" w:hAnsiTheme="majorEastAsia" w:hint="eastAsia"/>
              </w:rPr>
            </w:pPr>
            <w:ins w:id="2598" w:author="天赐 余" w:date="2025-12-04T10:37:00Z" w16du:dateUtc="2025-12-04T02:37:00Z">
              <w:r w:rsidRPr="0034302B">
                <w:rPr>
                  <w:rFonts w:asciiTheme="majorEastAsia" w:eastAsiaTheme="majorEastAsia" w:hAnsiTheme="majorEastAsia" w:hint="eastAsia"/>
                </w:rPr>
                <w:t>Uint</w:t>
              </w:r>
              <w:r>
                <w:rPr>
                  <w:rFonts w:asciiTheme="majorEastAsia" w:eastAsiaTheme="majorEastAsia" w:hAnsiTheme="majorEastAsia" w:hint="eastAsia"/>
                </w:rPr>
                <w:t>32</w:t>
              </w:r>
            </w:ins>
          </w:p>
        </w:tc>
        <w:tc>
          <w:tcPr>
            <w:tcW w:w="1417" w:type="dxa"/>
            <w:vAlign w:val="center"/>
          </w:tcPr>
          <w:p w14:paraId="0AD857BD" w14:textId="7E6A433B" w:rsidR="001B5042" w:rsidRPr="0034302B" w:rsidRDefault="00D2555E" w:rsidP="0034302B">
            <w:pPr>
              <w:spacing w:after="0" w:line="240" w:lineRule="auto"/>
              <w:ind w:firstLineChars="0" w:firstLine="0"/>
              <w:jc w:val="left"/>
              <w:rPr>
                <w:ins w:id="2599" w:author="天赐 余" w:date="2025-12-04T10:36:00Z" w16du:dateUtc="2025-12-04T02:36:00Z"/>
                <w:rFonts w:asciiTheme="majorEastAsia" w:eastAsiaTheme="majorEastAsia" w:hAnsiTheme="majorEastAsia" w:hint="eastAsia"/>
              </w:rPr>
            </w:pPr>
            <w:ins w:id="2600" w:author="天赐 余" w:date="2025-12-04T10:46:00Z" w16du:dateUtc="2025-12-04T02:46:00Z">
              <w:r>
                <w:rPr>
                  <w:rFonts w:asciiTheme="majorEastAsia" w:eastAsiaTheme="majorEastAsia" w:hAnsiTheme="majorEastAsia" w:hint="eastAsia"/>
                </w:rPr>
                <w:t>字节</w:t>
              </w:r>
            </w:ins>
          </w:p>
        </w:tc>
        <w:tc>
          <w:tcPr>
            <w:tcW w:w="1477" w:type="dxa"/>
            <w:vAlign w:val="center"/>
          </w:tcPr>
          <w:p w14:paraId="28AAB2BF" w14:textId="4138AD33" w:rsidR="001B5042" w:rsidRPr="0034302B" w:rsidRDefault="00D2555E" w:rsidP="0034302B">
            <w:pPr>
              <w:spacing w:after="0" w:line="240" w:lineRule="auto"/>
              <w:ind w:firstLineChars="0" w:firstLine="0"/>
              <w:jc w:val="left"/>
              <w:rPr>
                <w:ins w:id="2601" w:author="天赐 余" w:date="2025-12-04T10:36:00Z" w16du:dateUtc="2025-12-04T02:36:00Z"/>
                <w:rFonts w:asciiTheme="majorEastAsia" w:eastAsiaTheme="majorEastAsia" w:hAnsiTheme="majorEastAsia" w:hint="eastAsia"/>
              </w:rPr>
            </w:pPr>
            <w:ins w:id="2602" w:author="天赐 余" w:date="2025-12-04T10:47:00Z" w16du:dateUtc="2025-12-04T02:47:00Z">
              <w:r>
                <w:rPr>
                  <w:rFonts w:asciiTheme="majorEastAsia" w:eastAsiaTheme="majorEastAsia" w:hAnsiTheme="majorEastAsia" w:hint="eastAsia"/>
                </w:rPr>
                <w:t>大于最大帧长</w:t>
              </w:r>
            </w:ins>
          </w:p>
        </w:tc>
      </w:tr>
      <w:tr w:rsidR="001B5042" w:rsidRPr="00BB613A" w14:paraId="6B8CEF34" w14:textId="77777777" w:rsidTr="0034302B">
        <w:trPr>
          <w:trHeight w:val="732"/>
          <w:ins w:id="2603" w:author="天赐 余" w:date="2025-12-04T10:36:00Z"/>
        </w:trPr>
        <w:tc>
          <w:tcPr>
            <w:tcW w:w="2070" w:type="dxa"/>
            <w:vAlign w:val="center"/>
          </w:tcPr>
          <w:p w14:paraId="5F841CA9" w14:textId="3DE44CAD" w:rsidR="001B5042" w:rsidRPr="0034302B" w:rsidRDefault="001B5042" w:rsidP="0034302B">
            <w:pPr>
              <w:spacing w:after="0" w:line="240" w:lineRule="auto"/>
              <w:ind w:firstLineChars="0" w:firstLine="0"/>
              <w:jc w:val="left"/>
              <w:rPr>
                <w:ins w:id="2604" w:author="天赐 余" w:date="2025-12-04T10:36:00Z" w16du:dateUtc="2025-12-04T02:36:00Z"/>
                <w:rFonts w:asciiTheme="majorEastAsia" w:eastAsiaTheme="majorEastAsia" w:hAnsiTheme="majorEastAsia" w:hint="eastAsia"/>
              </w:rPr>
            </w:pPr>
            <w:ins w:id="2605" w:author="天赐 余" w:date="2025-12-04T10:37:00Z" w16du:dateUtc="2025-12-04T02:37:00Z">
              <w:r>
                <w:rPr>
                  <w:rFonts w:asciiTheme="majorEastAsia" w:eastAsiaTheme="majorEastAsia" w:hAnsiTheme="majorEastAsia" w:hint="eastAsia"/>
                </w:rPr>
                <w:t>EIR</w:t>
              </w:r>
            </w:ins>
          </w:p>
        </w:tc>
        <w:tc>
          <w:tcPr>
            <w:tcW w:w="3162" w:type="dxa"/>
          </w:tcPr>
          <w:p w14:paraId="6A4C58EE" w14:textId="1919DC14" w:rsidR="001B5042" w:rsidRPr="0034302B" w:rsidRDefault="001B5042" w:rsidP="0034302B">
            <w:pPr>
              <w:spacing w:after="0" w:line="240" w:lineRule="auto"/>
              <w:ind w:firstLineChars="0" w:firstLine="0"/>
              <w:jc w:val="left"/>
              <w:rPr>
                <w:ins w:id="2606" w:author="天赐 余" w:date="2025-12-04T10:36:00Z" w16du:dateUtc="2025-12-04T02:36:00Z"/>
                <w:rFonts w:asciiTheme="majorEastAsia" w:eastAsiaTheme="majorEastAsia" w:hAnsiTheme="majorEastAsia" w:hint="eastAsia"/>
              </w:rPr>
            </w:pPr>
            <w:ins w:id="2607" w:author="天赐 余" w:date="2025-12-04T10:37:00Z" w16du:dateUtc="2025-12-04T02:37:00Z">
              <w:r w:rsidRPr="001B5042">
                <w:rPr>
                  <w:rFonts w:asciiTheme="majorEastAsia" w:eastAsiaTheme="majorEastAsia" w:hAnsiTheme="majorEastAsia" w:hint="eastAsia"/>
                </w:rPr>
                <w:t>超额信息速率</w:t>
              </w:r>
              <w:r>
                <w:rPr>
                  <w:rFonts w:asciiTheme="majorEastAsia" w:eastAsiaTheme="majorEastAsia" w:hAnsiTheme="majorEastAsia" w:hint="eastAsia"/>
                </w:rPr>
                <w:t>，</w:t>
              </w:r>
              <w:r w:rsidRPr="001B5042">
                <w:rPr>
                  <w:rFonts w:asciiTheme="majorEastAsia" w:eastAsiaTheme="majorEastAsia" w:hAnsiTheme="majorEastAsia" w:hint="eastAsia"/>
                </w:rPr>
                <w:t>流可以尝试使用的超出CIR的额外带宽速率。</w:t>
              </w:r>
            </w:ins>
          </w:p>
        </w:tc>
        <w:tc>
          <w:tcPr>
            <w:tcW w:w="1284" w:type="dxa"/>
            <w:vAlign w:val="center"/>
          </w:tcPr>
          <w:p w14:paraId="0DFCA4FD" w14:textId="3A3D895C" w:rsidR="001B5042" w:rsidRPr="0034302B" w:rsidRDefault="001B5042" w:rsidP="0034302B">
            <w:pPr>
              <w:spacing w:after="0" w:line="240" w:lineRule="auto"/>
              <w:ind w:firstLineChars="0" w:firstLine="0"/>
              <w:jc w:val="left"/>
              <w:rPr>
                <w:ins w:id="2608" w:author="天赐 余" w:date="2025-12-04T10:36:00Z" w16du:dateUtc="2025-12-04T02:36:00Z"/>
                <w:rFonts w:asciiTheme="majorEastAsia" w:eastAsiaTheme="majorEastAsia" w:hAnsiTheme="majorEastAsia" w:hint="eastAsia"/>
              </w:rPr>
            </w:pPr>
            <w:ins w:id="2609" w:author="天赐 余" w:date="2025-12-04T10:36:00Z" w16du:dateUtc="2025-12-04T02:36:00Z">
              <w:r w:rsidRPr="0034302B">
                <w:rPr>
                  <w:rFonts w:asciiTheme="majorEastAsia" w:eastAsiaTheme="majorEastAsia" w:hAnsiTheme="majorEastAsia" w:hint="eastAsia"/>
                </w:rPr>
                <w:t>Uint</w:t>
              </w:r>
            </w:ins>
            <w:ins w:id="2610" w:author="天赐 余" w:date="2025-12-04T10:37:00Z" w16du:dateUtc="2025-12-04T02:37:00Z">
              <w:r>
                <w:rPr>
                  <w:rFonts w:asciiTheme="majorEastAsia" w:eastAsiaTheme="majorEastAsia" w:hAnsiTheme="majorEastAsia" w:hint="eastAsia"/>
                </w:rPr>
                <w:t>32</w:t>
              </w:r>
            </w:ins>
          </w:p>
        </w:tc>
        <w:tc>
          <w:tcPr>
            <w:tcW w:w="1417" w:type="dxa"/>
            <w:vAlign w:val="center"/>
          </w:tcPr>
          <w:p w14:paraId="3052416C" w14:textId="6F519A64" w:rsidR="001B5042" w:rsidRPr="0034302B" w:rsidRDefault="00D2555E" w:rsidP="0034302B">
            <w:pPr>
              <w:spacing w:after="0" w:line="240" w:lineRule="auto"/>
              <w:ind w:firstLineChars="0" w:firstLine="0"/>
              <w:jc w:val="left"/>
              <w:rPr>
                <w:ins w:id="2611" w:author="天赐 余" w:date="2025-12-04T10:36:00Z" w16du:dateUtc="2025-12-04T02:36:00Z"/>
                <w:rFonts w:asciiTheme="majorEastAsia" w:eastAsiaTheme="majorEastAsia" w:hAnsiTheme="majorEastAsia" w:hint="eastAsia"/>
              </w:rPr>
            </w:pPr>
            <w:ins w:id="2612" w:author="天赐 余" w:date="2025-12-04T10:47:00Z" w16du:dateUtc="2025-12-04T02:47:00Z">
              <w:r>
                <w:rPr>
                  <w:rFonts w:asciiTheme="majorEastAsia" w:eastAsiaTheme="majorEastAsia" w:hAnsiTheme="majorEastAsia" w:hint="eastAsia"/>
                </w:rPr>
                <w:t>比特/秒</w:t>
              </w:r>
            </w:ins>
          </w:p>
        </w:tc>
        <w:tc>
          <w:tcPr>
            <w:tcW w:w="1477" w:type="dxa"/>
          </w:tcPr>
          <w:p w14:paraId="5EA498F6" w14:textId="3102C1F3" w:rsidR="001B5042" w:rsidRPr="0034302B" w:rsidRDefault="001B5042" w:rsidP="0034302B">
            <w:pPr>
              <w:spacing w:after="0" w:line="240" w:lineRule="auto"/>
              <w:ind w:firstLineChars="0" w:firstLine="0"/>
              <w:jc w:val="left"/>
              <w:rPr>
                <w:ins w:id="2613" w:author="天赐 余" w:date="2025-12-04T10:36:00Z" w16du:dateUtc="2025-12-04T02:36:00Z"/>
                <w:rFonts w:asciiTheme="majorEastAsia" w:eastAsiaTheme="majorEastAsia" w:hAnsiTheme="majorEastAsia" w:hint="eastAsia"/>
              </w:rPr>
            </w:pPr>
          </w:p>
        </w:tc>
      </w:tr>
      <w:tr w:rsidR="001B5042" w:rsidRPr="00BB613A" w14:paraId="3EBC2329" w14:textId="77777777" w:rsidTr="0034302B">
        <w:trPr>
          <w:trHeight w:val="732"/>
          <w:ins w:id="2614" w:author="天赐 余" w:date="2025-12-04T10:36:00Z"/>
        </w:trPr>
        <w:tc>
          <w:tcPr>
            <w:tcW w:w="2070" w:type="dxa"/>
            <w:vAlign w:val="center"/>
          </w:tcPr>
          <w:p w14:paraId="18C195EE" w14:textId="01615763" w:rsidR="001B5042" w:rsidRPr="0034302B" w:rsidRDefault="001B5042" w:rsidP="0034302B">
            <w:pPr>
              <w:spacing w:after="0" w:line="240" w:lineRule="auto"/>
              <w:ind w:firstLineChars="0" w:firstLine="0"/>
              <w:jc w:val="left"/>
              <w:rPr>
                <w:ins w:id="2615" w:author="天赐 余" w:date="2025-12-04T10:36:00Z" w16du:dateUtc="2025-12-04T02:36:00Z"/>
                <w:rFonts w:asciiTheme="majorEastAsia" w:eastAsiaTheme="majorEastAsia" w:hAnsiTheme="majorEastAsia" w:hint="eastAsia"/>
              </w:rPr>
            </w:pPr>
            <w:ins w:id="2616" w:author="天赐 余" w:date="2025-12-04T10:37:00Z" w16du:dateUtc="2025-12-04T02:37:00Z">
              <w:r w:rsidRPr="001B5042">
                <w:rPr>
                  <w:rFonts w:asciiTheme="majorEastAsia" w:eastAsiaTheme="majorEastAsia" w:hAnsiTheme="majorEastAsia"/>
                </w:rPr>
                <w:t>EBS</w:t>
              </w:r>
            </w:ins>
          </w:p>
        </w:tc>
        <w:tc>
          <w:tcPr>
            <w:tcW w:w="3162" w:type="dxa"/>
          </w:tcPr>
          <w:p w14:paraId="55A17EA3" w14:textId="23E2B2E5" w:rsidR="001B5042" w:rsidRPr="0034302B" w:rsidRDefault="001B5042" w:rsidP="0034302B">
            <w:pPr>
              <w:spacing w:after="0" w:line="240" w:lineRule="auto"/>
              <w:ind w:firstLineChars="0" w:firstLine="0"/>
              <w:jc w:val="left"/>
              <w:rPr>
                <w:ins w:id="2617" w:author="天赐 余" w:date="2025-12-04T10:36:00Z" w16du:dateUtc="2025-12-04T02:36:00Z"/>
                <w:rFonts w:asciiTheme="majorEastAsia" w:eastAsiaTheme="majorEastAsia" w:hAnsiTheme="majorEastAsia" w:hint="eastAsia"/>
              </w:rPr>
            </w:pPr>
            <w:ins w:id="2618" w:author="天赐 余" w:date="2025-12-04T10:37:00Z" w16du:dateUtc="2025-12-04T02:37:00Z">
              <w:r w:rsidRPr="001B5042">
                <w:rPr>
                  <w:rFonts w:asciiTheme="majorEastAsia" w:eastAsiaTheme="majorEastAsia" w:hAnsiTheme="majorEastAsia" w:hint="eastAsia"/>
                </w:rPr>
                <w:t>超额突发大小</w:t>
              </w:r>
              <w:r>
                <w:rPr>
                  <w:rFonts w:asciiTheme="majorEastAsia" w:eastAsiaTheme="majorEastAsia" w:hAnsiTheme="majorEastAsia" w:hint="eastAsia"/>
                </w:rPr>
                <w:t>，</w:t>
              </w:r>
              <w:r w:rsidRPr="001B5042">
                <w:rPr>
                  <w:rFonts w:asciiTheme="majorEastAsia" w:eastAsiaTheme="majorEastAsia" w:hAnsiTheme="majorEastAsia" w:hint="eastAsia"/>
                </w:rPr>
                <w:t>对应于EIR令牌桶的深度。</w:t>
              </w:r>
            </w:ins>
          </w:p>
        </w:tc>
        <w:tc>
          <w:tcPr>
            <w:tcW w:w="1284" w:type="dxa"/>
            <w:vAlign w:val="center"/>
          </w:tcPr>
          <w:p w14:paraId="2F840F61" w14:textId="67C4F18F" w:rsidR="001B5042" w:rsidRPr="0034302B" w:rsidRDefault="001B5042" w:rsidP="0034302B">
            <w:pPr>
              <w:spacing w:after="0" w:line="240" w:lineRule="auto"/>
              <w:ind w:firstLineChars="0" w:firstLine="0"/>
              <w:jc w:val="left"/>
              <w:rPr>
                <w:ins w:id="2619" w:author="天赐 余" w:date="2025-12-04T10:36:00Z" w16du:dateUtc="2025-12-04T02:36:00Z"/>
                <w:rFonts w:asciiTheme="majorEastAsia" w:eastAsiaTheme="majorEastAsia" w:hAnsiTheme="majorEastAsia" w:hint="eastAsia"/>
              </w:rPr>
            </w:pPr>
            <w:ins w:id="2620" w:author="天赐 余" w:date="2025-12-04T10:36:00Z" w16du:dateUtc="2025-12-04T02:36:00Z">
              <w:r w:rsidRPr="0034302B">
                <w:rPr>
                  <w:rFonts w:asciiTheme="majorEastAsia" w:eastAsiaTheme="majorEastAsia" w:hAnsiTheme="majorEastAsia" w:hint="eastAsia"/>
                </w:rPr>
                <w:t>Uint</w:t>
              </w:r>
            </w:ins>
            <w:ins w:id="2621" w:author="天赐 余" w:date="2025-12-04T10:37:00Z" w16du:dateUtc="2025-12-04T02:37:00Z">
              <w:r>
                <w:rPr>
                  <w:rFonts w:asciiTheme="majorEastAsia" w:eastAsiaTheme="majorEastAsia" w:hAnsiTheme="majorEastAsia" w:hint="eastAsia"/>
                </w:rPr>
                <w:t>32</w:t>
              </w:r>
            </w:ins>
          </w:p>
        </w:tc>
        <w:tc>
          <w:tcPr>
            <w:tcW w:w="1417" w:type="dxa"/>
            <w:vAlign w:val="center"/>
          </w:tcPr>
          <w:p w14:paraId="784EBFBF" w14:textId="03887591" w:rsidR="001B5042" w:rsidRPr="0034302B" w:rsidRDefault="00D2555E" w:rsidP="0034302B">
            <w:pPr>
              <w:spacing w:after="0" w:line="240" w:lineRule="auto"/>
              <w:ind w:firstLineChars="0" w:firstLine="0"/>
              <w:jc w:val="left"/>
              <w:rPr>
                <w:ins w:id="2622" w:author="天赐 余" w:date="2025-12-04T10:36:00Z" w16du:dateUtc="2025-12-04T02:36:00Z"/>
                <w:rFonts w:asciiTheme="majorEastAsia" w:eastAsiaTheme="majorEastAsia" w:hAnsiTheme="majorEastAsia" w:hint="eastAsia"/>
              </w:rPr>
            </w:pPr>
            <w:ins w:id="2623" w:author="天赐 余" w:date="2025-12-04T10:47:00Z" w16du:dateUtc="2025-12-04T02:47:00Z">
              <w:r>
                <w:rPr>
                  <w:rFonts w:asciiTheme="majorEastAsia" w:eastAsiaTheme="majorEastAsia" w:hAnsiTheme="majorEastAsia" w:hint="eastAsia"/>
                </w:rPr>
                <w:t>字节</w:t>
              </w:r>
            </w:ins>
          </w:p>
        </w:tc>
        <w:tc>
          <w:tcPr>
            <w:tcW w:w="1477" w:type="dxa"/>
          </w:tcPr>
          <w:p w14:paraId="001EF57B" w14:textId="2C805600" w:rsidR="001B5042" w:rsidRPr="0034302B" w:rsidRDefault="001B5042" w:rsidP="0034302B">
            <w:pPr>
              <w:spacing w:after="0" w:line="240" w:lineRule="auto"/>
              <w:ind w:firstLineChars="0" w:firstLine="0"/>
              <w:jc w:val="left"/>
              <w:rPr>
                <w:ins w:id="2624" w:author="天赐 余" w:date="2025-12-04T10:36:00Z" w16du:dateUtc="2025-12-04T02:36:00Z"/>
                <w:rFonts w:asciiTheme="majorEastAsia" w:eastAsiaTheme="majorEastAsia" w:hAnsiTheme="majorEastAsia" w:hint="eastAsia"/>
              </w:rPr>
            </w:pPr>
          </w:p>
        </w:tc>
      </w:tr>
      <w:tr w:rsidR="001B5042" w:rsidRPr="00BB613A" w14:paraId="11B52DF8" w14:textId="77777777" w:rsidTr="0034302B">
        <w:trPr>
          <w:trHeight w:val="732"/>
          <w:ins w:id="2625" w:author="天赐 余" w:date="2025-12-04T10:36:00Z"/>
        </w:trPr>
        <w:tc>
          <w:tcPr>
            <w:tcW w:w="2070" w:type="dxa"/>
            <w:vAlign w:val="center"/>
          </w:tcPr>
          <w:p w14:paraId="529DAD91" w14:textId="4631F292" w:rsidR="001B5042" w:rsidRPr="0034302B" w:rsidRDefault="001B5042" w:rsidP="0034302B">
            <w:pPr>
              <w:spacing w:after="0" w:line="240" w:lineRule="auto"/>
              <w:ind w:firstLineChars="0" w:firstLine="0"/>
              <w:jc w:val="left"/>
              <w:rPr>
                <w:ins w:id="2626" w:author="天赐 余" w:date="2025-12-04T10:36:00Z" w16du:dateUtc="2025-12-04T02:36:00Z"/>
                <w:rFonts w:asciiTheme="majorEastAsia" w:eastAsiaTheme="majorEastAsia" w:hAnsiTheme="majorEastAsia" w:hint="eastAsia"/>
              </w:rPr>
            </w:pPr>
            <w:ins w:id="2627" w:author="天赐 余" w:date="2025-12-04T10:38:00Z" w16du:dateUtc="2025-12-04T02:38:00Z">
              <w:r w:rsidRPr="001B5042">
                <w:rPr>
                  <w:rFonts w:asciiTheme="majorEastAsia" w:eastAsiaTheme="majorEastAsia" w:hAnsiTheme="majorEastAsia"/>
                </w:rPr>
                <w:t>CF</w:t>
              </w:r>
            </w:ins>
          </w:p>
        </w:tc>
        <w:tc>
          <w:tcPr>
            <w:tcW w:w="3162" w:type="dxa"/>
          </w:tcPr>
          <w:p w14:paraId="54CD183D" w14:textId="07185646" w:rsidR="001B5042" w:rsidRPr="001B5042" w:rsidRDefault="001B5042" w:rsidP="001B5042">
            <w:pPr>
              <w:spacing w:after="0" w:line="240" w:lineRule="auto"/>
              <w:ind w:firstLineChars="0" w:firstLine="0"/>
              <w:jc w:val="left"/>
              <w:rPr>
                <w:ins w:id="2628" w:author="天赐 余" w:date="2025-12-04T10:38:00Z" w16du:dateUtc="2025-12-04T02:38:00Z"/>
                <w:rFonts w:asciiTheme="majorEastAsia" w:eastAsiaTheme="majorEastAsia" w:hAnsiTheme="majorEastAsia" w:hint="eastAsia"/>
              </w:rPr>
            </w:pPr>
            <w:ins w:id="2629" w:author="天赐 余" w:date="2025-12-04T10:38:00Z" w16du:dateUtc="2025-12-04T02:38:00Z">
              <w:r w:rsidRPr="001B5042">
                <w:rPr>
                  <w:rFonts w:asciiTheme="majorEastAsia" w:eastAsiaTheme="majorEastAsia" w:hAnsiTheme="majorEastAsia" w:hint="eastAsia"/>
                </w:rPr>
                <w:t>耦合标志。决定当CIR桶中有令牌而EIR桶为空时，是否允许“借用”令牌。</w:t>
              </w:r>
            </w:ins>
          </w:p>
          <w:p w14:paraId="5B27C356" w14:textId="2CEA7C90" w:rsidR="001B5042" w:rsidRPr="001B5042" w:rsidRDefault="001B5042" w:rsidP="001B5042">
            <w:pPr>
              <w:spacing w:after="0" w:line="240" w:lineRule="auto"/>
              <w:ind w:firstLineChars="0" w:firstLine="0"/>
              <w:jc w:val="left"/>
              <w:rPr>
                <w:ins w:id="2630" w:author="天赐 余" w:date="2025-12-04T10:38:00Z" w16du:dateUtc="2025-12-04T02:38:00Z"/>
                <w:rFonts w:asciiTheme="majorEastAsia" w:eastAsiaTheme="majorEastAsia" w:hAnsiTheme="majorEastAsia" w:hint="eastAsia"/>
              </w:rPr>
            </w:pPr>
            <w:ins w:id="2631" w:author="天赐 余" w:date="2025-12-04T10:38:00Z" w16du:dateUtc="2025-12-04T02:38:00Z">
              <w:r w:rsidRPr="001B5042">
                <w:rPr>
                  <w:rFonts w:asciiTheme="majorEastAsia" w:eastAsiaTheme="majorEastAsia" w:hAnsiTheme="majorEastAsia" w:hint="eastAsia"/>
                </w:rPr>
                <w:t>0:非耦合模式。两个令牌桶独立。</w:t>
              </w:r>
            </w:ins>
          </w:p>
          <w:p w14:paraId="06187B75" w14:textId="3EF71DC4" w:rsidR="001B5042" w:rsidRPr="0034302B" w:rsidRDefault="001B5042" w:rsidP="001B5042">
            <w:pPr>
              <w:spacing w:after="0" w:line="240" w:lineRule="auto"/>
              <w:ind w:firstLineChars="0" w:firstLine="0"/>
              <w:jc w:val="left"/>
              <w:rPr>
                <w:ins w:id="2632" w:author="天赐 余" w:date="2025-12-04T10:36:00Z" w16du:dateUtc="2025-12-04T02:36:00Z"/>
                <w:rFonts w:asciiTheme="majorEastAsia" w:eastAsiaTheme="majorEastAsia" w:hAnsiTheme="majorEastAsia" w:hint="eastAsia"/>
              </w:rPr>
            </w:pPr>
            <w:ins w:id="2633" w:author="天赐 余" w:date="2025-12-04T10:38:00Z" w16du:dateUtc="2025-12-04T02:38:00Z">
              <w:r w:rsidRPr="001B5042">
                <w:rPr>
                  <w:rFonts w:asciiTheme="majorEastAsia" w:eastAsiaTheme="majorEastAsia" w:hAnsiTheme="majorEastAsia" w:hint="eastAsia"/>
                </w:rPr>
                <w:t>1:耦合模式。如果CIR桶有令牌，可以用于发送</w:t>
              </w:r>
            </w:ins>
            <w:ins w:id="2634" w:author="天赐 余" w:date="2025-12-04T10:39:00Z" w16du:dateUtc="2025-12-04T02:39:00Z">
              <w:r>
                <w:rPr>
                  <w:rFonts w:asciiTheme="majorEastAsia" w:eastAsiaTheme="majorEastAsia" w:hAnsiTheme="majorEastAsia" w:hint="eastAsia"/>
                </w:rPr>
                <w:t>EIR通拒绝的帧</w:t>
              </w:r>
            </w:ins>
          </w:p>
        </w:tc>
        <w:tc>
          <w:tcPr>
            <w:tcW w:w="1284" w:type="dxa"/>
            <w:vAlign w:val="center"/>
          </w:tcPr>
          <w:p w14:paraId="7444DA91" w14:textId="43C08901" w:rsidR="001B5042" w:rsidRPr="0034302B" w:rsidRDefault="001B5042" w:rsidP="0034302B">
            <w:pPr>
              <w:spacing w:after="0" w:line="240" w:lineRule="auto"/>
              <w:ind w:firstLineChars="0" w:firstLine="0"/>
              <w:jc w:val="left"/>
              <w:rPr>
                <w:ins w:id="2635" w:author="天赐 余" w:date="2025-12-04T10:36:00Z" w16du:dateUtc="2025-12-04T02:36:00Z"/>
                <w:rFonts w:asciiTheme="majorEastAsia" w:eastAsiaTheme="majorEastAsia" w:hAnsiTheme="majorEastAsia" w:hint="eastAsia"/>
              </w:rPr>
            </w:pPr>
            <w:ins w:id="2636" w:author="天赐 余" w:date="2025-12-04T10:38:00Z" w16du:dateUtc="2025-12-04T02:38:00Z">
              <w:r>
                <w:rPr>
                  <w:rFonts w:asciiTheme="majorEastAsia" w:eastAsiaTheme="majorEastAsia" w:hAnsiTheme="majorEastAsia" w:hint="eastAsia"/>
                </w:rPr>
                <w:t>I</w:t>
              </w:r>
            </w:ins>
            <w:ins w:id="2637" w:author="天赐 余" w:date="2025-12-04T10:36:00Z" w16du:dateUtc="2025-12-04T02:36:00Z">
              <w:r w:rsidRPr="0034302B">
                <w:rPr>
                  <w:rFonts w:asciiTheme="majorEastAsia" w:eastAsiaTheme="majorEastAsia" w:hAnsiTheme="majorEastAsia" w:hint="eastAsia"/>
                </w:rPr>
                <w:t>nt32</w:t>
              </w:r>
            </w:ins>
          </w:p>
        </w:tc>
        <w:tc>
          <w:tcPr>
            <w:tcW w:w="1417" w:type="dxa"/>
            <w:vAlign w:val="center"/>
          </w:tcPr>
          <w:p w14:paraId="1081ED2E" w14:textId="12F0B91B" w:rsidR="001B5042" w:rsidRPr="0034302B" w:rsidRDefault="001B5042" w:rsidP="0034302B">
            <w:pPr>
              <w:spacing w:after="0" w:line="240" w:lineRule="auto"/>
              <w:ind w:firstLineChars="0" w:firstLine="0"/>
              <w:jc w:val="left"/>
              <w:rPr>
                <w:ins w:id="2638" w:author="天赐 余" w:date="2025-12-04T10:36:00Z" w16du:dateUtc="2025-12-04T02:36:00Z"/>
                <w:rFonts w:asciiTheme="majorEastAsia" w:eastAsiaTheme="majorEastAsia" w:hAnsiTheme="majorEastAsia" w:hint="eastAsia"/>
              </w:rPr>
            </w:pPr>
          </w:p>
        </w:tc>
        <w:tc>
          <w:tcPr>
            <w:tcW w:w="1477" w:type="dxa"/>
          </w:tcPr>
          <w:p w14:paraId="6374C4F7" w14:textId="77777777" w:rsidR="001B5042" w:rsidRPr="0034302B" w:rsidRDefault="001B5042" w:rsidP="0034302B">
            <w:pPr>
              <w:spacing w:after="0" w:line="240" w:lineRule="auto"/>
              <w:ind w:firstLineChars="0" w:firstLine="0"/>
              <w:jc w:val="left"/>
              <w:rPr>
                <w:ins w:id="2639" w:author="天赐 余" w:date="2025-12-04T10:36:00Z" w16du:dateUtc="2025-12-04T02:36:00Z"/>
                <w:rFonts w:asciiTheme="majorEastAsia" w:eastAsiaTheme="majorEastAsia" w:hAnsiTheme="majorEastAsia" w:hint="eastAsia"/>
              </w:rPr>
            </w:pPr>
          </w:p>
        </w:tc>
      </w:tr>
      <w:tr w:rsidR="001B5042" w:rsidRPr="00BB613A" w14:paraId="355ADA0B" w14:textId="77777777" w:rsidTr="0034302B">
        <w:trPr>
          <w:trHeight w:val="725"/>
          <w:ins w:id="2640" w:author="天赐 余" w:date="2025-12-04T10:36:00Z"/>
        </w:trPr>
        <w:tc>
          <w:tcPr>
            <w:tcW w:w="2070" w:type="dxa"/>
            <w:vAlign w:val="center"/>
          </w:tcPr>
          <w:p w14:paraId="6EB14EB2" w14:textId="615DB99E" w:rsidR="001B5042" w:rsidRPr="0034302B" w:rsidRDefault="001B5042" w:rsidP="0034302B">
            <w:pPr>
              <w:spacing w:after="0" w:line="240" w:lineRule="auto"/>
              <w:ind w:firstLineChars="0" w:firstLine="0"/>
              <w:jc w:val="left"/>
              <w:rPr>
                <w:ins w:id="2641" w:author="天赐 余" w:date="2025-12-04T10:36:00Z" w16du:dateUtc="2025-12-04T02:36:00Z"/>
                <w:rFonts w:asciiTheme="majorEastAsia" w:eastAsiaTheme="majorEastAsia" w:hAnsiTheme="majorEastAsia" w:hint="eastAsia"/>
              </w:rPr>
            </w:pPr>
            <w:ins w:id="2642" w:author="天赐 余" w:date="2025-12-04T10:40:00Z" w16du:dateUtc="2025-12-04T02:40:00Z">
              <w:r w:rsidRPr="001B5042">
                <w:rPr>
                  <w:rFonts w:asciiTheme="majorEastAsia" w:eastAsiaTheme="majorEastAsia" w:hAnsiTheme="majorEastAsia"/>
                </w:rPr>
                <w:t>CM</w:t>
              </w:r>
            </w:ins>
          </w:p>
        </w:tc>
        <w:tc>
          <w:tcPr>
            <w:tcW w:w="3162" w:type="dxa"/>
          </w:tcPr>
          <w:p w14:paraId="42C48495" w14:textId="13BE98DC" w:rsidR="001B5042" w:rsidRPr="001B5042" w:rsidRDefault="001B5042" w:rsidP="001B5042">
            <w:pPr>
              <w:spacing w:after="0" w:line="240" w:lineRule="auto"/>
              <w:ind w:firstLineChars="0" w:firstLine="0"/>
              <w:jc w:val="left"/>
              <w:rPr>
                <w:ins w:id="2643" w:author="天赐 余" w:date="2025-12-04T10:40:00Z" w16du:dateUtc="2025-12-04T02:40:00Z"/>
                <w:rFonts w:asciiTheme="majorEastAsia" w:eastAsiaTheme="majorEastAsia" w:hAnsiTheme="majorEastAsia" w:hint="eastAsia"/>
              </w:rPr>
            </w:pPr>
            <w:ins w:id="2644" w:author="天赐 余" w:date="2025-12-04T10:40:00Z" w16du:dateUtc="2025-12-04T02:40:00Z">
              <w:r w:rsidRPr="001B5042">
                <w:rPr>
                  <w:rFonts w:asciiTheme="majorEastAsia" w:eastAsiaTheme="majorEastAsia" w:hAnsiTheme="majorEastAsia" w:hint="eastAsia"/>
                </w:rPr>
                <w:t>颜色模式。决定计量器是否考虑帧的输入颜色。</w:t>
              </w:r>
            </w:ins>
          </w:p>
          <w:p w14:paraId="081F1C6D" w14:textId="7001FED8" w:rsidR="001B5042" w:rsidRPr="001B5042" w:rsidRDefault="001B5042" w:rsidP="001B5042">
            <w:pPr>
              <w:spacing w:after="0" w:line="240" w:lineRule="auto"/>
              <w:ind w:firstLineChars="0" w:firstLine="0"/>
              <w:jc w:val="left"/>
              <w:rPr>
                <w:ins w:id="2645" w:author="天赐 余" w:date="2025-12-04T10:40:00Z" w16du:dateUtc="2025-12-04T02:40:00Z"/>
                <w:rFonts w:asciiTheme="majorEastAsia" w:eastAsiaTheme="majorEastAsia" w:hAnsiTheme="majorEastAsia" w:hint="eastAsia"/>
              </w:rPr>
            </w:pPr>
            <w:ins w:id="2646" w:author="天赐 余" w:date="2025-12-04T10:40:00Z" w16du:dateUtc="2025-12-04T02:40:00Z">
              <w:r w:rsidRPr="001B5042">
                <w:rPr>
                  <w:rFonts w:asciiTheme="majorEastAsia" w:eastAsiaTheme="majorEastAsia" w:hAnsiTheme="majorEastAsia" w:hint="eastAsia"/>
                </w:rPr>
                <w:t>color-blind:色盲模式。忽略帧的现有颜色，根据本地计量结果重新标记。</w:t>
              </w:r>
            </w:ins>
          </w:p>
          <w:p w14:paraId="2324E712" w14:textId="41CCEF3E" w:rsidR="001B5042" w:rsidRPr="0034302B" w:rsidRDefault="001B5042" w:rsidP="001B5042">
            <w:pPr>
              <w:spacing w:after="0" w:line="240" w:lineRule="auto"/>
              <w:ind w:firstLineChars="0" w:firstLine="0"/>
              <w:jc w:val="left"/>
              <w:rPr>
                <w:ins w:id="2647" w:author="天赐 余" w:date="2025-12-04T10:36:00Z" w16du:dateUtc="2025-12-04T02:36:00Z"/>
                <w:rFonts w:asciiTheme="majorEastAsia" w:eastAsiaTheme="majorEastAsia" w:hAnsiTheme="majorEastAsia" w:hint="eastAsia"/>
              </w:rPr>
            </w:pPr>
            <w:ins w:id="2648" w:author="天赐 余" w:date="2025-12-04T10:40:00Z" w16du:dateUtc="2025-12-04T02:40:00Z">
              <w:r w:rsidRPr="001B5042">
                <w:rPr>
                  <w:rFonts w:asciiTheme="majorEastAsia" w:eastAsiaTheme="majorEastAsia" w:hAnsiTheme="majorEastAsia" w:hint="eastAsia"/>
                </w:rPr>
                <w:lastRenderedPageBreak/>
                <w:t>color-aware:色觉模式。尊重帧的现有颜色，且只可能降低其等级（例如，绿色帧可能被标记为黄色或红色，但红色帧永远不会被提升为绿色）。</w:t>
              </w:r>
            </w:ins>
          </w:p>
        </w:tc>
        <w:tc>
          <w:tcPr>
            <w:tcW w:w="1284" w:type="dxa"/>
            <w:vAlign w:val="center"/>
          </w:tcPr>
          <w:p w14:paraId="59C1604D" w14:textId="7A06E846" w:rsidR="001B5042" w:rsidRPr="0034302B" w:rsidRDefault="001B5042" w:rsidP="0034302B">
            <w:pPr>
              <w:spacing w:after="0" w:line="240" w:lineRule="auto"/>
              <w:ind w:firstLineChars="0" w:firstLine="0"/>
              <w:jc w:val="left"/>
              <w:rPr>
                <w:ins w:id="2649" w:author="天赐 余" w:date="2025-12-04T10:36:00Z" w16du:dateUtc="2025-12-04T02:36:00Z"/>
                <w:rFonts w:asciiTheme="majorEastAsia" w:eastAsiaTheme="majorEastAsia" w:hAnsiTheme="majorEastAsia" w:hint="eastAsia"/>
              </w:rPr>
            </w:pPr>
            <w:ins w:id="2650" w:author="天赐 余" w:date="2025-12-04T10:40:00Z" w16du:dateUtc="2025-12-04T02:40:00Z">
              <w:r w:rsidRPr="0034302B">
                <w:rPr>
                  <w:rFonts w:asciiTheme="majorEastAsia" w:eastAsiaTheme="majorEastAsia" w:hAnsiTheme="majorEastAsia" w:hint="eastAsia"/>
                </w:rPr>
                <w:lastRenderedPageBreak/>
                <w:t>Enumeration</w:t>
              </w:r>
            </w:ins>
          </w:p>
        </w:tc>
        <w:tc>
          <w:tcPr>
            <w:tcW w:w="1417" w:type="dxa"/>
            <w:vAlign w:val="center"/>
          </w:tcPr>
          <w:p w14:paraId="6A983DBD" w14:textId="77777777" w:rsidR="001B5042" w:rsidRPr="0034302B" w:rsidRDefault="001B5042" w:rsidP="0034302B">
            <w:pPr>
              <w:spacing w:after="0" w:line="240" w:lineRule="auto"/>
              <w:ind w:firstLineChars="0" w:firstLine="0"/>
              <w:jc w:val="left"/>
              <w:rPr>
                <w:ins w:id="2651" w:author="天赐 余" w:date="2025-12-04T10:36:00Z" w16du:dateUtc="2025-12-04T02:36:00Z"/>
                <w:rFonts w:asciiTheme="majorEastAsia" w:eastAsiaTheme="majorEastAsia" w:hAnsiTheme="majorEastAsia" w:hint="eastAsia"/>
              </w:rPr>
            </w:pPr>
          </w:p>
        </w:tc>
        <w:tc>
          <w:tcPr>
            <w:tcW w:w="1477" w:type="dxa"/>
          </w:tcPr>
          <w:p w14:paraId="6D857EB5" w14:textId="77777777" w:rsidR="001B5042" w:rsidRPr="0034302B" w:rsidRDefault="001B5042" w:rsidP="0034302B">
            <w:pPr>
              <w:spacing w:after="0" w:line="240" w:lineRule="auto"/>
              <w:ind w:firstLineChars="0" w:firstLine="0"/>
              <w:jc w:val="left"/>
              <w:rPr>
                <w:ins w:id="2652" w:author="天赐 余" w:date="2025-12-04T10:36:00Z" w16du:dateUtc="2025-12-04T02:36:00Z"/>
                <w:rFonts w:asciiTheme="majorEastAsia" w:eastAsiaTheme="majorEastAsia" w:hAnsiTheme="majorEastAsia" w:hint="eastAsia"/>
              </w:rPr>
            </w:pPr>
          </w:p>
        </w:tc>
      </w:tr>
      <w:tr w:rsidR="001B5042" w:rsidRPr="00BB613A" w14:paraId="0588D506" w14:textId="77777777" w:rsidTr="0034302B">
        <w:trPr>
          <w:trHeight w:val="725"/>
          <w:ins w:id="2653" w:author="天赐 余" w:date="2025-12-04T10:36:00Z"/>
        </w:trPr>
        <w:tc>
          <w:tcPr>
            <w:tcW w:w="2070" w:type="dxa"/>
            <w:vAlign w:val="center"/>
          </w:tcPr>
          <w:p w14:paraId="796BAE3C" w14:textId="55F29510" w:rsidR="001B5042" w:rsidRPr="003C400A" w:rsidRDefault="001B5042" w:rsidP="0034302B">
            <w:pPr>
              <w:spacing w:after="0" w:line="240" w:lineRule="auto"/>
              <w:ind w:firstLineChars="0" w:firstLine="0"/>
              <w:jc w:val="left"/>
              <w:rPr>
                <w:ins w:id="2654" w:author="天赐 余" w:date="2025-12-04T10:36:00Z" w16du:dateUtc="2025-12-04T02:36:00Z"/>
                <w:rFonts w:asciiTheme="majorEastAsia" w:eastAsiaTheme="majorEastAsia" w:hAnsiTheme="majorEastAsia" w:hint="eastAsia"/>
              </w:rPr>
            </w:pPr>
            <w:proofErr w:type="spellStart"/>
            <w:ins w:id="2655" w:author="天赐 余" w:date="2025-12-04T10:41:00Z" w16du:dateUtc="2025-12-04T02:41:00Z">
              <w:r w:rsidRPr="001B5042">
                <w:rPr>
                  <w:rFonts w:asciiTheme="majorEastAsia" w:eastAsiaTheme="majorEastAsia" w:hAnsiTheme="majorEastAsia"/>
                </w:rPr>
                <w:t>DropOnYellow</w:t>
              </w:r>
            </w:ins>
            <w:proofErr w:type="spellEnd"/>
          </w:p>
        </w:tc>
        <w:tc>
          <w:tcPr>
            <w:tcW w:w="3162" w:type="dxa"/>
          </w:tcPr>
          <w:p w14:paraId="56C3343D" w14:textId="77777777" w:rsidR="001B5042" w:rsidRPr="001B5042" w:rsidRDefault="001B5042" w:rsidP="001B5042">
            <w:pPr>
              <w:spacing w:after="0" w:line="240" w:lineRule="auto"/>
              <w:ind w:firstLineChars="0" w:firstLine="0"/>
              <w:jc w:val="left"/>
              <w:rPr>
                <w:ins w:id="2656" w:author="天赐 余" w:date="2025-12-04T10:41:00Z" w16du:dateUtc="2025-12-04T02:41:00Z"/>
                <w:rFonts w:asciiTheme="majorEastAsia" w:eastAsiaTheme="majorEastAsia" w:hAnsiTheme="majorEastAsia" w:hint="eastAsia"/>
              </w:rPr>
            </w:pPr>
            <w:ins w:id="2657" w:author="天赐 余" w:date="2025-12-04T10:41:00Z" w16du:dateUtc="2025-12-04T02:41:00Z">
              <w:r w:rsidRPr="001B5042">
                <w:rPr>
                  <w:rFonts w:asciiTheme="majorEastAsia" w:eastAsiaTheme="majorEastAsia" w:hAnsiTheme="majorEastAsia" w:hint="eastAsia"/>
                </w:rPr>
                <w:t>丢弃黄色帧。决定被计量器标记为“黄色”的帧的处理方式。</w:t>
              </w:r>
            </w:ins>
          </w:p>
          <w:p w14:paraId="19B7F81B" w14:textId="73D9BFAE" w:rsidR="001B5042" w:rsidRPr="001B5042" w:rsidRDefault="001B5042" w:rsidP="001B5042">
            <w:pPr>
              <w:spacing w:after="0" w:line="240" w:lineRule="auto"/>
              <w:ind w:firstLineChars="0" w:firstLine="0"/>
              <w:jc w:val="left"/>
              <w:rPr>
                <w:ins w:id="2658" w:author="天赐 余" w:date="2025-12-04T10:41:00Z" w16du:dateUtc="2025-12-04T02:41:00Z"/>
                <w:rFonts w:asciiTheme="majorEastAsia" w:eastAsiaTheme="majorEastAsia" w:hAnsiTheme="majorEastAsia" w:hint="eastAsia"/>
              </w:rPr>
            </w:pPr>
            <w:ins w:id="2659" w:author="天赐 余" w:date="2025-12-04T10:41:00Z" w16du:dateUtc="2025-12-04T02:41:00Z">
              <w:r w:rsidRPr="001B5042">
                <w:rPr>
                  <w:rFonts w:asciiTheme="majorEastAsia" w:eastAsiaTheme="majorEastAsia" w:hAnsiTheme="majorEastAsia" w:hint="eastAsia"/>
                </w:rPr>
                <w:t>TRUE:直接丢弃黄色帧。</w:t>
              </w:r>
            </w:ins>
          </w:p>
          <w:p w14:paraId="3308369F" w14:textId="3E3949BC" w:rsidR="001B5042" w:rsidRPr="003C400A" w:rsidRDefault="001B5042" w:rsidP="001B5042">
            <w:pPr>
              <w:spacing w:after="0" w:line="240" w:lineRule="auto"/>
              <w:ind w:firstLineChars="0" w:firstLine="0"/>
              <w:jc w:val="left"/>
              <w:rPr>
                <w:ins w:id="2660" w:author="天赐 余" w:date="2025-12-04T10:36:00Z" w16du:dateUtc="2025-12-04T02:36:00Z"/>
                <w:rFonts w:asciiTheme="majorEastAsia" w:eastAsiaTheme="majorEastAsia" w:hAnsiTheme="majorEastAsia" w:hint="eastAsia"/>
              </w:rPr>
            </w:pPr>
            <w:ins w:id="2661" w:author="天赐 余" w:date="2025-12-04T10:41:00Z" w16du:dateUtc="2025-12-04T02:41:00Z">
              <w:r w:rsidRPr="001B5042">
                <w:rPr>
                  <w:rFonts w:asciiTheme="majorEastAsia" w:eastAsiaTheme="majorEastAsia" w:hAnsiTheme="majorEastAsia" w:hint="eastAsia"/>
                </w:rPr>
                <w:t>FALSE:将黄色帧的允许后续队列在拥塞时优先丢弃。</w:t>
              </w:r>
            </w:ins>
          </w:p>
        </w:tc>
        <w:tc>
          <w:tcPr>
            <w:tcW w:w="1284" w:type="dxa"/>
            <w:vAlign w:val="center"/>
          </w:tcPr>
          <w:p w14:paraId="5D24514B" w14:textId="1CE5620F" w:rsidR="001B5042" w:rsidRPr="003C400A" w:rsidRDefault="001B5042" w:rsidP="0034302B">
            <w:pPr>
              <w:spacing w:after="0" w:line="240" w:lineRule="auto"/>
              <w:ind w:firstLineChars="0" w:firstLine="0"/>
              <w:jc w:val="left"/>
              <w:rPr>
                <w:ins w:id="2662" w:author="天赐 余" w:date="2025-12-04T10:36:00Z" w16du:dateUtc="2025-12-04T02:36:00Z"/>
                <w:rFonts w:asciiTheme="majorEastAsia" w:eastAsiaTheme="majorEastAsia" w:hAnsiTheme="majorEastAsia" w:hint="eastAsia"/>
              </w:rPr>
            </w:pPr>
            <w:ins w:id="2663" w:author="天赐 余" w:date="2025-12-04T10:42:00Z" w16du:dateUtc="2025-12-04T02:42:00Z">
              <w:r>
                <w:rPr>
                  <w:rFonts w:asciiTheme="majorEastAsia" w:eastAsiaTheme="majorEastAsia" w:hAnsiTheme="majorEastAsia" w:hint="eastAsia"/>
                </w:rPr>
                <w:t>Boolean</w:t>
              </w:r>
            </w:ins>
          </w:p>
        </w:tc>
        <w:tc>
          <w:tcPr>
            <w:tcW w:w="1417" w:type="dxa"/>
            <w:vAlign w:val="center"/>
          </w:tcPr>
          <w:p w14:paraId="554F9ACA" w14:textId="439D1626" w:rsidR="001B5042" w:rsidRPr="003C400A" w:rsidRDefault="001B5042" w:rsidP="0034302B">
            <w:pPr>
              <w:spacing w:after="0" w:line="240" w:lineRule="auto"/>
              <w:ind w:firstLineChars="0" w:firstLine="0"/>
              <w:jc w:val="left"/>
              <w:rPr>
                <w:ins w:id="2664" w:author="天赐 余" w:date="2025-12-04T10:36:00Z" w16du:dateUtc="2025-12-04T02:36:00Z"/>
                <w:rFonts w:asciiTheme="majorEastAsia" w:eastAsiaTheme="majorEastAsia" w:hAnsiTheme="majorEastAsia" w:hint="eastAsia"/>
              </w:rPr>
            </w:pPr>
          </w:p>
        </w:tc>
        <w:tc>
          <w:tcPr>
            <w:tcW w:w="1477" w:type="dxa"/>
          </w:tcPr>
          <w:p w14:paraId="69F20A7A" w14:textId="3AAB6AEF" w:rsidR="001B5042" w:rsidRPr="003C400A" w:rsidRDefault="001B5042" w:rsidP="0034302B">
            <w:pPr>
              <w:spacing w:after="0" w:line="240" w:lineRule="auto"/>
              <w:ind w:firstLineChars="0" w:firstLine="0"/>
              <w:jc w:val="left"/>
              <w:rPr>
                <w:ins w:id="2665" w:author="天赐 余" w:date="2025-12-04T10:36:00Z" w16du:dateUtc="2025-12-04T02:36:00Z"/>
                <w:rFonts w:asciiTheme="majorEastAsia" w:eastAsiaTheme="majorEastAsia" w:hAnsiTheme="majorEastAsia" w:hint="eastAsia"/>
              </w:rPr>
            </w:pPr>
          </w:p>
        </w:tc>
      </w:tr>
      <w:tr w:rsidR="001B5042" w:rsidRPr="00BB613A" w14:paraId="1EB2037C" w14:textId="77777777" w:rsidTr="0034302B">
        <w:trPr>
          <w:trHeight w:val="1449"/>
          <w:ins w:id="2666" w:author="天赐 余" w:date="2025-12-04T10:36:00Z"/>
        </w:trPr>
        <w:tc>
          <w:tcPr>
            <w:tcW w:w="2070" w:type="dxa"/>
            <w:vAlign w:val="center"/>
          </w:tcPr>
          <w:p w14:paraId="6D60ED77" w14:textId="7B56ABF5" w:rsidR="001B5042" w:rsidRPr="0034302B" w:rsidRDefault="001B5042" w:rsidP="0034302B">
            <w:pPr>
              <w:spacing w:after="0" w:line="240" w:lineRule="auto"/>
              <w:ind w:firstLineChars="0" w:firstLine="0"/>
              <w:jc w:val="left"/>
              <w:rPr>
                <w:ins w:id="2667" w:author="天赐 余" w:date="2025-12-04T10:36:00Z" w16du:dateUtc="2025-12-04T02:36:00Z"/>
                <w:rFonts w:asciiTheme="majorEastAsia" w:eastAsiaTheme="majorEastAsia" w:hAnsiTheme="majorEastAsia" w:hint="eastAsia"/>
              </w:rPr>
            </w:pPr>
            <w:proofErr w:type="spellStart"/>
            <w:ins w:id="2668" w:author="天赐 余" w:date="2025-12-04T10:42:00Z" w16du:dateUtc="2025-12-04T02:42:00Z">
              <w:r w:rsidRPr="001B5042">
                <w:rPr>
                  <w:rFonts w:asciiTheme="majorEastAsia" w:eastAsiaTheme="majorEastAsia" w:hAnsiTheme="majorEastAsia"/>
                </w:rPr>
                <w:t>MarkAllFramesRedEnable</w:t>
              </w:r>
            </w:ins>
            <w:proofErr w:type="spellEnd"/>
          </w:p>
        </w:tc>
        <w:tc>
          <w:tcPr>
            <w:tcW w:w="3162" w:type="dxa"/>
          </w:tcPr>
          <w:p w14:paraId="6454249E" w14:textId="77777777" w:rsidR="001B5042" w:rsidRPr="001B5042" w:rsidRDefault="001B5042" w:rsidP="001B5042">
            <w:pPr>
              <w:spacing w:after="0" w:line="240" w:lineRule="auto"/>
              <w:ind w:firstLineChars="0" w:firstLine="0"/>
              <w:jc w:val="left"/>
              <w:rPr>
                <w:ins w:id="2669" w:author="天赐 余" w:date="2025-12-04T10:42:00Z" w16du:dateUtc="2025-12-04T02:42:00Z"/>
                <w:rFonts w:asciiTheme="majorEastAsia" w:eastAsiaTheme="majorEastAsia" w:hAnsiTheme="majorEastAsia" w:hint="eastAsia"/>
              </w:rPr>
            </w:pPr>
            <w:ins w:id="2670" w:author="天赐 余" w:date="2025-12-04T10:42:00Z" w16du:dateUtc="2025-12-04T02:42:00Z">
              <w:r w:rsidRPr="001B5042">
                <w:rPr>
                  <w:rFonts w:asciiTheme="majorEastAsia" w:eastAsiaTheme="majorEastAsia" w:hAnsiTheme="majorEastAsia" w:hint="eastAsia"/>
                </w:rPr>
                <w:t>启用“全红标记”功能。这是一个故障安全开关。</w:t>
              </w:r>
            </w:ins>
          </w:p>
          <w:p w14:paraId="0B0DB730" w14:textId="2A24189E" w:rsidR="001B5042" w:rsidRPr="001B5042" w:rsidRDefault="001B5042" w:rsidP="001B5042">
            <w:pPr>
              <w:spacing w:after="0" w:line="240" w:lineRule="auto"/>
              <w:ind w:firstLineChars="0" w:firstLine="0"/>
              <w:jc w:val="left"/>
              <w:rPr>
                <w:ins w:id="2671" w:author="天赐 余" w:date="2025-12-04T10:42:00Z" w16du:dateUtc="2025-12-04T02:42:00Z"/>
                <w:rFonts w:asciiTheme="majorEastAsia" w:eastAsiaTheme="majorEastAsia" w:hAnsiTheme="majorEastAsia" w:hint="eastAsia"/>
              </w:rPr>
            </w:pPr>
            <w:ins w:id="2672" w:author="天赐 余" w:date="2025-12-04T10:42:00Z" w16du:dateUtc="2025-12-04T02:42:00Z">
              <w:r w:rsidRPr="001B5042">
                <w:rPr>
                  <w:rFonts w:asciiTheme="majorEastAsia" w:eastAsiaTheme="majorEastAsia" w:hAnsiTheme="majorEastAsia" w:hint="eastAsia"/>
                </w:rPr>
                <w:t>TRUE:启用</w:t>
              </w:r>
              <w:proofErr w:type="spellStart"/>
              <w:r w:rsidRPr="001B5042">
                <w:rPr>
                  <w:rFonts w:asciiTheme="majorEastAsia" w:eastAsiaTheme="majorEastAsia" w:hAnsiTheme="majorEastAsia" w:hint="eastAsia"/>
                </w:rPr>
                <w:t>MarkAllFramesRed</w:t>
              </w:r>
              <w:proofErr w:type="spellEnd"/>
              <w:r w:rsidRPr="001B5042">
                <w:rPr>
                  <w:rFonts w:asciiTheme="majorEastAsia" w:eastAsiaTheme="majorEastAsia" w:hAnsiTheme="majorEastAsia" w:hint="eastAsia"/>
                </w:rPr>
                <w:t>功能。</w:t>
              </w:r>
            </w:ins>
          </w:p>
          <w:p w14:paraId="3A82E777" w14:textId="611333F4" w:rsidR="001B5042" w:rsidRPr="0034302B" w:rsidRDefault="001B5042" w:rsidP="001B5042">
            <w:pPr>
              <w:spacing w:after="0" w:line="240" w:lineRule="auto"/>
              <w:ind w:firstLineChars="0" w:firstLine="0"/>
              <w:jc w:val="left"/>
              <w:rPr>
                <w:ins w:id="2673" w:author="天赐 余" w:date="2025-12-04T10:36:00Z" w16du:dateUtc="2025-12-04T02:36:00Z"/>
                <w:rFonts w:asciiTheme="majorEastAsia" w:eastAsiaTheme="majorEastAsia" w:hAnsiTheme="majorEastAsia" w:hint="eastAsia"/>
              </w:rPr>
            </w:pPr>
            <w:ins w:id="2674" w:author="天赐 余" w:date="2025-12-04T10:42:00Z" w16du:dateUtc="2025-12-04T02:42:00Z">
              <w:r w:rsidRPr="001B5042">
                <w:rPr>
                  <w:rFonts w:asciiTheme="majorEastAsia" w:eastAsiaTheme="majorEastAsia" w:hAnsiTheme="majorEastAsia" w:hint="eastAsia"/>
                </w:rPr>
                <w:t>FALSE:禁用该功能。</w:t>
              </w:r>
            </w:ins>
          </w:p>
        </w:tc>
        <w:tc>
          <w:tcPr>
            <w:tcW w:w="1284" w:type="dxa"/>
            <w:vAlign w:val="center"/>
          </w:tcPr>
          <w:p w14:paraId="4AF6962C" w14:textId="04AD2169" w:rsidR="001B5042" w:rsidRPr="0034302B" w:rsidRDefault="001B5042" w:rsidP="0034302B">
            <w:pPr>
              <w:spacing w:after="0" w:line="240" w:lineRule="auto"/>
              <w:ind w:firstLineChars="0" w:firstLine="0"/>
              <w:jc w:val="left"/>
              <w:rPr>
                <w:ins w:id="2675" w:author="天赐 余" w:date="2025-12-04T10:36:00Z" w16du:dateUtc="2025-12-04T02:36:00Z"/>
                <w:rFonts w:asciiTheme="majorEastAsia" w:eastAsiaTheme="majorEastAsia" w:hAnsiTheme="majorEastAsia" w:hint="eastAsia"/>
              </w:rPr>
            </w:pPr>
            <w:ins w:id="2676" w:author="天赐 余" w:date="2025-12-04T10:42:00Z" w16du:dateUtc="2025-12-04T02:42:00Z">
              <w:r>
                <w:rPr>
                  <w:rFonts w:asciiTheme="majorEastAsia" w:eastAsiaTheme="majorEastAsia" w:hAnsiTheme="majorEastAsia" w:hint="eastAsia"/>
                </w:rPr>
                <w:t>Boolean</w:t>
              </w:r>
            </w:ins>
          </w:p>
        </w:tc>
        <w:tc>
          <w:tcPr>
            <w:tcW w:w="1417" w:type="dxa"/>
            <w:vAlign w:val="center"/>
          </w:tcPr>
          <w:p w14:paraId="70EBFCEF" w14:textId="76F22802" w:rsidR="001B5042" w:rsidRPr="0034302B" w:rsidRDefault="001B5042" w:rsidP="0034302B">
            <w:pPr>
              <w:spacing w:after="0" w:line="240" w:lineRule="auto"/>
              <w:ind w:firstLineChars="0" w:firstLine="0"/>
              <w:jc w:val="left"/>
              <w:rPr>
                <w:ins w:id="2677" w:author="天赐 余" w:date="2025-12-04T10:36:00Z" w16du:dateUtc="2025-12-04T02:36:00Z"/>
                <w:rFonts w:asciiTheme="majorEastAsia" w:eastAsiaTheme="majorEastAsia" w:hAnsiTheme="majorEastAsia" w:hint="eastAsia"/>
              </w:rPr>
            </w:pPr>
          </w:p>
        </w:tc>
        <w:tc>
          <w:tcPr>
            <w:tcW w:w="1477" w:type="dxa"/>
          </w:tcPr>
          <w:p w14:paraId="28534CB2" w14:textId="77777777" w:rsidR="001B5042" w:rsidRPr="0034302B" w:rsidRDefault="001B5042" w:rsidP="0034302B">
            <w:pPr>
              <w:spacing w:after="0" w:line="240" w:lineRule="auto"/>
              <w:ind w:firstLineChars="0" w:firstLine="0"/>
              <w:jc w:val="left"/>
              <w:rPr>
                <w:ins w:id="2678" w:author="天赐 余" w:date="2025-12-04T10:36:00Z" w16du:dateUtc="2025-12-04T02:36:00Z"/>
                <w:rFonts w:asciiTheme="majorEastAsia" w:eastAsiaTheme="majorEastAsia" w:hAnsiTheme="majorEastAsia" w:hint="eastAsia"/>
              </w:rPr>
            </w:pPr>
          </w:p>
        </w:tc>
      </w:tr>
      <w:tr w:rsidR="001B5042" w:rsidRPr="00BB613A" w14:paraId="14B776E7" w14:textId="77777777" w:rsidTr="0034302B">
        <w:trPr>
          <w:trHeight w:val="1449"/>
          <w:ins w:id="2679" w:author="天赐 余" w:date="2025-12-04T10:36:00Z"/>
        </w:trPr>
        <w:tc>
          <w:tcPr>
            <w:tcW w:w="2070" w:type="dxa"/>
            <w:vAlign w:val="center"/>
          </w:tcPr>
          <w:p w14:paraId="2E3C7614" w14:textId="27F52448" w:rsidR="001B5042" w:rsidRPr="0034302B" w:rsidRDefault="003F5E44" w:rsidP="0034302B">
            <w:pPr>
              <w:spacing w:after="0" w:line="240" w:lineRule="auto"/>
              <w:ind w:firstLineChars="0" w:firstLine="0"/>
              <w:jc w:val="left"/>
              <w:rPr>
                <w:ins w:id="2680" w:author="天赐 余" w:date="2025-12-04T10:36:00Z" w16du:dateUtc="2025-12-04T02:36:00Z"/>
                <w:rFonts w:asciiTheme="majorEastAsia" w:eastAsiaTheme="majorEastAsia" w:hAnsiTheme="majorEastAsia" w:hint="eastAsia"/>
              </w:rPr>
            </w:pPr>
            <w:proofErr w:type="spellStart"/>
            <w:ins w:id="2681" w:author="天赐 余" w:date="2025-12-04T10:44:00Z" w16du:dateUtc="2025-12-04T02:44:00Z">
              <w:r w:rsidRPr="003F5E44">
                <w:rPr>
                  <w:rFonts w:asciiTheme="majorEastAsia" w:eastAsiaTheme="majorEastAsia" w:hAnsiTheme="majorEastAsia" w:hint="eastAsia"/>
                  <w:rPrChange w:id="2682" w:author="天赐 余" w:date="2025-12-04T10:44:00Z" w16du:dateUtc="2025-12-04T02:44:00Z">
                    <w:rPr>
                      <w:rFonts w:asciiTheme="majorEastAsia" w:eastAsiaTheme="majorEastAsia" w:hAnsiTheme="majorEastAsia" w:hint="eastAsia"/>
                      <w:b/>
                      <w:bCs/>
                    </w:rPr>
                  </w:rPrChange>
                </w:rPr>
                <w:t>MarkAllFramesRed</w:t>
              </w:r>
            </w:ins>
            <w:proofErr w:type="spellEnd"/>
          </w:p>
        </w:tc>
        <w:tc>
          <w:tcPr>
            <w:tcW w:w="3162" w:type="dxa"/>
            <w:vAlign w:val="center"/>
          </w:tcPr>
          <w:p w14:paraId="608AA26C" w14:textId="583520F3" w:rsidR="001B5042" w:rsidRPr="0034302B" w:rsidRDefault="003F5E44" w:rsidP="003F5E44">
            <w:pPr>
              <w:spacing w:after="0" w:line="240" w:lineRule="auto"/>
              <w:ind w:firstLineChars="0" w:firstLine="0"/>
              <w:jc w:val="left"/>
              <w:rPr>
                <w:ins w:id="2683" w:author="天赐 余" w:date="2025-12-04T10:36:00Z" w16du:dateUtc="2025-12-04T02:36:00Z"/>
                <w:rFonts w:asciiTheme="majorEastAsia" w:eastAsiaTheme="majorEastAsia" w:hAnsiTheme="majorEastAsia" w:hint="eastAsia"/>
              </w:rPr>
            </w:pPr>
            <w:ins w:id="2684" w:author="天赐 余" w:date="2025-12-04T10:44:00Z" w16du:dateUtc="2025-12-04T02:44:00Z">
              <w:r w:rsidRPr="003F5E44">
                <w:rPr>
                  <w:rFonts w:asciiTheme="majorEastAsia" w:eastAsiaTheme="majorEastAsia" w:hAnsiTheme="majorEastAsia" w:hint="eastAsia"/>
                </w:rPr>
                <w:t>全红标记。状态标志兼动作开关。</w:t>
              </w:r>
            </w:ins>
            <w:ins w:id="2685" w:author="天赐 余" w:date="2025-12-04T10:45:00Z" w16du:dateUtc="2025-12-04T02:45:00Z">
              <w:r w:rsidRPr="003F5E44">
                <w:rPr>
                  <w:rFonts w:asciiTheme="majorEastAsia" w:eastAsiaTheme="majorEastAsia" w:hAnsiTheme="majorEastAsia" w:hint="eastAsia"/>
                </w:rPr>
                <w:t>当</w:t>
              </w:r>
              <w:proofErr w:type="spellStart"/>
              <w:r w:rsidRPr="003F5E44">
                <w:rPr>
                  <w:rFonts w:asciiTheme="majorEastAsia" w:eastAsiaTheme="majorEastAsia" w:hAnsiTheme="majorEastAsia" w:hint="eastAsia"/>
                </w:rPr>
                <w:t>MarkAllFramesRedEnable</w:t>
              </w:r>
              <w:proofErr w:type="spellEnd"/>
              <w:r w:rsidRPr="003F5E44">
                <w:rPr>
                  <w:rFonts w:asciiTheme="majorEastAsia" w:eastAsiaTheme="majorEastAsia" w:hAnsiTheme="majorEastAsia" w:hint="eastAsia"/>
                </w:rPr>
                <w:t>为TRUE时，如果流量计量器因任何原因丢弃了一帧，此标志自动置位为TRUE。一旦为TRUE，所有后续经过此计量器的帧都将被丢弃</w:t>
              </w:r>
            </w:ins>
            <w:ins w:id="2686" w:author="天赐 余" w:date="2025-12-04T10:46:00Z" w16du:dateUtc="2025-12-04T02:46:00Z">
              <w:r>
                <w:rPr>
                  <w:rFonts w:asciiTheme="majorEastAsia" w:eastAsiaTheme="majorEastAsia" w:hAnsiTheme="majorEastAsia" w:hint="eastAsia"/>
                </w:rPr>
                <w:t>。</w:t>
              </w:r>
            </w:ins>
          </w:p>
        </w:tc>
        <w:tc>
          <w:tcPr>
            <w:tcW w:w="1284" w:type="dxa"/>
            <w:vAlign w:val="center"/>
          </w:tcPr>
          <w:p w14:paraId="4185FC2D" w14:textId="13C39EE8" w:rsidR="001B5042" w:rsidRPr="0034302B" w:rsidRDefault="003F5E44" w:rsidP="0034302B">
            <w:pPr>
              <w:spacing w:after="0" w:line="240" w:lineRule="auto"/>
              <w:ind w:firstLineChars="0" w:firstLine="0"/>
              <w:jc w:val="left"/>
              <w:rPr>
                <w:ins w:id="2687" w:author="天赐 余" w:date="2025-12-04T10:36:00Z" w16du:dateUtc="2025-12-04T02:36:00Z"/>
                <w:rFonts w:asciiTheme="majorEastAsia" w:eastAsiaTheme="majorEastAsia" w:hAnsiTheme="majorEastAsia" w:hint="eastAsia"/>
              </w:rPr>
            </w:pPr>
            <w:ins w:id="2688" w:author="天赐 余" w:date="2025-12-04T10:46:00Z" w16du:dateUtc="2025-12-04T02:46:00Z">
              <w:r>
                <w:rPr>
                  <w:rFonts w:asciiTheme="majorEastAsia" w:eastAsiaTheme="majorEastAsia" w:hAnsiTheme="majorEastAsia" w:hint="eastAsia"/>
                </w:rPr>
                <w:t>Boolean</w:t>
              </w:r>
            </w:ins>
          </w:p>
        </w:tc>
        <w:tc>
          <w:tcPr>
            <w:tcW w:w="1417" w:type="dxa"/>
            <w:vAlign w:val="center"/>
          </w:tcPr>
          <w:p w14:paraId="4C281640" w14:textId="58AB9443" w:rsidR="001B5042" w:rsidRPr="0034302B" w:rsidRDefault="001B5042" w:rsidP="0034302B">
            <w:pPr>
              <w:spacing w:after="0" w:line="240" w:lineRule="auto"/>
              <w:ind w:firstLineChars="0" w:firstLine="0"/>
              <w:jc w:val="left"/>
              <w:rPr>
                <w:ins w:id="2689" w:author="天赐 余" w:date="2025-12-04T10:36:00Z" w16du:dateUtc="2025-12-04T02:36:00Z"/>
                <w:rFonts w:asciiTheme="majorEastAsia" w:eastAsiaTheme="majorEastAsia" w:hAnsiTheme="majorEastAsia" w:hint="eastAsia"/>
              </w:rPr>
            </w:pPr>
          </w:p>
        </w:tc>
        <w:tc>
          <w:tcPr>
            <w:tcW w:w="1477" w:type="dxa"/>
          </w:tcPr>
          <w:p w14:paraId="38EA6F2A" w14:textId="77777777" w:rsidR="001B5042" w:rsidRPr="0034302B" w:rsidRDefault="001B5042" w:rsidP="0034302B">
            <w:pPr>
              <w:spacing w:after="0" w:line="240" w:lineRule="auto"/>
              <w:ind w:firstLineChars="0" w:firstLine="0"/>
              <w:jc w:val="left"/>
              <w:rPr>
                <w:ins w:id="2690" w:author="天赐 余" w:date="2025-12-04T10:36:00Z" w16du:dateUtc="2025-12-04T02:36:00Z"/>
                <w:rFonts w:asciiTheme="majorEastAsia" w:eastAsiaTheme="majorEastAsia" w:hAnsiTheme="majorEastAsia" w:hint="eastAsia"/>
              </w:rPr>
            </w:pPr>
          </w:p>
        </w:tc>
      </w:tr>
    </w:tbl>
    <w:p w14:paraId="45184A01" w14:textId="77777777" w:rsidR="00DE7112" w:rsidRDefault="00DE7112">
      <w:pPr>
        <w:ind w:firstLineChars="0" w:firstLine="0"/>
        <w:pPrChange w:id="2691" w:author="天赐 余" w:date="2025-12-04T10:36:00Z" w16du:dateUtc="2025-12-04T02:36:00Z">
          <w:pPr>
            <w:ind w:firstLine="560"/>
          </w:pPr>
        </w:pPrChange>
      </w:pPr>
    </w:p>
    <w:p w14:paraId="745E0604" w14:textId="7E314C0D" w:rsidR="00717322" w:rsidRDefault="00000000">
      <w:pPr>
        <w:ind w:firstLine="560"/>
      </w:pPr>
      <w:r>
        <w:rPr>
          <w:rFonts w:hint="eastAsia"/>
        </w:rPr>
        <w:t>PSFP</w:t>
      </w:r>
      <w:r>
        <w:rPr>
          <w:rFonts w:hint="eastAsia"/>
        </w:rPr>
        <w:t>与流量整形机制协同使用，以满足</w:t>
      </w:r>
      <w:del w:id="2692" w:author="天赐 余" w:date="2025-12-01T16:50:00Z" w16du:dateUtc="2025-12-01T08:50:00Z">
        <w:r w:rsidRPr="00F21602" w:rsidDel="00A9284C">
          <w:rPr>
            <w:rFonts w:hint="eastAsia"/>
            <w:highlight w:val="yellow"/>
          </w:rPr>
          <w:delText>异步</w:delText>
        </w:r>
      </w:del>
      <w:ins w:id="2693" w:author="天赐 余" w:date="2025-12-01T16:50:00Z" w16du:dateUtc="2025-12-01T08:50:00Z">
        <w:r w:rsidR="00A9284C">
          <w:rPr>
            <w:rFonts w:hint="eastAsia"/>
          </w:rPr>
          <w:t>流量</w:t>
        </w:r>
      </w:ins>
      <w:del w:id="2694" w:author="天赐 余" w:date="2025-12-01T16:50:00Z" w16du:dateUtc="2025-12-01T08:50:00Z">
        <w:r w:rsidRPr="007B64D1" w:rsidDel="00A9284C">
          <w:rPr>
            <w:rFonts w:hint="eastAsia"/>
            <w:rPrChange w:id="2695" w:author="天赐 余" w:date="2025-11-29T17:44:00Z" w16du:dateUtc="2025-11-29T09:44:00Z">
              <w:rPr>
                <w:rFonts w:hint="eastAsia"/>
                <w:highlight w:val="yellow"/>
              </w:rPr>
            </w:rPrChange>
          </w:rPr>
          <w:delText>流</w:delText>
        </w:r>
      </w:del>
      <w:r>
        <w:rPr>
          <w:rFonts w:hint="eastAsia"/>
        </w:rPr>
        <w:t>的延迟和抖动要求。在箭载网络中，应默认丢弃不符合对应流过滤器</w:t>
      </w:r>
      <w:r>
        <w:rPr>
          <w:rFonts w:hint="eastAsia"/>
        </w:rPr>
        <w:t>PSFP</w:t>
      </w:r>
      <w:r>
        <w:rPr>
          <w:rFonts w:hint="eastAsia"/>
        </w:rPr>
        <w:t>准则的帧。</w:t>
      </w:r>
    </w:p>
    <w:p w14:paraId="5619B0CD" w14:textId="54482E17" w:rsidR="00717322" w:rsidRDefault="00000000" w:rsidP="00544BCE">
      <w:pPr>
        <w:ind w:firstLine="560"/>
      </w:pPr>
      <w:del w:id="2696" w:author="天赐 余" w:date="2025-11-29T17:50:00Z" w16du:dateUtc="2025-11-29T09:50:00Z">
        <w:r w:rsidDel="003A03FE">
          <w:rPr>
            <w:rFonts w:hint="eastAsia"/>
          </w:rPr>
          <w:lastRenderedPageBreak/>
          <w:delText>交换支持每流过滤流的数量由箭载网络的规模、复杂度和设计决定，不同端口数的交换应当支持的</w:delText>
        </w:r>
        <w:r w:rsidDel="003A03FE">
          <w:rPr>
            <w:rFonts w:hint="eastAsia"/>
          </w:rPr>
          <w:delText>PSFP</w:delText>
        </w:r>
        <w:r w:rsidDel="003A03FE">
          <w:rPr>
            <w:rFonts w:hint="eastAsia"/>
          </w:rPr>
          <w:delText>流数量见下表</w:delText>
        </w:r>
      </w:del>
      <w:ins w:id="2697" w:author="天赐 余" w:date="2025-11-29T17:50:00Z" w16du:dateUtc="2025-11-29T09:50:00Z">
        <w:r w:rsidR="003A03FE">
          <w:rPr>
            <w:rFonts w:hint="eastAsia"/>
          </w:rPr>
          <w:t>为了保证关键流量应管尽管，本规范要求交换机支持至少</w:t>
        </w:r>
        <w:r w:rsidR="003A03FE">
          <w:rPr>
            <w:rFonts w:hint="eastAsia"/>
          </w:rPr>
          <w:t>512</w:t>
        </w:r>
        <w:r w:rsidR="003A03FE">
          <w:rPr>
            <w:rFonts w:hint="eastAsia"/>
          </w:rPr>
          <w:t>条流的</w:t>
        </w:r>
      </w:ins>
      <w:ins w:id="2698" w:author="天赐 余" w:date="2025-12-01T16:53:00Z" w16du:dateUtc="2025-12-01T08:53:00Z">
        <w:r w:rsidR="008E2F4B">
          <w:rPr>
            <w:rFonts w:hint="eastAsia"/>
          </w:rPr>
          <w:t>逐流</w:t>
        </w:r>
      </w:ins>
      <w:ins w:id="2699" w:author="天赐 余" w:date="2025-11-29T17:50:00Z" w16du:dateUtc="2025-11-29T09:50:00Z">
        <w:r w:rsidR="003A03FE">
          <w:rPr>
            <w:rFonts w:hint="eastAsia"/>
          </w:rPr>
          <w:t>过滤。</w:t>
        </w:r>
      </w:ins>
      <w:ins w:id="2700" w:author="天赐 余" w:date="2025-12-04T10:48:00Z" w16du:dateUtc="2025-12-04T02:48:00Z">
        <w:r w:rsidR="000D39B2" w:rsidRPr="0034302B">
          <w:rPr>
            <w:rFonts w:hint="eastAsia"/>
          </w:rPr>
          <w:t>由于测速过滤具体实现时对资源需求较高，因此测速过滤为可选项。</w:t>
        </w:r>
      </w:ins>
    </w:p>
    <w:tbl>
      <w:tblPr>
        <w:tblW w:w="3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8"/>
        <w:gridCol w:w="2551"/>
      </w:tblGrid>
      <w:tr w:rsidR="00717322" w:rsidDel="003A03FE" w14:paraId="06C2A7D3" w14:textId="6D68D7A5">
        <w:trPr>
          <w:trHeight w:hRule="exact" w:val="533"/>
          <w:jc w:val="center"/>
          <w:del w:id="2701" w:author="天赐 余" w:date="2025-11-29T17:49:00Z"/>
        </w:trPr>
        <w:tc>
          <w:tcPr>
            <w:tcW w:w="988" w:type="dxa"/>
            <w:tcMar>
              <w:top w:w="15" w:type="dxa"/>
              <w:left w:w="23" w:type="dxa"/>
              <w:bottom w:w="0" w:type="dxa"/>
              <w:right w:w="23" w:type="dxa"/>
            </w:tcMar>
          </w:tcPr>
          <w:p w14:paraId="32A0914C" w14:textId="69EF7E4C" w:rsidR="00717322" w:rsidDel="003A03FE" w:rsidRDefault="00000000">
            <w:pPr>
              <w:spacing w:line="300" w:lineRule="exact"/>
              <w:ind w:firstLineChars="0" w:firstLine="0"/>
              <w:jc w:val="center"/>
              <w:rPr>
                <w:del w:id="2702" w:author="天赐 余" w:date="2025-11-29T17:49:00Z" w16du:dateUtc="2025-11-29T09:49:00Z"/>
                <w:rFonts w:cs="Times New Roman"/>
                <w:color w:val="000000"/>
                <w:szCs w:val="28"/>
                <w:highlight w:val="yellow"/>
              </w:rPr>
            </w:pPr>
            <w:del w:id="2703" w:author="天赐 余" w:date="2025-11-29T17:49:00Z" w16du:dateUtc="2025-11-29T09:49:00Z">
              <w:r w:rsidDel="003A03FE">
                <w:rPr>
                  <w:rFonts w:cs="Times New Roman" w:hint="eastAsia"/>
                  <w:color w:val="000000"/>
                  <w:szCs w:val="28"/>
                  <w:highlight w:val="yellow"/>
                </w:rPr>
                <w:delText>端口数</w:delText>
              </w:r>
            </w:del>
          </w:p>
        </w:tc>
        <w:tc>
          <w:tcPr>
            <w:tcW w:w="2551" w:type="dxa"/>
            <w:tcMar>
              <w:top w:w="15" w:type="dxa"/>
              <w:left w:w="23" w:type="dxa"/>
              <w:bottom w:w="0" w:type="dxa"/>
              <w:right w:w="23" w:type="dxa"/>
            </w:tcMar>
          </w:tcPr>
          <w:p w14:paraId="54F2EEDE" w14:textId="0E124189" w:rsidR="00717322" w:rsidDel="003A03FE" w:rsidRDefault="00000000">
            <w:pPr>
              <w:spacing w:line="300" w:lineRule="exact"/>
              <w:ind w:leftChars="-7" w:hangingChars="7" w:hanging="20"/>
              <w:jc w:val="center"/>
              <w:rPr>
                <w:del w:id="2704" w:author="天赐 余" w:date="2025-11-29T17:49:00Z" w16du:dateUtc="2025-11-29T09:49:00Z"/>
                <w:rFonts w:cs="Times New Roman"/>
                <w:color w:val="000000"/>
                <w:szCs w:val="28"/>
                <w:highlight w:val="yellow"/>
              </w:rPr>
            </w:pPr>
            <w:del w:id="2705" w:author="天赐 余" w:date="2025-11-29T17:49:00Z" w16du:dateUtc="2025-11-29T09:49:00Z">
              <w:r w:rsidDel="003A03FE">
                <w:rPr>
                  <w:rFonts w:cs="Times New Roman" w:hint="eastAsia"/>
                  <w:szCs w:val="28"/>
                  <w:highlight w:val="yellow"/>
                </w:rPr>
                <w:delText>必须支持最少流数目</w:delText>
              </w:r>
            </w:del>
          </w:p>
        </w:tc>
      </w:tr>
      <w:tr w:rsidR="00717322" w:rsidDel="003A03FE" w14:paraId="0DEB9E6F" w14:textId="0B5AE3E5">
        <w:trPr>
          <w:trHeight w:val="411"/>
          <w:jc w:val="center"/>
          <w:del w:id="2706" w:author="天赐 余" w:date="2025-11-29T17:49:00Z"/>
        </w:trPr>
        <w:tc>
          <w:tcPr>
            <w:tcW w:w="988" w:type="dxa"/>
            <w:tcMar>
              <w:top w:w="15" w:type="dxa"/>
              <w:left w:w="23" w:type="dxa"/>
              <w:bottom w:w="0" w:type="dxa"/>
              <w:right w:w="23" w:type="dxa"/>
            </w:tcMar>
          </w:tcPr>
          <w:p w14:paraId="74ACEFB7" w14:textId="77BAEAF2" w:rsidR="00717322" w:rsidDel="003A03FE" w:rsidRDefault="00000000">
            <w:pPr>
              <w:spacing w:line="300" w:lineRule="exact"/>
              <w:ind w:firstLineChars="0" w:firstLine="0"/>
              <w:jc w:val="center"/>
              <w:rPr>
                <w:del w:id="2707" w:author="天赐 余" w:date="2025-11-29T17:49:00Z" w16du:dateUtc="2025-11-29T09:49:00Z"/>
                <w:rFonts w:cs="Times New Roman"/>
                <w:color w:val="000000"/>
                <w:szCs w:val="28"/>
                <w:highlight w:val="yellow"/>
              </w:rPr>
            </w:pPr>
            <w:del w:id="2708" w:author="天赐 余" w:date="2025-11-29T17:49:00Z" w16du:dateUtc="2025-11-29T09:49:00Z">
              <w:r w:rsidDel="003A03FE">
                <w:rPr>
                  <w:rFonts w:cs="Times New Roman" w:hint="eastAsia"/>
                  <w:szCs w:val="28"/>
                  <w:highlight w:val="yellow"/>
                </w:rPr>
                <w:delText>≤</w:delText>
              </w:r>
              <w:r w:rsidDel="003A03FE">
                <w:rPr>
                  <w:rFonts w:cs="Times New Roman" w:hint="eastAsia"/>
                  <w:szCs w:val="28"/>
                  <w:highlight w:val="yellow"/>
                </w:rPr>
                <w:delText>4</w:delText>
              </w:r>
            </w:del>
          </w:p>
        </w:tc>
        <w:tc>
          <w:tcPr>
            <w:tcW w:w="2551" w:type="dxa"/>
            <w:tcMar>
              <w:top w:w="15" w:type="dxa"/>
              <w:left w:w="23" w:type="dxa"/>
              <w:bottom w:w="0" w:type="dxa"/>
              <w:right w:w="23" w:type="dxa"/>
            </w:tcMar>
          </w:tcPr>
          <w:p w14:paraId="297523D0" w14:textId="4C1CE3C5" w:rsidR="00717322" w:rsidDel="003A03FE" w:rsidRDefault="00000000">
            <w:pPr>
              <w:spacing w:line="300" w:lineRule="exact"/>
              <w:ind w:leftChars="-7" w:hangingChars="7" w:hanging="20"/>
              <w:jc w:val="center"/>
              <w:rPr>
                <w:del w:id="2709" w:author="天赐 余" w:date="2025-11-29T17:49:00Z" w16du:dateUtc="2025-11-29T09:49:00Z"/>
                <w:rFonts w:cs="Times New Roman"/>
                <w:color w:val="000000"/>
                <w:szCs w:val="28"/>
                <w:highlight w:val="yellow"/>
              </w:rPr>
            </w:pPr>
            <w:del w:id="2710" w:author="天赐 余" w:date="2025-11-29T17:49:00Z" w16du:dateUtc="2025-11-29T09:49:00Z">
              <w:r w:rsidDel="003A03FE">
                <w:rPr>
                  <w:rFonts w:cs="Times New Roman" w:hint="eastAsia"/>
                  <w:color w:val="000000"/>
                  <w:szCs w:val="28"/>
                  <w:highlight w:val="yellow"/>
                </w:rPr>
                <w:delText>128</w:delText>
              </w:r>
              <w:r w:rsidDel="003A03FE">
                <w:rPr>
                  <w:rFonts w:cs="Times New Roman" w:hint="eastAsia"/>
                  <w:color w:val="000000"/>
                  <w:szCs w:val="28"/>
                  <w:highlight w:val="yellow"/>
                </w:rPr>
                <w:delText>条</w:delText>
              </w:r>
            </w:del>
          </w:p>
        </w:tc>
      </w:tr>
      <w:tr w:rsidR="00717322" w:rsidDel="003A03FE" w14:paraId="3CA01081" w14:textId="64887413">
        <w:trPr>
          <w:trHeight w:val="411"/>
          <w:jc w:val="center"/>
          <w:del w:id="2711" w:author="天赐 余" w:date="2025-11-29T17:49:00Z"/>
        </w:trPr>
        <w:tc>
          <w:tcPr>
            <w:tcW w:w="988" w:type="dxa"/>
            <w:tcMar>
              <w:top w:w="15" w:type="dxa"/>
              <w:left w:w="23" w:type="dxa"/>
              <w:bottom w:w="0" w:type="dxa"/>
              <w:right w:w="23" w:type="dxa"/>
            </w:tcMar>
          </w:tcPr>
          <w:p w14:paraId="2329C0D2" w14:textId="598C20D9" w:rsidR="00717322" w:rsidDel="003A03FE" w:rsidRDefault="00000000">
            <w:pPr>
              <w:spacing w:line="300" w:lineRule="exact"/>
              <w:ind w:firstLineChars="0" w:firstLine="0"/>
              <w:jc w:val="center"/>
              <w:rPr>
                <w:del w:id="2712" w:author="天赐 余" w:date="2025-11-29T17:49:00Z" w16du:dateUtc="2025-11-29T09:49:00Z"/>
                <w:rFonts w:cs="Times New Roman"/>
                <w:color w:val="000000"/>
                <w:szCs w:val="28"/>
                <w:highlight w:val="yellow"/>
              </w:rPr>
            </w:pPr>
            <w:del w:id="2713" w:author="天赐 余" w:date="2025-11-29T17:49:00Z" w16du:dateUtc="2025-11-29T09:49:00Z">
              <w:r w:rsidDel="003A03FE">
                <w:rPr>
                  <w:rFonts w:cs="Times New Roman" w:hint="eastAsia"/>
                  <w:szCs w:val="28"/>
                  <w:highlight w:val="yellow"/>
                </w:rPr>
                <w:delText>5-8</w:delText>
              </w:r>
            </w:del>
          </w:p>
        </w:tc>
        <w:tc>
          <w:tcPr>
            <w:tcW w:w="2551" w:type="dxa"/>
            <w:tcMar>
              <w:top w:w="15" w:type="dxa"/>
              <w:left w:w="23" w:type="dxa"/>
              <w:bottom w:w="0" w:type="dxa"/>
              <w:right w:w="23" w:type="dxa"/>
            </w:tcMar>
          </w:tcPr>
          <w:p w14:paraId="13D7107C" w14:textId="207FDE86" w:rsidR="00717322" w:rsidDel="003A03FE" w:rsidRDefault="00000000">
            <w:pPr>
              <w:spacing w:line="300" w:lineRule="exact"/>
              <w:ind w:leftChars="-7" w:hangingChars="7" w:hanging="20"/>
              <w:jc w:val="center"/>
              <w:rPr>
                <w:del w:id="2714" w:author="天赐 余" w:date="2025-11-29T17:49:00Z" w16du:dateUtc="2025-11-29T09:49:00Z"/>
                <w:rFonts w:cs="Times New Roman"/>
                <w:color w:val="000000"/>
                <w:szCs w:val="28"/>
                <w:highlight w:val="yellow"/>
              </w:rPr>
            </w:pPr>
            <w:del w:id="2715" w:author="天赐 余" w:date="2025-11-29T17:49:00Z" w16du:dateUtc="2025-11-29T09:49:00Z">
              <w:r w:rsidDel="003A03FE">
                <w:rPr>
                  <w:rFonts w:cs="Times New Roman" w:hint="eastAsia"/>
                  <w:szCs w:val="28"/>
                  <w:highlight w:val="yellow"/>
                </w:rPr>
                <w:delText>256</w:delText>
              </w:r>
              <w:r w:rsidDel="003A03FE">
                <w:rPr>
                  <w:rFonts w:cs="Times New Roman" w:hint="eastAsia"/>
                  <w:szCs w:val="28"/>
                  <w:highlight w:val="yellow"/>
                </w:rPr>
                <w:delText>条</w:delText>
              </w:r>
            </w:del>
          </w:p>
        </w:tc>
      </w:tr>
      <w:tr w:rsidR="00717322" w:rsidDel="003A03FE" w14:paraId="3602E086" w14:textId="5B1C003E">
        <w:trPr>
          <w:trHeight w:val="411"/>
          <w:jc w:val="center"/>
          <w:del w:id="2716" w:author="天赐 余" w:date="2025-11-29T17:49:00Z"/>
        </w:trPr>
        <w:tc>
          <w:tcPr>
            <w:tcW w:w="988" w:type="dxa"/>
            <w:tcMar>
              <w:top w:w="15" w:type="dxa"/>
              <w:left w:w="23" w:type="dxa"/>
              <w:bottom w:w="0" w:type="dxa"/>
              <w:right w:w="23" w:type="dxa"/>
            </w:tcMar>
          </w:tcPr>
          <w:p w14:paraId="63A60C30" w14:textId="7DD93FA4" w:rsidR="00717322" w:rsidDel="003A03FE" w:rsidRDefault="00000000">
            <w:pPr>
              <w:spacing w:line="300" w:lineRule="exact"/>
              <w:ind w:firstLineChars="0" w:firstLine="0"/>
              <w:jc w:val="center"/>
              <w:rPr>
                <w:del w:id="2717" w:author="天赐 余" w:date="2025-11-29T17:49:00Z" w16du:dateUtc="2025-11-29T09:49:00Z"/>
                <w:rFonts w:cs="Times New Roman"/>
                <w:color w:val="000000"/>
                <w:szCs w:val="28"/>
                <w:highlight w:val="yellow"/>
              </w:rPr>
            </w:pPr>
            <w:del w:id="2718" w:author="天赐 余" w:date="2025-11-29T17:49:00Z" w16du:dateUtc="2025-11-29T09:49:00Z">
              <w:r w:rsidDel="003A03FE">
                <w:rPr>
                  <w:rFonts w:cs="Times New Roman" w:hint="eastAsia"/>
                  <w:color w:val="000000"/>
                  <w:szCs w:val="28"/>
                  <w:highlight w:val="yellow"/>
                </w:rPr>
                <w:delText>9-12</w:delText>
              </w:r>
            </w:del>
          </w:p>
        </w:tc>
        <w:tc>
          <w:tcPr>
            <w:tcW w:w="2551" w:type="dxa"/>
            <w:tcMar>
              <w:top w:w="15" w:type="dxa"/>
              <w:left w:w="23" w:type="dxa"/>
              <w:bottom w:w="0" w:type="dxa"/>
              <w:right w:w="23" w:type="dxa"/>
            </w:tcMar>
          </w:tcPr>
          <w:p w14:paraId="742E79C8" w14:textId="7F50D583" w:rsidR="00717322" w:rsidDel="003A03FE" w:rsidRDefault="00000000">
            <w:pPr>
              <w:spacing w:line="300" w:lineRule="exact"/>
              <w:ind w:leftChars="-7" w:hangingChars="7" w:hanging="20"/>
              <w:jc w:val="center"/>
              <w:rPr>
                <w:del w:id="2719" w:author="天赐 余" w:date="2025-11-29T17:49:00Z" w16du:dateUtc="2025-11-29T09:49:00Z"/>
                <w:rFonts w:cs="Times New Roman"/>
                <w:color w:val="000000"/>
                <w:szCs w:val="28"/>
                <w:highlight w:val="yellow"/>
              </w:rPr>
            </w:pPr>
            <w:del w:id="2720" w:author="天赐 余" w:date="2025-11-29T17:49:00Z" w16du:dateUtc="2025-11-29T09:49:00Z">
              <w:r w:rsidDel="003A03FE">
                <w:rPr>
                  <w:rFonts w:cs="Times New Roman" w:hint="eastAsia"/>
                  <w:color w:val="000000"/>
                  <w:szCs w:val="28"/>
                  <w:highlight w:val="yellow"/>
                </w:rPr>
                <w:delText>512</w:delText>
              </w:r>
              <w:r w:rsidDel="003A03FE">
                <w:rPr>
                  <w:rFonts w:cs="Times New Roman" w:hint="eastAsia"/>
                  <w:color w:val="000000"/>
                  <w:szCs w:val="28"/>
                  <w:highlight w:val="yellow"/>
                </w:rPr>
                <w:delText>条</w:delText>
              </w:r>
            </w:del>
          </w:p>
        </w:tc>
      </w:tr>
      <w:tr w:rsidR="00717322" w:rsidDel="003A03FE" w14:paraId="2D9A66B2" w14:textId="6936659D">
        <w:trPr>
          <w:trHeight w:val="411"/>
          <w:jc w:val="center"/>
          <w:del w:id="2721" w:author="天赐 余" w:date="2025-11-29T17:49:00Z"/>
        </w:trPr>
        <w:tc>
          <w:tcPr>
            <w:tcW w:w="988" w:type="dxa"/>
            <w:tcMar>
              <w:top w:w="15" w:type="dxa"/>
              <w:left w:w="23" w:type="dxa"/>
              <w:bottom w:w="0" w:type="dxa"/>
              <w:right w:w="23" w:type="dxa"/>
            </w:tcMar>
          </w:tcPr>
          <w:p w14:paraId="276C39B1" w14:textId="74006CD9" w:rsidR="00717322" w:rsidDel="003A03FE" w:rsidRDefault="00000000">
            <w:pPr>
              <w:spacing w:line="300" w:lineRule="exact"/>
              <w:ind w:firstLineChars="0" w:firstLine="0"/>
              <w:jc w:val="center"/>
              <w:rPr>
                <w:del w:id="2722" w:author="天赐 余" w:date="2025-11-29T17:49:00Z" w16du:dateUtc="2025-11-29T09:49:00Z"/>
                <w:rFonts w:cs="Times New Roman"/>
                <w:color w:val="000000"/>
                <w:szCs w:val="28"/>
                <w:highlight w:val="yellow"/>
              </w:rPr>
            </w:pPr>
            <w:del w:id="2723" w:author="天赐 余" w:date="2025-11-29T17:49:00Z" w16du:dateUtc="2025-11-29T09:49:00Z">
              <w:r w:rsidDel="003A03FE">
                <w:rPr>
                  <w:rFonts w:cs="Times New Roman" w:hint="eastAsia"/>
                  <w:color w:val="000000"/>
                  <w:szCs w:val="28"/>
                  <w:highlight w:val="yellow"/>
                </w:rPr>
                <w:delText>13-16</w:delText>
              </w:r>
            </w:del>
          </w:p>
        </w:tc>
        <w:tc>
          <w:tcPr>
            <w:tcW w:w="2551" w:type="dxa"/>
            <w:tcMar>
              <w:top w:w="15" w:type="dxa"/>
              <w:left w:w="23" w:type="dxa"/>
              <w:bottom w:w="0" w:type="dxa"/>
              <w:right w:w="23" w:type="dxa"/>
            </w:tcMar>
          </w:tcPr>
          <w:p w14:paraId="7DEDF9F0" w14:textId="2260735C" w:rsidR="00717322" w:rsidDel="003A03FE" w:rsidRDefault="00000000">
            <w:pPr>
              <w:spacing w:line="300" w:lineRule="exact"/>
              <w:ind w:leftChars="-7" w:hangingChars="7" w:hanging="20"/>
              <w:jc w:val="center"/>
              <w:rPr>
                <w:del w:id="2724" w:author="天赐 余" w:date="2025-11-29T17:49:00Z" w16du:dateUtc="2025-11-29T09:49:00Z"/>
                <w:rFonts w:cs="Times New Roman"/>
                <w:color w:val="000000"/>
                <w:szCs w:val="28"/>
                <w:highlight w:val="yellow"/>
              </w:rPr>
            </w:pPr>
            <w:del w:id="2725" w:author="天赐 余" w:date="2025-11-29T17:49:00Z" w16du:dateUtc="2025-11-29T09:49:00Z">
              <w:r w:rsidDel="003A03FE">
                <w:rPr>
                  <w:rFonts w:cs="Times New Roman" w:hint="eastAsia"/>
                  <w:color w:val="000000"/>
                  <w:szCs w:val="28"/>
                  <w:highlight w:val="yellow"/>
                </w:rPr>
                <w:delText>1024</w:delText>
              </w:r>
              <w:r w:rsidDel="003A03FE">
                <w:rPr>
                  <w:rFonts w:cs="Times New Roman" w:hint="eastAsia"/>
                  <w:color w:val="000000"/>
                  <w:szCs w:val="28"/>
                  <w:highlight w:val="yellow"/>
                </w:rPr>
                <w:delText>条</w:delText>
              </w:r>
            </w:del>
          </w:p>
        </w:tc>
      </w:tr>
      <w:tr w:rsidR="00717322" w:rsidDel="003A03FE" w14:paraId="58EA1408" w14:textId="4ECF22FE">
        <w:trPr>
          <w:trHeight w:val="423"/>
          <w:jc w:val="center"/>
          <w:del w:id="2726" w:author="天赐 余" w:date="2025-11-29T17:49:00Z"/>
        </w:trPr>
        <w:tc>
          <w:tcPr>
            <w:tcW w:w="988" w:type="dxa"/>
            <w:tcMar>
              <w:top w:w="15" w:type="dxa"/>
              <w:left w:w="23" w:type="dxa"/>
              <w:bottom w:w="0" w:type="dxa"/>
              <w:right w:w="23" w:type="dxa"/>
            </w:tcMar>
          </w:tcPr>
          <w:p w14:paraId="176293E8" w14:textId="7FF0CD41" w:rsidR="00717322" w:rsidDel="003A03FE" w:rsidRDefault="00000000">
            <w:pPr>
              <w:spacing w:line="300" w:lineRule="exact"/>
              <w:ind w:firstLineChars="0" w:firstLine="0"/>
              <w:jc w:val="center"/>
              <w:rPr>
                <w:del w:id="2727" w:author="天赐 余" w:date="2025-11-29T17:49:00Z" w16du:dateUtc="2025-11-29T09:49:00Z"/>
                <w:rFonts w:cs="Times New Roman"/>
                <w:color w:val="000000"/>
                <w:szCs w:val="28"/>
                <w:highlight w:val="yellow"/>
              </w:rPr>
            </w:pPr>
            <w:del w:id="2728" w:author="天赐 余" w:date="2025-11-29T17:49:00Z" w16du:dateUtc="2025-11-29T09:49:00Z">
              <w:r w:rsidDel="003A03FE">
                <w:rPr>
                  <w:rFonts w:cs="Times New Roman" w:hint="eastAsia"/>
                  <w:color w:val="000000"/>
                  <w:szCs w:val="28"/>
                  <w:highlight w:val="yellow"/>
                </w:rPr>
                <w:delText>&gt;16</w:delText>
              </w:r>
            </w:del>
          </w:p>
        </w:tc>
        <w:tc>
          <w:tcPr>
            <w:tcW w:w="2551" w:type="dxa"/>
            <w:tcMar>
              <w:top w:w="15" w:type="dxa"/>
              <w:left w:w="23" w:type="dxa"/>
              <w:bottom w:w="0" w:type="dxa"/>
              <w:right w:w="23" w:type="dxa"/>
            </w:tcMar>
          </w:tcPr>
          <w:p w14:paraId="3BD0EB92" w14:textId="6E911492" w:rsidR="00717322" w:rsidDel="003A03FE" w:rsidRDefault="00000000">
            <w:pPr>
              <w:spacing w:line="300" w:lineRule="exact"/>
              <w:ind w:leftChars="-7" w:hangingChars="7" w:hanging="20"/>
              <w:jc w:val="center"/>
              <w:rPr>
                <w:del w:id="2729" w:author="天赐 余" w:date="2025-11-29T17:49:00Z" w16du:dateUtc="2025-11-29T09:49:00Z"/>
                <w:rFonts w:cs="Times New Roman"/>
                <w:color w:val="000000"/>
                <w:szCs w:val="28"/>
                <w:highlight w:val="yellow"/>
              </w:rPr>
            </w:pPr>
            <w:del w:id="2730" w:author="天赐 余" w:date="2025-11-29T17:49:00Z" w16du:dateUtc="2025-11-29T09:49:00Z">
              <w:r w:rsidDel="003A03FE">
                <w:rPr>
                  <w:rFonts w:cs="Times New Roman" w:hint="eastAsia"/>
                  <w:color w:val="000000"/>
                  <w:szCs w:val="28"/>
                  <w:highlight w:val="yellow"/>
                </w:rPr>
                <w:delText>2048</w:delText>
              </w:r>
              <w:r w:rsidDel="003A03FE">
                <w:rPr>
                  <w:rFonts w:cs="Times New Roman" w:hint="eastAsia"/>
                  <w:color w:val="000000"/>
                  <w:szCs w:val="28"/>
                  <w:highlight w:val="yellow"/>
                </w:rPr>
                <w:delText>条</w:delText>
              </w:r>
            </w:del>
          </w:p>
        </w:tc>
      </w:tr>
    </w:tbl>
    <w:p w14:paraId="270F6880" w14:textId="60E51A3F" w:rsidR="00717322" w:rsidRDefault="00000000">
      <w:pPr>
        <w:ind w:firstLineChars="0" w:firstLine="0"/>
        <w:pPrChange w:id="2731" w:author="天赐 余" w:date="2025-11-29T17:49:00Z" w16du:dateUtc="2025-11-29T09:49:00Z">
          <w:pPr>
            <w:pStyle w:val="a7"/>
          </w:pPr>
        </w:pPrChange>
      </w:pPr>
      <w:del w:id="2732" w:author="天赐 余" w:date="2025-11-29T17:49:00Z" w16du:dateUtc="2025-11-29T09:49:00Z">
        <w:r w:rsidDel="003A03FE">
          <w:rPr>
            <w:rFonts w:hint="eastAsia"/>
            <w:highlight w:val="yellow"/>
          </w:rPr>
          <w:delText>表</w:delText>
        </w:r>
        <w:r w:rsidDel="003A03FE">
          <w:rPr>
            <w:rFonts w:hint="eastAsia"/>
            <w:highlight w:val="yellow"/>
          </w:rPr>
          <w:delText xml:space="preserve"> </w:delText>
        </w:r>
        <w:r w:rsidDel="003A03FE">
          <w:rPr>
            <w:rFonts w:hint="eastAsia"/>
            <w:highlight w:val="yellow"/>
          </w:rPr>
          <w:fldChar w:fldCharType="begin"/>
        </w:r>
        <w:r w:rsidDel="003A03FE">
          <w:rPr>
            <w:rFonts w:hint="eastAsia"/>
            <w:highlight w:val="yellow"/>
          </w:rPr>
          <w:delInstrText xml:space="preserve"> SEQ </w:delInstrText>
        </w:r>
        <w:r w:rsidDel="003A03FE">
          <w:rPr>
            <w:rFonts w:hint="eastAsia"/>
            <w:highlight w:val="yellow"/>
          </w:rPr>
          <w:delInstrText>表</w:delInstrText>
        </w:r>
        <w:r w:rsidDel="003A03FE">
          <w:rPr>
            <w:rFonts w:hint="eastAsia"/>
            <w:highlight w:val="yellow"/>
          </w:rPr>
          <w:delInstrText xml:space="preserve"> \* ARABIC </w:delInstrText>
        </w:r>
        <w:r w:rsidDel="003A03FE">
          <w:rPr>
            <w:rFonts w:hint="eastAsia"/>
            <w:highlight w:val="yellow"/>
          </w:rPr>
          <w:fldChar w:fldCharType="separate"/>
        </w:r>
        <w:r w:rsidDel="003A03FE">
          <w:rPr>
            <w:rFonts w:hint="eastAsia"/>
            <w:highlight w:val="yellow"/>
          </w:rPr>
          <w:delText>4</w:delText>
        </w:r>
        <w:r w:rsidDel="003A03FE">
          <w:rPr>
            <w:rFonts w:hint="eastAsia"/>
            <w:highlight w:val="yellow"/>
          </w:rPr>
          <w:fldChar w:fldCharType="end"/>
        </w:r>
        <w:r w:rsidDel="003A03FE">
          <w:rPr>
            <w:rFonts w:hint="eastAsia"/>
            <w:highlight w:val="yellow"/>
          </w:rPr>
          <w:delText xml:space="preserve"> </w:delText>
        </w:r>
        <w:r w:rsidDel="003A03FE">
          <w:rPr>
            <w:rFonts w:hint="eastAsia"/>
            <w:highlight w:val="yellow"/>
          </w:rPr>
          <w:delText>不同端口数交换支持的</w:delText>
        </w:r>
        <w:r w:rsidDel="003A03FE">
          <w:rPr>
            <w:rFonts w:hint="eastAsia"/>
            <w:highlight w:val="yellow"/>
          </w:rPr>
          <w:delText>PSFP</w:delText>
        </w:r>
        <w:r w:rsidDel="003A03FE">
          <w:rPr>
            <w:rFonts w:hint="eastAsia"/>
            <w:highlight w:val="yellow"/>
          </w:rPr>
          <w:delText>流数量</w:delText>
        </w:r>
      </w:del>
    </w:p>
    <w:p w14:paraId="1528B811" w14:textId="77777777" w:rsidR="00717322" w:rsidRDefault="00000000" w:rsidP="004C183B">
      <w:pPr>
        <w:pStyle w:val="21"/>
      </w:pPr>
      <w:r>
        <w:rPr>
          <w:rFonts w:hint="eastAsia"/>
        </w:rPr>
        <w:t>主动拓扑配置</w:t>
      </w:r>
    </w:p>
    <w:p w14:paraId="562A152E" w14:textId="77777777" w:rsidR="00717322" w:rsidRDefault="00000000">
      <w:pPr>
        <w:ind w:firstLine="560"/>
      </w:pPr>
      <w:r>
        <w:rPr>
          <w:rFonts w:hint="eastAsia"/>
        </w:rPr>
        <w:t>主动拓扑配置是指采用主动配置而非协议协商的方式对拓扑进行配置。为了降低不确定性和设计复杂性，本规范要求生成树采用静态配置的方式确保网络无环路运行，禁用各交换端口的生成树学习功能，不要求交换支持快速生成树协议</w:t>
      </w:r>
      <w:r>
        <w:rPr>
          <w:rFonts w:hint="eastAsia"/>
        </w:rPr>
        <w:t>(RSTP)</w:t>
      </w:r>
      <w:r>
        <w:rPr>
          <w:rFonts w:hint="eastAsia"/>
        </w:rPr>
        <w:t>。</w:t>
      </w:r>
    </w:p>
    <w:p w14:paraId="277B579C" w14:textId="77777777" w:rsidR="00717322" w:rsidRDefault="00000000">
      <w:pPr>
        <w:ind w:firstLine="560"/>
      </w:pPr>
      <w:r>
        <w:rPr>
          <w:rFonts w:hint="eastAsia"/>
        </w:rPr>
        <w:t>相同目的的还有时间同步树的生成，本规范要求时间同步树的生成也采用静态配置的方式构建，不要求支持最佳主时钟选取算法</w:t>
      </w:r>
      <w:r>
        <w:rPr>
          <w:rFonts w:hint="eastAsia"/>
        </w:rPr>
        <w:t>(BMCA)</w:t>
      </w:r>
      <w:r>
        <w:rPr>
          <w:rFonts w:hint="eastAsia"/>
        </w:rPr>
        <w:t>。</w:t>
      </w:r>
    </w:p>
    <w:p w14:paraId="41DCC39A" w14:textId="77777777" w:rsidR="00717322" w:rsidRDefault="00000000" w:rsidP="004C183B">
      <w:pPr>
        <w:pStyle w:val="21"/>
      </w:pPr>
      <w:r>
        <w:rPr>
          <w:rFonts w:hint="eastAsia"/>
        </w:rPr>
        <w:t>冗余和容错</w:t>
      </w:r>
    </w:p>
    <w:p w14:paraId="4D48D32C" w14:textId="377372F7" w:rsidR="00717322" w:rsidRDefault="00000000">
      <w:pPr>
        <w:ind w:firstLine="560"/>
      </w:pPr>
      <w:r>
        <w:rPr>
          <w:rFonts w:hint="eastAsia"/>
        </w:rPr>
        <w:t>为了进一步保证箭载通信数据的可达性和正确性，箭载</w:t>
      </w:r>
      <w:r>
        <w:rPr>
          <w:rFonts w:hint="eastAsia"/>
        </w:rPr>
        <w:t>TSN</w:t>
      </w:r>
      <w:r>
        <w:rPr>
          <w:rFonts w:hint="eastAsia"/>
        </w:rPr>
        <w:t>还应当具备冗余和容错功能。其中，冗余是指采用多个功能通路提供某个功能，以保证在某一条功能通路无法给出结果时能够从其余冗余通</w:t>
      </w:r>
      <w:r>
        <w:rPr>
          <w:rFonts w:hint="eastAsia"/>
        </w:rPr>
        <w:lastRenderedPageBreak/>
        <w:t>路获得结果。容错是指综合多个功能通路的结果提供某个功能，以保证在某一条功能通路</w:t>
      </w:r>
      <w:ins w:id="2733" w:author="天赐 余" w:date="2025-12-01T16:14:00Z" w16du:dateUtc="2025-12-01T08:14:00Z">
        <w:r w:rsidR="00F21602">
          <w:rPr>
            <w:rFonts w:hint="eastAsia"/>
          </w:rPr>
          <w:t>异常</w:t>
        </w:r>
      </w:ins>
      <w:del w:id="2734" w:author="天赐 余" w:date="2025-12-01T16:14:00Z" w16du:dateUtc="2025-12-01T08:14:00Z">
        <w:r w:rsidDel="00F21602">
          <w:rPr>
            <w:rFonts w:hint="eastAsia"/>
          </w:rPr>
          <w:delText>错误</w:delText>
        </w:r>
      </w:del>
      <w:r>
        <w:rPr>
          <w:rFonts w:hint="eastAsia"/>
        </w:rPr>
        <w:t>，给出错误结果时，通过综合其余功能</w:t>
      </w:r>
      <w:ins w:id="2735" w:author="天赐 余" w:date="2025-12-03T16:37:00Z" w16du:dateUtc="2025-12-03T08:37:00Z">
        <w:r w:rsidR="00056F7F">
          <w:rPr>
            <w:rFonts w:hint="eastAsia"/>
          </w:rPr>
          <w:t>通路</w:t>
        </w:r>
      </w:ins>
      <w:del w:id="2736" w:author="天赐 余" w:date="2025-12-03T16:37:00Z" w16du:dateUtc="2025-12-03T08:37:00Z">
        <w:r w:rsidDel="00056F7F">
          <w:rPr>
            <w:rFonts w:hint="eastAsia"/>
          </w:rPr>
          <w:delText>通过</w:delText>
        </w:r>
      </w:del>
      <w:r>
        <w:rPr>
          <w:rFonts w:hint="eastAsia"/>
        </w:rPr>
        <w:t>的结果消除错误结果，保留正确结果。</w:t>
      </w:r>
    </w:p>
    <w:p w14:paraId="7DDA0BDB" w14:textId="77777777" w:rsidR="00717322" w:rsidRDefault="00000000">
      <w:pPr>
        <w:ind w:firstLine="560"/>
      </w:pPr>
      <w:r>
        <w:rPr>
          <w:rFonts w:hint="eastAsia"/>
        </w:rPr>
        <w:t>箭载</w:t>
      </w:r>
      <w:r>
        <w:rPr>
          <w:rFonts w:hint="eastAsia"/>
        </w:rPr>
        <w:t>TSN</w:t>
      </w:r>
      <w:r>
        <w:rPr>
          <w:rFonts w:hint="eastAsia"/>
        </w:rPr>
        <w:t>应支持冗余拓扑和冗余传输以及容错时间同步。</w:t>
      </w:r>
    </w:p>
    <w:p w14:paraId="3105DEB3" w14:textId="77777777" w:rsidR="00717322" w:rsidRDefault="00000000">
      <w:pPr>
        <w:pStyle w:val="30"/>
      </w:pPr>
      <w:r>
        <w:rPr>
          <w:rFonts w:hint="eastAsia"/>
        </w:rPr>
        <w:t>冗余机制</w:t>
      </w:r>
    </w:p>
    <w:p w14:paraId="493D4288" w14:textId="77777777" w:rsidR="00717322" w:rsidRDefault="00000000">
      <w:pPr>
        <w:pStyle w:val="40"/>
      </w:pPr>
      <w:r>
        <w:rPr>
          <w:rFonts w:hint="eastAsia"/>
        </w:rPr>
        <w:t>冗余拓扑</w:t>
      </w:r>
    </w:p>
    <w:p w14:paraId="4E2E3C83" w14:textId="575A532B" w:rsidR="00717322" w:rsidRDefault="00000000">
      <w:pPr>
        <w:ind w:firstLine="560"/>
      </w:pPr>
      <w:r>
        <w:rPr>
          <w:rFonts w:hint="eastAsia"/>
        </w:rPr>
        <w:t>本规范要求箭载</w:t>
      </w:r>
      <w:r>
        <w:rPr>
          <w:rFonts w:hint="eastAsia"/>
        </w:rPr>
        <w:t>TSN</w:t>
      </w:r>
      <w:r>
        <w:rPr>
          <w:rFonts w:hint="eastAsia"/>
        </w:rPr>
        <w:t>网络应支持双平面冗余拓扑</w:t>
      </w:r>
      <w:del w:id="2737" w:author="天赐 余" w:date="2025-12-03T16:39:00Z" w16du:dateUtc="2025-12-03T08:39:00Z">
        <w:r w:rsidDel="00056F7F">
          <w:rPr>
            <w:rFonts w:hint="eastAsia"/>
          </w:rPr>
          <w:delText>或环网冗余拓扑</w:delText>
        </w:r>
      </w:del>
      <w:r>
        <w:rPr>
          <w:rFonts w:hint="eastAsia"/>
        </w:rPr>
        <w:t>。</w:t>
      </w:r>
    </w:p>
    <w:p w14:paraId="5ED45703" w14:textId="69B82F6B" w:rsidR="00717322" w:rsidDel="00056F7F" w:rsidRDefault="00000000">
      <w:pPr>
        <w:numPr>
          <w:ilvl w:val="0"/>
          <w:numId w:val="16"/>
        </w:numPr>
        <w:ind w:firstLine="560"/>
        <w:rPr>
          <w:del w:id="2738" w:author="天赐 余" w:date="2025-12-03T16:39:00Z" w16du:dateUtc="2025-12-03T08:39:00Z"/>
        </w:rPr>
      </w:pPr>
      <w:del w:id="2739" w:author="天赐 余" w:date="2025-12-03T16:39:00Z" w16du:dateUtc="2025-12-03T08:39:00Z">
        <w:r w:rsidDel="00056F7F">
          <w:rPr>
            <w:rFonts w:hint="eastAsia"/>
          </w:rPr>
          <w:delText>双平面冗余拓扑</w:delText>
        </w:r>
      </w:del>
    </w:p>
    <w:p w14:paraId="131AFDBC" w14:textId="77777777" w:rsidR="00717322" w:rsidRDefault="00000000">
      <w:pPr>
        <w:keepNext/>
        <w:ind w:firstLineChars="0" w:firstLine="0"/>
      </w:pPr>
      <w:r>
        <w:rPr>
          <w:rFonts w:hint="eastAsia"/>
        </w:rPr>
        <w:object w:dxaOrig="8348" w:dyaOrig="2460" w14:anchorId="2D99821E">
          <v:shape id="_x0000_i1028" type="#_x0000_t75" style="width:417.25pt;height:122.75pt" o:ole="">
            <v:imagedata r:id="rId20" o:title=""/>
          </v:shape>
          <o:OLEObject Type="Embed" ProgID="Visio.Drawing.15" ShapeID="_x0000_i1028" DrawAspect="Content" ObjectID="_1826365542" r:id="rId21"/>
        </w:object>
      </w:r>
    </w:p>
    <w:p w14:paraId="2089368E" w14:textId="77777777" w:rsidR="00717322" w:rsidRDefault="00000000">
      <w:pPr>
        <w:pStyle w:val="a7"/>
        <w:numPr>
          <w:ilvl w:val="255"/>
          <w:numId w:val="0"/>
        </w:num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4</w:t>
      </w:r>
      <w:r>
        <w:fldChar w:fldCharType="end"/>
      </w:r>
      <w:r>
        <w:rPr>
          <w:rFonts w:hint="eastAsia"/>
        </w:rPr>
        <w:t xml:space="preserve"> </w:t>
      </w:r>
      <w:r>
        <w:rPr>
          <w:rFonts w:hint="eastAsia"/>
        </w:rPr>
        <w:t>一个交换机或多个级联交换机组成的双平面网络拓扑</w:t>
      </w:r>
    </w:p>
    <w:p w14:paraId="4AFEA859" w14:textId="77777777" w:rsidR="00717322" w:rsidRDefault="00000000">
      <w:pPr>
        <w:ind w:firstLine="560"/>
      </w:pPr>
      <w:r>
        <w:rPr>
          <w:rFonts w:hint="eastAsia"/>
        </w:rPr>
        <w:t>双平面冗余网络拓扑是由网络节点之间有两个冗余链路组成的网络，双平面网络拓扑结构可满足需要容忍单</w:t>
      </w:r>
      <w:del w:id="2740" w:author="liubing" w:date="2025-11-28T21:24:00Z">
        <w:r>
          <w:delText>重</w:delText>
        </w:r>
      </w:del>
      <w:ins w:id="2741" w:author="liubing" w:date="2025-11-28T21:24:00Z">
        <w:r>
          <w:rPr>
            <w:rFonts w:hint="eastAsia"/>
          </w:rPr>
          <w:t>点</w:t>
        </w:r>
      </w:ins>
      <w:r>
        <w:rPr>
          <w:rFonts w:hint="eastAsia"/>
        </w:rPr>
        <w:t>故障的应用情形。当一个平面中的节点出现故障，导致数据不可达时，只要另外一个平面正常工作即可保证箭载通信数据的可达性。</w:t>
      </w:r>
    </w:p>
    <w:p w14:paraId="268D321B" w14:textId="72B3405D" w:rsidR="00717322" w:rsidRDefault="00000000">
      <w:pPr>
        <w:ind w:firstLine="560"/>
      </w:pPr>
      <w:r>
        <w:rPr>
          <w:rFonts w:hint="eastAsia"/>
        </w:rPr>
        <w:t>双平面冗余网络拓扑中交换机之间构成两个可以独立通信的网络平面</w:t>
      </w:r>
      <w:del w:id="2742" w:author="天赐 余" w:date="2025-12-03T16:40:00Z" w16du:dateUtc="2025-12-03T08:40:00Z">
        <w:r w:rsidDel="00056F7F">
          <w:rPr>
            <w:rFonts w:hint="eastAsia"/>
          </w:rPr>
          <w:delText>，所有网卡均同时与两个平面中的交换机相连</w:delText>
        </w:r>
      </w:del>
      <w:r>
        <w:rPr>
          <w:rFonts w:hint="eastAsia"/>
        </w:rPr>
        <w:t>。</w:t>
      </w:r>
    </w:p>
    <w:p w14:paraId="11C7EC22" w14:textId="3A8E49A6" w:rsidR="00717322" w:rsidRPr="00754D61" w:rsidDel="00E07D5E" w:rsidRDefault="00000000">
      <w:pPr>
        <w:ind w:firstLine="560"/>
        <w:rPr>
          <w:del w:id="2743" w:author="天赐 余" w:date="2025-12-01T16:15:00Z" w16du:dateUtc="2025-12-01T08:15:00Z"/>
        </w:rPr>
      </w:pPr>
      <w:del w:id="2744" w:author="天赐 余" w:date="2025-12-01T16:15:00Z" w16du:dateUtc="2025-12-01T08:15:00Z">
        <w:r w:rsidRPr="00754D61" w:rsidDel="00E07D5E">
          <w:rPr>
            <w:rFonts w:hint="eastAsia"/>
            <w:rPrChange w:id="2745" w:author="天赐 余" w:date="2025-11-29T17:52:00Z" w16du:dateUtc="2025-11-29T09:52:00Z">
              <w:rPr>
                <w:rFonts w:hint="eastAsia"/>
                <w:highlight w:val="yellow"/>
              </w:rPr>
            </w:rPrChange>
          </w:rPr>
          <w:delText>在双平面冗余场景所需配置如下</w:delText>
        </w:r>
      </w:del>
    </w:p>
    <w:p w14:paraId="3BF05409" w14:textId="5EE0B772" w:rsidR="00717322" w:rsidRPr="00754D61" w:rsidDel="00E07D5E" w:rsidRDefault="00000000">
      <w:pPr>
        <w:numPr>
          <w:ilvl w:val="0"/>
          <w:numId w:val="16"/>
        </w:numPr>
        <w:ind w:firstLine="560"/>
        <w:rPr>
          <w:del w:id="2746" w:author="天赐 余" w:date="2025-12-01T16:14:00Z" w16du:dateUtc="2025-12-01T08:14:00Z"/>
        </w:rPr>
      </w:pPr>
      <w:del w:id="2747" w:author="天赐 余" w:date="2025-12-01T16:14:00Z" w16du:dateUtc="2025-12-01T08:14:00Z">
        <w:r w:rsidRPr="00754D61" w:rsidDel="00E07D5E">
          <w:rPr>
            <w:rFonts w:hint="eastAsia"/>
          </w:rPr>
          <w:lastRenderedPageBreak/>
          <w:delText>环网冗余拓扑</w:delText>
        </w:r>
      </w:del>
    </w:p>
    <w:p w14:paraId="34E61A51" w14:textId="0CF7885C" w:rsidR="00717322" w:rsidRPr="00754D61" w:rsidDel="00E07D5E" w:rsidRDefault="00000000">
      <w:pPr>
        <w:ind w:left="420" w:firstLineChars="0" w:firstLine="0"/>
        <w:rPr>
          <w:del w:id="2748" w:author="天赐 余" w:date="2025-12-01T16:14:00Z" w16du:dateUtc="2025-12-01T08:14:00Z"/>
        </w:rPr>
      </w:pPr>
      <w:del w:id="2749" w:author="天赐 余" w:date="2025-12-01T16:14:00Z" w16du:dateUtc="2025-12-01T08:14:00Z">
        <w:r w:rsidRPr="00754D61" w:rsidDel="00E07D5E">
          <w:delText xml:space="preserve">    </w:delText>
        </w:r>
        <w:r w:rsidRPr="00754D61" w:rsidDel="00E07D5E">
          <w:rPr>
            <w:rFonts w:hint="eastAsia"/>
          </w:rPr>
          <w:delText>环状拓扑是通过交换节点首尾相连形成闭合环路。在箭载通信系统中，环状拓扑通过双向数据传输路径，构建出具备冗余能力的通信网络，可有效应对单点故障风险。双向形成两个冗余的路径。</w:delText>
        </w:r>
      </w:del>
    </w:p>
    <w:p w14:paraId="7A8C7807" w14:textId="48D57345" w:rsidR="00717322" w:rsidRPr="00754D61" w:rsidDel="00E07D5E" w:rsidRDefault="00000000">
      <w:pPr>
        <w:ind w:left="420" w:firstLine="560"/>
        <w:rPr>
          <w:del w:id="2750" w:author="天赐 余" w:date="2025-12-01T16:14:00Z" w16du:dateUtc="2025-12-01T08:14:00Z"/>
          <w:rPrChange w:id="2751" w:author="天赐 余" w:date="2025-11-29T17:52:00Z" w16du:dateUtc="2025-11-29T09:52:00Z">
            <w:rPr>
              <w:del w:id="2752" w:author="天赐 余" w:date="2025-12-01T16:14:00Z" w16du:dateUtc="2025-12-01T08:14:00Z"/>
              <w:highlight w:val="yellow"/>
            </w:rPr>
          </w:rPrChange>
        </w:rPr>
      </w:pPr>
      <w:del w:id="2753" w:author="天赐 余" w:date="2025-12-01T16:14:00Z" w16du:dateUtc="2025-12-01T08:14:00Z">
        <w:r w:rsidRPr="00754D61" w:rsidDel="00E07D5E">
          <w:rPr>
            <w:rFonts w:hint="eastAsia"/>
          </w:rPr>
          <w:delText>每个交换之间首尾相连，形成双向通信通道。所有交换设备通过环路连接构成完整的冗余架构，保证通信服务的连续性。这种拓扑结构既保留了环形网络布线简洁的优点，又通过双向冗余机制实现了不亚于双平面网络的可靠性水平。</w:delText>
        </w:r>
      </w:del>
    </w:p>
    <w:bookmarkStart w:id="2754" w:name="OLE_LINK6"/>
    <w:p w14:paraId="79E5A63E" w14:textId="6895987D" w:rsidR="00717322" w:rsidRPr="00754D61" w:rsidDel="00E07D5E" w:rsidRDefault="00000000">
      <w:pPr>
        <w:keepNext/>
        <w:ind w:left="420" w:firstLineChars="0" w:firstLine="0"/>
        <w:jc w:val="center"/>
        <w:rPr>
          <w:del w:id="2755" w:author="天赐 余" w:date="2025-12-01T16:14:00Z" w16du:dateUtc="2025-12-01T08:14:00Z"/>
        </w:rPr>
      </w:pPr>
      <w:del w:id="2756" w:author="天赐 余" w:date="2025-12-01T16:14:00Z" w16du:dateUtc="2025-12-01T08:14:00Z">
        <w:r w:rsidRPr="005442A6" w:rsidDel="00E07D5E">
          <w:rPr>
            <w:rFonts w:hint="eastAsia"/>
          </w:rPr>
          <w:object w:dxaOrig="4238" w:dyaOrig="1800" w14:anchorId="74F4896B">
            <v:shape id="_x0000_i1029" type="#_x0000_t75" style="width:211.85pt;height:90pt" o:ole="">
              <v:imagedata r:id="rId22" o:title=""/>
            </v:shape>
            <o:OLEObject Type="Embed" ProgID="Visio.Drawing.15" ShapeID="_x0000_i1029" DrawAspect="Content" ObjectID="_1826365543" r:id="rId23"/>
          </w:object>
        </w:r>
        <w:bookmarkEnd w:id="2754"/>
      </w:del>
    </w:p>
    <w:p w14:paraId="6A8000B6" w14:textId="7FAC2C68" w:rsidR="008A4235" w:rsidRPr="008A4235" w:rsidDel="00E07D5E" w:rsidRDefault="00000000">
      <w:pPr>
        <w:ind w:firstLine="560"/>
        <w:rPr>
          <w:del w:id="2757" w:author="天赐 余" w:date="2025-12-01T16:15:00Z" w16du:dateUtc="2025-12-01T08:15:00Z"/>
          <w:rPrChange w:id="2758" w:author="天赐 余" w:date="2025-12-01T13:46:00Z" w16du:dateUtc="2025-12-01T05:46:00Z">
            <w:rPr>
              <w:del w:id="2759" w:author="天赐 余" w:date="2025-12-01T16:15:00Z" w16du:dateUtc="2025-12-01T08:15:00Z"/>
              <w:highlight w:val="yellow"/>
            </w:rPr>
          </w:rPrChange>
        </w:rPr>
        <w:pPrChange w:id="2760" w:author="天赐 余" w:date="2025-12-01T13:46:00Z" w16du:dateUtc="2025-12-01T05:46:00Z">
          <w:pPr>
            <w:pStyle w:val="a7"/>
          </w:pPr>
        </w:pPrChange>
      </w:pPr>
      <w:del w:id="2761" w:author="天赐 余" w:date="2025-12-01T16:14:00Z" w16du:dateUtc="2025-12-01T08:14:00Z">
        <w:r w:rsidRPr="00754D61" w:rsidDel="00E07D5E">
          <w:rPr>
            <w:rFonts w:hint="eastAsia"/>
          </w:rPr>
          <w:delText>图</w:delText>
        </w:r>
        <w:r w:rsidRPr="00754D61" w:rsidDel="00E07D5E">
          <w:rPr>
            <w:rFonts w:hint="eastAsia"/>
          </w:rPr>
          <w:delText xml:space="preserve"> </w:delText>
        </w:r>
        <w:r w:rsidRPr="00754D61" w:rsidDel="00E07D5E">
          <w:fldChar w:fldCharType="begin"/>
        </w:r>
        <w:r w:rsidRPr="00754D61" w:rsidDel="00E07D5E">
          <w:delInstrText xml:space="preserve"> </w:delInstrText>
        </w:r>
        <w:r w:rsidRPr="00754D61" w:rsidDel="00E07D5E">
          <w:rPr>
            <w:rFonts w:hint="eastAsia"/>
          </w:rPr>
          <w:delInstrText xml:space="preserve">SEQ </w:delInstrText>
        </w:r>
        <w:r w:rsidRPr="00754D61" w:rsidDel="00E07D5E">
          <w:rPr>
            <w:rFonts w:hint="eastAsia"/>
          </w:rPr>
          <w:delInstrText>图</w:delInstrText>
        </w:r>
        <w:r w:rsidRPr="00754D61" w:rsidDel="00E07D5E">
          <w:rPr>
            <w:rFonts w:hint="eastAsia"/>
          </w:rPr>
          <w:delInstrText xml:space="preserve"> \* ARABIC</w:delInstrText>
        </w:r>
        <w:r w:rsidRPr="00754D61" w:rsidDel="00E07D5E">
          <w:delInstrText xml:space="preserve"> </w:delInstrText>
        </w:r>
        <w:r w:rsidRPr="00754D61" w:rsidDel="00E07D5E">
          <w:fldChar w:fldCharType="separate"/>
        </w:r>
        <w:r w:rsidRPr="00754D61" w:rsidDel="00E07D5E">
          <w:delText>5</w:delText>
        </w:r>
        <w:r w:rsidRPr="00754D61" w:rsidDel="00E07D5E">
          <w:fldChar w:fldCharType="end"/>
        </w:r>
        <w:r w:rsidRPr="00754D61" w:rsidDel="00E07D5E">
          <w:delText xml:space="preserve"> </w:delText>
        </w:r>
        <w:r w:rsidRPr="00754D61" w:rsidDel="00E07D5E">
          <w:rPr>
            <w:rFonts w:hint="eastAsia"/>
          </w:rPr>
          <w:delText>环网冗余拓扑</w:delText>
        </w:r>
      </w:del>
    </w:p>
    <w:p w14:paraId="63337A52" w14:textId="63880942" w:rsidR="00717322" w:rsidRPr="00754D61" w:rsidDel="00E07D5E" w:rsidRDefault="00000000">
      <w:pPr>
        <w:ind w:firstLineChars="0" w:firstLine="426"/>
        <w:rPr>
          <w:del w:id="2762" w:author="天赐 余" w:date="2025-12-01T16:15:00Z" w16du:dateUtc="2025-12-01T08:15:00Z"/>
        </w:rPr>
      </w:pPr>
      <w:del w:id="2763" w:author="天赐 余" w:date="2025-12-01T16:15:00Z" w16du:dateUtc="2025-12-01T08:15:00Z">
        <w:r w:rsidRPr="00754D61" w:rsidDel="00E07D5E">
          <w:rPr>
            <w:rFonts w:hint="eastAsia"/>
            <w:rPrChange w:id="2764" w:author="天赐 余" w:date="2025-11-29T17:52:00Z" w16du:dateUtc="2025-11-29T09:52:00Z">
              <w:rPr>
                <w:rFonts w:hint="eastAsia"/>
                <w:highlight w:val="yellow"/>
              </w:rPr>
            </w:rPrChange>
          </w:rPr>
          <w:delText>在环网冗余场景所需配置如下</w:delText>
        </w:r>
      </w:del>
    </w:p>
    <w:p w14:paraId="48E87D7F" w14:textId="1F696CA9" w:rsidR="00717322" w:rsidRPr="00754D61" w:rsidDel="00E07D5E" w:rsidRDefault="00000000">
      <w:pPr>
        <w:pStyle w:val="a1"/>
        <w:numPr>
          <w:ilvl w:val="0"/>
          <w:numId w:val="16"/>
        </w:numPr>
        <w:ind w:firstLineChars="0" w:firstLine="426"/>
        <w:rPr>
          <w:del w:id="2765" w:author="天赐 余" w:date="2025-12-01T16:15:00Z" w16du:dateUtc="2025-12-01T08:15:00Z"/>
        </w:rPr>
      </w:pPr>
      <w:del w:id="2766" w:author="天赐 余" w:date="2025-12-01T16:15:00Z" w16du:dateUtc="2025-12-01T08:15:00Z">
        <w:r w:rsidRPr="00754D61" w:rsidDel="00E07D5E">
          <w:rPr>
            <w:rFonts w:hint="eastAsia"/>
          </w:rPr>
          <w:delText>双环网冗余拓扑</w:delText>
        </w:r>
      </w:del>
    </w:p>
    <w:p w14:paraId="1A234595" w14:textId="2EEB7C1E" w:rsidR="00717322" w:rsidRPr="00754D61" w:rsidDel="00E07D5E" w:rsidRDefault="00000000">
      <w:pPr>
        <w:ind w:firstLine="560"/>
        <w:rPr>
          <w:del w:id="2767" w:author="天赐 余" w:date="2025-12-01T16:15:00Z" w16du:dateUtc="2025-12-01T08:15:00Z"/>
        </w:rPr>
      </w:pPr>
      <w:del w:id="2768" w:author="天赐 余" w:date="2025-12-01T16:15:00Z" w16du:dateUtc="2025-12-01T08:15:00Z">
        <w:r w:rsidRPr="00754D61" w:rsidDel="00E07D5E">
          <w:rPr>
            <w:rFonts w:hint="eastAsia"/>
          </w:rPr>
          <w:delText>双环网冗余拓扑是一种通过构建两条独立的物理或逻辑环路来实现极高可靠性的网络架构。该结构旨在满足需要容忍多重故障的严苛应用场景，为箭载通信系统提供了超越单环网和双平面网络的容错能力。</w:delText>
        </w:r>
      </w:del>
    </w:p>
    <w:p w14:paraId="563133CD" w14:textId="36169971" w:rsidR="00717322" w:rsidRPr="00754D61" w:rsidDel="00E07D5E" w:rsidRDefault="00000000">
      <w:pPr>
        <w:numPr>
          <w:ilvl w:val="0"/>
          <w:numId w:val="16"/>
        </w:numPr>
        <w:ind w:firstLineChars="0" w:firstLine="560"/>
        <w:rPr>
          <w:del w:id="2769" w:author="天赐 余" w:date="2025-12-01T16:15:00Z" w16du:dateUtc="2025-12-01T08:15:00Z"/>
        </w:rPr>
      </w:pPr>
      <w:del w:id="2770" w:author="天赐 余" w:date="2025-12-01T16:15:00Z" w16du:dateUtc="2025-12-01T08:15:00Z">
        <w:r w:rsidRPr="00754D61" w:rsidDel="00E07D5E">
          <w:rPr>
            <w:rFonts w:hint="eastAsia"/>
          </w:rPr>
          <w:delText>交换之间首尾通过两条链路相连形成双环，当其中一个环网因节点故障、链路中断或外部干扰而完全失效时，另一个环网仍能独立承担全部通信任务，保证数据的端到端可达性。</w:delText>
        </w:r>
      </w:del>
    </w:p>
    <w:bookmarkStart w:id="2771" w:name="OLE_LINK7"/>
    <w:p w14:paraId="389D3509" w14:textId="0EA189A1" w:rsidR="00717322" w:rsidRPr="00754D61" w:rsidDel="00E07D5E" w:rsidRDefault="00000000">
      <w:pPr>
        <w:keepNext/>
        <w:ind w:firstLineChars="0"/>
        <w:jc w:val="center"/>
        <w:rPr>
          <w:del w:id="2772" w:author="天赐 余" w:date="2025-12-01T16:15:00Z" w16du:dateUtc="2025-12-01T08:15:00Z"/>
        </w:rPr>
      </w:pPr>
      <w:del w:id="2773" w:author="天赐 余" w:date="2025-12-01T16:15:00Z" w16du:dateUtc="2025-12-01T08:15:00Z">
        <w:r w:rsidRPr="005442A6" w:rsidDel="00E07D5E">
          <w:rPr>
            <w:rFonts w:hint="eastAsia"/>
          </w:rPr>
          <w:object w:dxaOrig="4238" w:dyaOrig="1890" w14:anchorId="51024FBF">
            <v:shape id="_x0000_i1030" type="#_x0000_t75" style="width:211.85pt;height:94.6pt" o:ole="">
              <v:imagedata r:id="rId24" o:title=""/>
            </v:shape>
            <o:OLEObject Type="Embed" ProgID="Visio.Drawing.15" ShapeID="_x0000_i1030" DrawAspect="Content" ObjectID="_1826365544" r:id="rId25"/>
          </w:object>
        </w:r>
        <w:bookmarkEnd w:id="2771"/>
      </w:del>
    </w:p>
    <w:p w14:paraId="62D1ECA2" w14:textId="1052CE7C" w:rsidR="00717322" w:rsidRPr="00754D61" w:rsidDel="00E07D5E" w:rsidRDefault="00000000">
      <w:pPr>
        <w:pStyle w:val="a7"/>
        <w:ind w:firstLine="426"/>
        <w:rPr>
          <w:del w:id="2774" w:author="天赐 余" w:date="2025-12-01T16:15:00Z" w16du:dateUtc="2025-12-01T08:15:00Z"/>
        </w:rPr>
      </w:pPr>
      <w:del w:id="2775" w:author="天赐 余" w:date="2025-12-01T16:15:00Z" w16du:dateUtc="2025-12-01T08:15:00Z">
        <w:r w:rsidRPr="00754D61" w:rsidDel="00E07D5E">
          <w:rPr>
            <w:rFonts w:hint="eastAsia"/>
          </w:rPr>
          <w:delText>图</w:delText>
        </w:r>
        <w:r w:rsidRPr="00754D61" w:rsidDel="00E07D5E">
          <w:rPr>
            <w:rFonts w:hint="eastAsia"/>
          </w:rPr>
          <w:delText xml:space="preserve"> </w:delText>
        </w:r>
        <w:r w:rsidRPr="00754D61" w:rsidDel="00E07D5E">
          <w:fldChar w:fldCharType="begin"/>
        </w:r>
        <w:r w:rsidRPr="00754D61" w:rsidDel="00E07D5E">
          <w:delInstrText xml:space="preserve"> </w:delInstrText>
        </w:r>
        <w:r w:rsidRPr="00754D61" w:rsidDel="00E07D5E">
          <w:rPr>
            <w:rFonts w:hint="eastAsia"/>
          </w:rPr>
          <w:delInstrText xml:space="preserve">SEQ </w:delInstrText>
        </w:r>
        <w:r w:rsidRPr="00754D61" w:rsidDel="00E07D5E">
          <w:rPr>
            <w:rFonts w:hint="eastAsia"/>
          </w:rPr>
          <w:delInstrText>图</w:delInstrText>
        </w:r>
        <w:r w:rsidRPr="00754D61" w:rsidDel="00E07D5E">
          <w:rPr>
            <w:rFonts w:hint="eastAsia"/>
          </w:rPr>
          <w:delInstrText xml:space="preserve"> \* ARABIC</w:delInstrText>
        </w:r>
        <w:r w:rsidRPr="00754D61" w:rsidDel="00E07D5E">
          <w:delInstrText xml:space="preserve"> </w:delInstrText>
        </w:r>
        <w:r w:rsidRPr="00754D61" w:rsidDel="00E07D5E">
          <w:fldChar w:fldCharType="separate"/>
        </w:r>
        <w:r w:rsidRPr="00754D61" w:rsidDel="00E07D5E">
          <w:delText>6</w:delText>
        </w:r>
        <w:r w:rsidRPr="00754D61" w:rsidDel="00E07D5E">
          <w:fldChar w:fldCharType="end"/>
        </w:r>
        <w:r w:rsidRPr="00754D61" w:rsidDel="00E07D5E">
          <w:rPr>
            <w:rFonts w:hint="eastAsia"/>
          </w:rPr>
          <w:delText xml:space="preserve"> </w:delText>
        </w:r>
        <w:r w:rsidRPr="00754D61" w:rsidDel="00E07D5E">
          <w:rPr>
            <w:rFonts w:hint="eastAsia"/>
          </w:rPr>
          <w:delText>双环网冗余拓扑</w:delText>
        </w:r>
      </w:del>
    </w:p>
    <w:p w14:paraId="2A70011B" w14:textId="77777777" w:rsidR="00717322" w:rsidRDefault="00717322">
      <w:pPr>
        <w:ind w:firstLineChars="0"/>
      </w:pPr>
    </w:p>
    <w:p w14:paraId="25E7451F" w14:textId="77777777" w:rsidR="00717322" w:rsidRDefault="00000000">
      <w:pPr>
        <w:pStyle w:val="40"/>
      </w:pPr>
      <w:r>
        <w:rPr>
          <w:rFonts w:hint="eastAsia"/>
        </w:rPr>
        <w:t>冗余传输</w:t>
      </w:r>
    </w:p>
    <w:p w14:paraId="345387B6" w14:textId="2671936D" w:rsidR="00717322" w:rsidRDefault="00000000">
      <w:pPr>
        <w:ind w:firstLine="560"/>
      </w:pPr>
      <w:r>
        <w:rPr>
          <w:rFonts w:hint="eastAsia"/>
        </w:rPr>
        <w:t>为了在冗余拓扑上实现箭载通信，箭载</w:t>
      </w:r>
      <w:r>
        <w:rPr>
          <w:rFonts w:hint="eastAsia"/>
        </w:rPr>
        <w:t>TSN</w:t>
      </w:r>
      <w:r>
        <w:rPr>
          <w:rFonts w:hint="eastAsia"/>
        </w:rPr>
        <w:t>应采用帧复制与消除可靠性机制（</w:t>
      </w:r>
      <w:r>
        <w:rPr>
          <w:rFonts w:hint="eastAsia"/>
        </w:rPr>
        <w:t>FRER</w:t>
      </w:r>
      <w:r>
        <w:rPr>
          <w:rFonts w:hint="eastAsia"/>
        </w:rPr>
        <w:t>）实现冗余数据传输。本规范要求</w:t>
      </w:r>
      <w:r w:rsidRPr="00754D61">
        <w:rPr>
          <w:rFonts w:hint="eastAsia"/>
        </w:rPr>
        <w:t>在网卡处实现</w:t>
      </w:r>
      <w:r w:rsidRPr="00754D61">
        <w:rPr>
          <w:rFonts w:hint="eastAsia"/>
        </w:rPr>
        <w:t>FRER</w:t>
      </w:r>
      <w:r w:rsidRPr="00754D61">
        <w:rPr>
          <w:rFonts w:hint="eastAsia"/>
        </w:rPr>
        <w:t>。</w:t>
      </w:r>
      <w:r>
        <w:rPr>
          <w:rFonts w:hint="eastAsia"/>
        </w:rPr>
        <w:t>允许应用发送单份帧副本，由发送端网卡节点进行复制后通过多条路径传输。</w:t>
      </w:r>
      <w:commentRangeStart w:id="2776"/>
      <w:r>
        <w:rPr>
          <w:rFonts w:hint="eastAsia"/>
        </w:rPr>
        <w:t>在接收端网卡</w:t>
      </w:r>
      <w:del w:id="2777" w:author="天赐 余" w:date="2025-11-29T18:00:00Z" w16du:dateUtc="2025-11-29T10:00:00Z">
        <w:r w:rsidDel="00754D61">
          <w:rPr>
            <w:rFonts w:hint="eastAsia"/>
            <w:highlight w:val="yellow"/>
            <w:rPrChange w:id="2778" w:author="liubing" w:date="2025-11-28T21:26:00Z">
              <w:rPr>
                <w:rFonts w:hint="eastAsia"/>
              </w:rPr>
            </w:rPrChange>
          </w:rPr>
          <w:delText>站点</w:delText>
        </w:r>
      </w:del>
      <w:r>
        <w:rPr>
          <w:rFonts w:hint="eastAsia"/>
        </w:rPr>
        <w:t>处，保留一份副本，</w:t>
      </w:r>
      <w:commentRangeEnd w:id="2776"/>
      <w:r w:rsidR="00E07D5E">
        <w:rPr>
          <w:rStyle w:val="aff5"/>
        </w:rPr>
        <w:commentReference w:id="2776"/>
      </w:r>
      <w:r>
        <w:rPr>
          <w:rFonts w:hint="eastAsia"/>
        </w:rPr>
        <w:t>其余均丢弃，从而为无法容忍数据包丢失的箭载应用提供无缝冗余。</w:t>
      </w:r>
      <w:ins w:id="2779" w:author="天赐 余" w:date="2025-12-01T16:56:00Z" w16du:dateUtc="2025-12-01T08:56:00Z">
        <w:r w:rsidR="00291F21">
          <w:rPr>
            <w:rFonts w:hint="eastAsia"/>
          </w:rPr>
          <w:t>本规范要求</w:t>
        </w:r>
      </w:ins>
      <w:ins w:id="2780" w:author="天赐 余" w:date="2025-12-01T16:57:00Z" w16du:dateUtc="2025-12-01T08:57:00Z">
        <w:r w:rsidR="00291F21">
          <w:rPr>
            <w:rFonts w:hint="eastAsia"/>
          </w:rPr>
          <w:t>支持向量恢复算法作为帧消除算法。</w:t>
        </w:r>
      </w:ins>
    </w:p>
    <w:p w14:paraId="038A159B" w14:textId="77777777" w:rsidR="00717322" w:rsidRDefault="00000000">
      <w:pPr>
        <w:ind w:firstLineChars="0" w:firstLine="0"/>
      </w:pPr>
      <w:r>
        <w:rPr>
          <w:rFonts w:hint="eastAsia"/>
        </w:rPr>
        <w:t>帧复制与消除可配置参数有：</w:t>
      </w:r>
    </w:p>
    <w:p w14:paraId="197836D1" w14:textId="4ECF23EE" w:rsidR="007A14D4" w:rsidRDefault="007A14D4">
      <w:pPr>
        <w:pStyle w:val="a7"/>
        <w:keepNext/>
        <w:rPr>
          <w:ins w:id="2781" w:author="天赐 余" w:date="2025-12-04T11:04:00Z" w16du:dateUtc="2025-12-04T03:04:00Z"/>
        </w:rPr>
        <w:pPrChange w:id="2782" w:author="天赐 余" w:date="2025-12-04T11:04:00Z" w16du:dateUtc="2025-12-04T03:04:00Z">
          <w:pPr>
            <w:ind w:firstLine="560"/>
          </w:pPr>
        </w:pPrChange>
      </w:pPr>
      <w:ins w:id="2783" w:author="天赐 余" w:date="2025-12-04T11:04:00Z" w16du:dateUtc="2025-12-04T03:04: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2784" w:author="天赐 余" w:date="2025-12-04T11:04:00Z" w16du:dateUtc="2025-12-04T03:04:00Z">
        <w:r>
          <w:rPr>
            <w:noProof/>
          </w:rPr>
          <w:t>13</w:t>
        </w:r>
        <w:r>
          <w:fldChar w:fldCharType="end"/>
        </w:r>
        <w:r>
          <w:rPr>
            <w:rFonts w:hint="eastAsia"/>
          </w:rPr>
          <w:t xml:space="preserve"> </w:t>
        </w:r>
        <w:r>
          <w:rPr>
            <w:rFonts w:hint="eastAsia"/>
          </w:rPr>
          <w:t>帧复制与消除可配置参数</w:t>
        </w:r>
      </w:ins>
    </w:p>
    <w:tbl>
      <w:tblPr>
        <w:tblStyle w:val="aff1"/>
        <w:tblW w:w="9410" w:type="dxa"/>
        <w:tblLayout w:type="fixed"/>
        <w:tblLook w:val="04A0" w:firstRow="1" w:lastRow="0" w:firstColumn="1" w:lastColumn="0" w:noHBand="0" w:noVBand="1"/>
      </w:tblPr>
      <w:tblGrid>
        <w:gridCol w:w="2070"/>
        <w:gridCol w:w="3162"/>
        <w:gridCol w:w="1851"/>
        <w:gridCol w:w="850"/>
        <w:gridCol w:w="1477"/>
        <w:tblGridChange w:id="2785">
          <w:tblGrid>
            <w:gridCol w:w="2070"/>
            <w:gridCol w:w="3162"/>
            <w:gridCol w:w="1851"/>
            <w:gridCol w:w="850"/>
            <w:gridCol w:w="1477"/>
          </w:tblGrid>
        </w:tblGridChange>
      </w:tblGrid>
      <w:tr w:rsidR="00717322" w14:paraId="6E93CB6B" w14:textId="77777777">
        <w:trPr>
          <w:trHeight w:val="366"/>
        </w:trPr>
        <w:tc>
          <w:tcPr>
            <w:tcW w:w="2070" w:type="dxa"/>
            <w:vAlign w:val="center"/>
          </w:tcPr>
          <w:p w14:paraId="306E4566"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62" w:type="dxa"/>
          </w:tcPr>
          <w:p w14:paraId="1169309A"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1851" w:type="dxa"/>
          </w:tcPr>
          <w:p w14:paraId="0B7A2F8F"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850" w:type="dxa"/>
            <w:vAlign w:val="center"/>
          </w:tcPr>
          <w:p w14:paraId="697F297C"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c>
          <w:tcPr>
            <w:tcW w:w="1477" w:type="dxa"/>
          </w:tcPr>
          <w:p w14:paraId="4E675E27" w14:textId="77777777" w:rsidR="00717322" w:rsidRDefault="00000000">
            <w:pPr>
              <w:spacing w:after="0" w:line="240" w:lineRule="auto"/>
              <w:ind w:firstLineChars="0" w:firstLine="0"/>
              <w:jc w:val="center"/>
              <w:rPr>
                <w:rFonts w:asciiTheme="majorEastAsia" w:eastAsiaTheme="majorEastAsia" w:hAnsiTheme="majorEastAsia" w:hint="eastAsia"/>
                <w:b/>
                <w:bCs/>
              </w:rPr>
            </w:pPr>
            <w:r w:rsidRPr="002C0937">
              <w:rPr>
                <w:rFonts w:asciiTheme="majorEastAsia" w:eastAsiaTheme="majorEastAsia" w:hAnsiTheme="majorEastAsia" w:hint="eastAsia"/>
                <w:b/>
                <w:bCs/>
              </w:rPr>
              <w:t>取值范围</w:t>
            </w:r>
          </w:p>
        </w:tc>
      </w:tr>
      <w:tr w:rsidR="00717322" w14:paraId="3075351A" w14:textId="77777777">
        <w:trPr>
          <w:trHeight w:val="732"/>
        </w:trPr>
        <w:tc>
          <w:tcPr>
            <w:tcW w:w="2070" w:type="dxa"/>
            <w:vAlign w:val="center"/>
          </w:tcPr>
          <w:p w14:paraId="36EFAC20"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frerSplitOutputIdList</w:t>
            </w:r>
            <w:proofErr w:type="spellEnd"/>
          </w:p>
        </w:tc>
        <w:tc>
          <w:tcPr>
            <w:tcW w:w="3162" w:type="dxa"/>
          </w:tcPr>
          <w:p w14:paraId="23AB22F7" w14:textId="7A437E4E"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复制流列表，用</w:t>
            </w:r>
            <w:del w:id="2786" w:author="天赐 余" w:date="2025-12-04T10:49:00Z" w16du:dateUtc="2025-12-04T02:49:00Z">
              <w:r w:rsidDel="00544BCE">
                <w:rPr>
                  <w:rFonts w:asciiTheme="majorEastAsia" w:eastAsiaTheme="majorEastAsia" w:hAnsiTheme="majorEastAsia" w:hint="eastAsia"/>
                </w:rPr>
                <w:delText>流句柄列表标识</w:delText>
              </w:r>
            </w:del>
            <w:ins w:id="2787" w:author="天赐 余" w:date="2025-12-04T10:49:00Z" w16du:dateUtc="2025-12-04T02:49:00Z">
              <w:r w:rsidR="00544BCE">
                <w:rPr>
                  <w:rFonts w:asciiTheme="majorEastAsia" w:eastAsiaTheme="majorEastAsia" w:hAnsiTheme="majorEastAsia" w:hint="eastAsia"/>
                </w:rPr>
                <w:t>（DMAC,VID）列表表示</w:t>
              </w:r>
            </w:ins>
          </w:p>
        </w:tc>
        <w:tc>
          <w:tcPr>
            <w:tcW w:w="1851" w:type="dxa"/>
            <w:vAlign w:val="center"/>
          </w:tcPr>
          <w:p w14:paraId="77692150" w14:textId="1BE67778"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w:t>
            </w:r>
            <w:ins w:id="2788" w:author="天赐 余" w:date="2025-12-04T10:49:00Z" w16du:dateUtc="2025-12-04T02:49:00Z">
              <w:r w:rsidR="00544BCE">
                <w:rPr>
                  <w:rFonts w:asciiTheme="majorEastAsia" w:eastAsiaTheme="majorEastAsia" w:hAnsiTheme="majorEastAsia" w:hint="eastAsia"/>
                </w:rPr>
                <w:t>60</w:t>
              </w:r>
            </w:ins>
            <w:del w:id="2789" w:author="天赐 余" w:date="2025-12-04T10:49:00Z" w16du:dateUtc="2025-12-04T02:49:00Z">
              <w:r w:rsidDel="00544BCE">
                <w:rPr>
                  <w:rFonts w:asciiTheme="majorEastAsia" w:eastAsiaTheme="majorEastAsia" w:hAnsiTheme="majorEastAsia" w:hint="eastAsia"/>
                </w:rPr>
                <w:delText>32</w:delText>
              </w:r>
            </w:del>
            <w:r>
              <w:rPr>
                <w:rFonts w:asciiTheme="majorEastAsia" w:eastAsiaTheme="majorEastAsia" w:hAnsiTheme="majorEastAsia" w:hint="eastAsia"/>
              </w:rPr>
              <w:t>列表</w:t>
            </w:r>
          </w:p>
        </w:tc>
        <w:tc>
          <w:tcPr>
            <w:tcW w:w="850" w:type="dxa"/>
            <w:vAlign w:val="center"/>
          </w:tcPr>
          <w:p w14:paraId="172FF420"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477" w:type="dxa"/>
          </w:tcPr>
          <w:p w14:paraId="25B51F0E"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14:paraId="39529AC4" w14:textId="77777777">
        <w:trPr>
          <w:trHeight w:val="732"/>
        </w:trPr>
        <w:tc>
          <w:tcPr>
            <w:tcW w:w="2070" w:type="dxa"/>
            <w:vAlign w:val="center"/>
          </w:tcPr>
          <w:p w14:paraId="1B82F832"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frerSeqRcvyStreamList</w:t>
            </w:r>
            <w:proofErr w:type="spellEnd"/>
          </w:p>
        </w:tc>
        <w:tc>
          <w:tcPr>
            <w:tcW w:w="3162" w:type="dxa"/>
          </w:tcPr>
          <w:p w14:paraId="0A78502A" w14:textId="595EC955"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消除流列表，</w:t>
            </w:r>
            <w:ins w:id="2790" w:author="天赐 余" w:date="2025-12-04T10:49:00Z" w16du:dateUtc="2025-12-04T02:49:00Z">
              <w:r w:rsidR="00544BCE">
                <w:rPr>
                  <w:rFonts w:asciiTheme="majorEastAsia" w:eastAsiaTheme="majorEastAsia" w:hAnsiTheme="majorEastAsia" w:hint="eastAsia"/>
                </w:rPr>
                <w:t>用（DMAC,VID）列表表示</w:t>
              </w:r>
            </w:ins>
            <w:del w:id="2791" w:author="天赐 余" w:date="2025-12-04T10:49:00Z" w16du:dateUtc="2025-12-04T02:49:00Z">
              <w:r w:rsidDel="00544BCE">
                <w:rPr>
                  <w:rFonts w:asciiTheme="majorEastAsia" w:eastAsiaTheme="majorEastAsia" w:hAnsiTheme="majorEastAsia" w:hint="eastAsia"/>
                </w:rPr>
                <w:delText>用流句柄列表标识</w:delText>
              </w:r>
            </w:del>
          </w:p>
        </w:tc>
        <w:tc>
          <w:tcPr>
            <w:tcW w:w="1851" w:type="dxa"/>
            <w:vAlign w:val="center"/>
          </w:tcPr>
          <w:p w14:paraId="44A7FF00" w14:textId="23DF76B0"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w:t>
            </w:r>
            <w:ins w:id="2792" w:author="天赐 余" w:date="2025-12-04T10:49:00Z" w16du:dateUtc="2025-12-04T02:49:00Z">
              <w:r w:rsidR="00094A51">
                <w:rPr>
                  <w:rFonts w:asciiTheme="majorEastAsia" w:eastAsiaTheme="majorEastAsia" w:hAnsiTheme="majorEastAsia" w:hint="eastAsia"/>
                </w:rPr>
                <w:t>60</w:t>
              </w:r>
            </w:ins>
            <w:del w:id="2793" w:author="天赐 余" w:date="2025-12-04T10:49:00Z" w16du:dateUtc="2025-12-04T02:49:00Z">
              <w:r w:rsidDel="00094A51">
                <w:rPr>
                  <w:rFonts w:asciiTheme="majorEastAsia" w:eastAsiaTheme="majorEastAsia" w:hAnsiTheme="majorEastAsia" w:hint="eastAsia"/>
                </w:rPr>
                <w:delText>32</w:delText>
              </w:r>
            </w:del>
            <w:r>
              <w:rPr>
                <w:rFonts w:asciiTheme="majorEastAsia" w:eastAsiaTheme="majorEastAsia" w:hAnsiTheme="majorEastAsia" w:hint="eastAsia"/>
              </w:rPr>
              <w:t>列表</w:t>
            </w:r>
          </w:p>
        </w:tc>
        <w:tc>
          <w:tcPr>
            <w:tcW w:w="850" w:type="dxa"/>
            <w:vAlign w:val="center"/>
          </w:tcPr>
          <w:p w14:paraId="7BEE6F20"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477" w:type="dxa"/>
          </w:tcPr>
          <w:p w14:paraId="052A0D73"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100EF4" w14:paraId="358A61EC" w14:textId="77777777" w:rsidTr="002F47F6">
        <w:tblPrEx>
          <w:tblW w:w="9410" w:type="dxa"/>
          <w:tblLayout w:type="fixed"/>
          <w:tblPrExChange w:id="2794" w:author="天赐 余" w:date="2025-12-02T20:12:00Z" w16du:dateUtc="2025-12-02T12:12:00Z">
            <w:tblPrEx>
              <w:tblW w:w="9410" w:type="dxa"/>
              <w:tblLayout w:type="fixed"/>
            </w:tblPrEx>
          </w:tblPrExChange>
        </w:tblPrEx>
        <w:trPr>
          <w:trHeight w:val="732"/>
          <w:ins w:id="2795" w:author="天赐 余" w:date="2025-11-29T18:36:00Z"/>
          <w:trPrChange w:id="2796" w:author="天赐 余" w:date="2025-12-02T20:12:00Z" w16du:dateUtc="2025-12-02T12:12:00Z">
            <w:trPr>
              <w:trHeight w:val="732"/>
            </w:trPr>
          </w:trPrChange>
        </w:trPr>
        <w:tc>
          <w:tcPr>
            <w:tcW w:w="2070" w:type="dxa"/>
            <w:vAlign w:val="center"/>
            <w:tcPrChange w:id="2797" w:author="天赐 余" w:date="2025-12-02T20:12:00Z" w16du:dateUtc="2025-12-02T12:12:00Z">
              <w:tcPr>
                <w:tcW w:w="2070" w:type="dxa"/>
                <w:vAlign w:val="center"/>
              </w:tcPr>
            </w:tcPrChange>
          </w:tcPr>
          <w:p w14:paraId="2A2DDEF9" w14:textId="069B5A34" w:rsidR="00100EF4" w:rsidRDefault="00100EF4">
            <w:pPr>
              <w:spacing w:after="0" w:line="240" w:lineRule="auto"/>
              <w:ind w:firstLineChars="0" w:firstLine="0"/>
              <w:jc w:val="left"/>
              <w:rPr>
                <w:ins w:id="2798" w:author="天赐 余" w:date="2025-11-29T18:36:00Z" w16du:dateUtc="2025-11-29T10:36:00Z"/>
                <w:rFonts w:asciiTheme="majorEastAsia" w:eastAsiaTheme="majorEastAsia" w:hAnsiTheme="majorEastAsia" w:hint="eastAsia"/>
              </w:rPr>
            </w:pPr>
            <w:proofErr w:type="spellStart"/>
            <w:ins w:id="2799" w:author="天赐 余" w:date="2025-11-29T18:36:00Z">
              <w:r w:rsidRPr="00100EF4">
                <w:rPr>
                  <w:rFonts w:asciiTheme="majorEastAsia" w:eastAsiaTheme="majorEastAsia" w:hAnsiTheme="majorEastAsia"/>
                </w:rPr>
                <w:t>frerSeqRevyResetMSec</w:t>
              </w:r>
            </w:ins>
            <w:proofErr w:type="spellEnd"/>
          </w:p>
        </w:tc>
        <w:tc>
          <w:tcPr>
            <w:tcW w:w="3162" w:type="dxa"/>
            <w:vAlign w:val="center"/>
            <w:tcPrChange w:id="2800" w:author="天赐 余" w:date="2025-12-02T20:12:00Z" w16du:dateUtc="2025-12-02T12:12:00Z">
              <w:tcPr>
                <w:tcW w:w="3162" w:type="dxa"/>
              </w:tcPr>
            </w:tcPrChange>
          </w:tcPr>
          <w:p w14:paraId="3CCFC4C2" w14:textId="36F4F08B" w:rsidR="00100EF4" w:rsidRPr="0047068E" w:rsidRDefault="00100EF4">
            <w:pPr>
              <w:spacing w:after="0" w:line="240" w:lineRule="auto"/>
              <w:ind w:firstLineChars="0" w:firstLine="0"/>
              <w:jc w:val="left"/>
              <w:rPr>
                <w:ins w:id="2801" w:author="天赐 余" w:date="2025-11-29T18:36:00Z" w16du:dateUtc="2025-11-29T10:36:00Z"/>
                <w:rFonts w:asciiTheme="majorEastAsia" w:eastAsiaTheme="majorEastAsia" w:hAnsiTheme="majorEastAsia" w:hint="eastAsia"/>
                <w:highlight w:val="yellow"/>
                <w:rPrChange w:id="2802" w:author="天赐 余" w:date="2025-12-03T09:12:00Z" w16du:dateUtc="2025-12-03T01:12:00Z">
                  <w:rPr>
                    <w:ins w:id="2803" w:author="天赐 余" w:date="2025-11-29T18:36:00Z" w16du:dateUtc="2025-11-29T10:36:00Z"/>
                    <w:rFonts w:asciiTheme="majorEastAsia" w:eastAsiaTheme="majorEastAsia" w:hAnsiTheme="majorEastAsia" w:hint="eastAsia"/>
                  </w:rPr>
                </w:rPrChange>
              </w:rPr>
            </w:pPr>
            <w:ins w:id="2804" w:author="天赐 余" w:date="2025-11-29T18:36:00Z" w16du:dateUtc="2025-11-29T10:36:00Z">
              <w:r w:rsidRPr="00BE5748">
                <w:rPr>
                  <w:rFonts w:asciiTheme="majorEastAsia" w:eastAsiaTheme="majorEastAsia" w:hAnsiTheme="majorEastAsia" w:hint="eastAsia"/>
                </w:rPr>
                <w:t>帧消除超时时间</w:t>
              </w:r>
            </w:ins>
          </w:p>
        </w:tc>
        <w:tc>
          <w:tcPr>
            <w:tcW w:w="1851" w:type="dxa"/>
            <w:vAlign w:val="center"/>
            <w:tcPrChange w:id="2805" w:author="天赐 余" w:date="2025-12-02T20:12:00Z" w16du:dateUtc="2025-12-02T12:12:00Z">
              <w:tcPr>
                <w:tcW w:w="1851" w:type="dxa"/>
                <w:vAlign w:val="center"/>
              </w:tcPr>
            </w:tcPrChange>
          </w:tcPr>
          <w:p w14:paraId="09BC1933" w14:textId="7A73F1DE" w:rsidR="00100EF4" w:rsidRDefault="002C0937">
            <w:pPr>
              <w:spacing w:after="0" w:line="240" w:lineRule="auto"/>
              <w:ind w:firstLineChars="0" w:firstLine="0"/>
              <w:jc w:val="left"/>
              <w:rPr>
                <w:ins w:id="2806" w:author="天赐 余" w:date="2025-11-29T18:36:00Z" w16du:dateUtc="2025-11-29T10:36:00Z"/>
                <w:rFonts w:asciiTheme="majorEastAsia" w:eastAsiaTheme="majorEastAsia" w:hAnsiTheme="majorEastAsia" w:hint="eastAsia"/>
              </w:rPr>
            </w:pPr>
            <w:ins w:id="2807" w:author="天赐 余" w:date="2025-12-03T09:09:00Z" w16du:dateUtc="2025-12-03T01:09:00Z">
              <w:r>
                <w:rPr>
                  <w:rFonts w:asciiTheme="majorEastAsia" w:eastAsiaTheme="majorEastAsia" w:hAnsiTheme="majorEastAsia" w:hint="eastAsia"/>
                </w:rPr>
                <w:t>Uint32</w:t>
              </w:r>
            </w:ins>
          </w:p>
        </w:tc>
        <w:tc>
          <w:tcPr>
            <w:tcW w:w="850" w:type="dxa"/>
            <w:vAlign w:val="center"/>
            <w:tcPrChange w:id="2808" w:author="天赐 余" w:date="2025-12-02T20:12:00Z" w16du:dateUtc="2025-12-02T12:12:00Z">
              <w:tcPr>
                <w:tcW w:w="850" w:type="dxa"/>
                <w:vAlign w:val="center"/>
              </w:tcPr>
            </w:tcPrChange>
          </w:tcPr>
          <w:p w14:paraId="101F8163" w14:textId="7F6C408C" w:rsidR="00100EF4" w:rsidRDefault="00100EF4">
            <w:pPr>
              <w:spacing w:after="0" w:line="240" w:lineRule="auto"/>
              <w:ind w:firstLineChars="0" w:firstLine="0"/>
              <w:jc w:val="left"/>
              <w:rPr>
                <w:ins w:id="2809" w:author="天赐 余" w:date="2025-11-29T18:36:00Z" w16du:dateUtc="2025-11-29T10:36:00Z"/>
                <w:rFonts w:asciiTheme="majorEastAsia" w:eastAsiaTheme="majorEastAsia" w:hAnsiTheme="majorEastAsia" w:hint="eastAsia"/>
              </w:rPr>
            </w:pPr>
            <w:proofErr w:type="spellStart"/>
            <w:ins w:id="2810" w:author="天赐 余" w:date="2025-11-29T18:37:00Z" w16du:dateUtc="2025-11-29T10:37:00Z">
              <w:r>
                <w:rPr>
                  <w:rFonts w:asciiTheme="majorEastAsia" w:eastAsiaTheme="majorEastAsia" w:hAnsiTheme="majorEastAsia" w:hint="eastAsia"/>
                </w:rPr>
                <w:t>ms</w:t>
              </w:r>
            </w:ins>
            <w:proofErr w:type="spellEnd"/>
          </w:p>
        </w:tc>
        <w:tc>
          <w:tcPr>
            <w:tcW w:w="1477" w:type="dxa"/>
            <w:tcPrChange w:id="2811" w:author="天赐 余" w:date="2025-12-02T20:12:00Z" w16du:dateUtc="2025-12-02T12:12:00Z">
              <w:tcPr>
                <w:tcW w:w="1477" w:type="dxa"/>
              </w:tcPr>
            </w:tcPrChange>
          </w:tcPr>
          <w:p w14:paraId="23B36DDC" w14:textId="0D628E1C" w:rsidR="00100EF4" w:rsidRDefault="00100EF4">
            <w:pPr>
              <w:spacing w:after="0" w:line="240" w:lineRule="auto"/>
              <w:ind w:firstLineChars="0" w:firstLine="0"/>
              <w:jc w:val="left"/>
              <w:rPr>
                <w:ins w:id="2812" w:author="天赐 余" w:date="2025-11-29T18:36:00Z" w16du:dateUtc="2025-11-29T10:36:00Z"/>
                <w:rFonts w:asciiTheme="majorEastAsia" w:eastAsiaTheme="majorEastAsia" w:hAnsiTheme="majorEastAsia" w:hint="eastAsia"/>
              </w:rPr>
            </w:pPr>
          </w:p>
        </w:tc>
      </w:tr>
      <w:tr w:rsidR="00100EF4" w14:paraId="526DE2EA" w14:textId="77777777">
        <w:trPr>
          <w:trHeight w:val="732"/>
          <w:ins w:id="2813" w:author="天赐 余" w:date="2025-11-29T18:36:00Z"/>
        </w:trPr>
        <w:tc>
          <w:tcPr>
            <w:tcW w:w="2070" w:type="dxa"/>
            <w:vAlign w:val="center"/>
          </w:tcPr>
          <w:p w14:paraId="28C9052D" w14:textId="0BEC4352" w:rsidR="00100EF4" w:rsidRDefault="00100EF4">
            <w:pPr>
              <w:spacing w:after="0" w:line="240" w:lineRule="auto"/>
              <w:ind w:firstLineChars="0" w:firstLine="0"/>
              <w:jc w:val="left"/>
              <w:rPr>
                <w:ins w:id="2814" w:author="天赐 余" w:date="2025-11-29T18:36:00Z" w16du:dateUtc="2025-11-29T10:36:00Z"/>
                <w:rFonts w:asciiTheme="majorEastAsia" w:eastAsiaTheme="majorEastAsia" w:hAnsiTheme="majorEastAsia" w:hint="eastAsia"/>
              </w:rPr>
            </w:pPr>
            <w:proofErr w:type="spellStart"/>
            <w:ins w:id="2815" w:author="天赐 余" w:date="2025-11-29T18:36:00Z">
              <w:r w:rsidRPr="00100EF4">
                <w:rPr>
                  <w:rFonts w:asciiTheme="majorEastAsia" w:eastAsiaTheme="majorEastAsia" w:hAnsiTheme="majorEastAsia"/>
                </w:rPr>
                <w:t>frerSeqRevyHistoryLength</w:t>
              </w:r>
            </w:ins>
            <w:proofErr w:type="spellEnd"/>
          </w:p>
        </w:tc>
        <w:tc>
          <w:tcPr>
            <w:tcW w:w="3162" w:type="dxa"/>
          </w:tcPr>
          <w:p w14:paraId="42D865BD" w14:textId="40684C24" w:rsidR="00100EF4" w:rsidRDefault="00100EF4">
            <w:pPr>
              <w:spacing w:after="0" w:line="240" w:lineRule="auto"/>
              <w:ind w:firstLineChars="0" w:firstLine="0"/>
              <w:jc w:val="left"/>
              <w:rPr>
                <w:ins w:id="2816" w:author="天赐 余" w:date="2025-11-29T18:36:00Z" w16du:dateUtc="2025-11-29T10:36:00Z"/>
                <w:rFonts w:asciiTheme="majorEastAsia" w:eastAsiaTheme="majorEastAsia" w:hAnsiTheme="majorEastAsia" w:hint="eastAsia"/>
              </w:rPr>
            </w:pPr>
            <w:ins w:id="2817" w:author="天赐 余" w:date="2025-11-29T18:36:00Z" w16du:dateUtc="2025-11-29T10:36:00Z">
              <w:r>
                <w:rPr>
                  <w:rFonts w:asciiTheme="majorEastAsia" w:eastAsiaTheme="majorEastAsia" w:hAnsiTheme="majorEastAsia" w:hint="eastAsia"/>
                </w:rPr>
                <w:t>帧</w:t>
              </w:r>
            </w:ins>
            <w:ins w:id="2818" w:author="天赐 余" w:date="2025-11-29T18:37:00Z" w16du:dateUtc="2025-11-29T10:37:00Z">
              <w:r>
                <w:rPr>
                  <w:rFonts w:asciiTheme="majorEastAsia" w:eastAsiaTheme="majorEastAsia" w:hAnsiTheme="majorEastAsia" w:hint="eastAsia"/>
                </w:rPr>
                <w:t>消除序列号窗口大小</w:t>
              </w:r>
            </w:ins>
          </w:p>
        </w:tc>
        <w:tc>
          <w:tcPr>
            <w:tcW w:w="1851" w:type="dxa"/>
            <w:vAlign w:val="center"/>
          </w:tcPr>
          <w:p w14:paraId="02C3EE10" w14:textId="74ED2399" w:rsidR="00100EF4" w:rsidRDefault="002C0937">
            <w:pPr>
              <w:spacing w:after="0" w:line="240" w:lineRule="auto"/>
              <w:ind w:firstLineChars="0" w:firstLine="0"/>
              <w:jc w:val="left"/>
              <w:rPr>
                <w:ins w:id="2819" w:author="天赐 余" w:date="2025-11-29T18:36:00Z" w16du:dateUtc="2025-11-29T10:36:00Z"/>
                <w:rFonts w:asciiTheme="majorEastAsia" w:eastAsiaTheme="majorEastAsia" w:hAnsiTheme="majorEastAsia" w:hint="eastAsia"/>
              </w:rPr>
            </w:pPr>
            <w:ins w:id="2820" w:author="天赐 余" w:date="2025-12-03T09:09:00Z" w16du:dateUtc="2025-12-03T01:09:00Z">
              <w:r>
                <w:rPr>
                  <w:rFonts w:asciiTheme="majorEastAsia" w:eastAsiaTheme="majorEastAsia" w:hAnsiTheme="majorEastAsia" w:hint="eastAsia"/>
                </w:rPr>
                <w:t>Uint16</w:t>
              </w:r>
            </w:ins>
          </w:p>
        </w:tc>
        <w:tc>
          <w:tcPr>
            <w:tcW w:w="850" w:type="dxa"/>
            <w:vAlign w:val="center"/>
          </w:tcPr>
          <w:p w14:paraId="31908C98" w14:textId="47AE4A7B" w:rsidR="00100EF4" w:rsidRDefault="00100EF4">
            <w:pPr>
              <w:spacing w:after="0" w:line="240" w:lineRule="auto"/>
              <w:ind w:firstLineChars="0" w:firstLine="0"/>
              <w:jc w:val="left"/>
              <w:rPr>
                <w:ins w:id="2821" w:author="天赐 余" w:date="2025-11-29T18:36:00Z" w16du:dateUtc="2025-11-29T10:36:00Z"/>
                <w:rFonts w:asciiTheme="majorEastAsia" w:eastAsiaTheme="majorEastAsia" w:hAnsiTheme="majorEastAsia" w:hint="eastAsia"/>
              </w:rPr>
            </w:pPr>
            <w:ins w:id="2822" w:author="天赐 余" w:date="2025-11-29T18:37:00Z" w16du:dateUtc="2025-11-29T10:37:00Z">
              <w:r>
                <w:rPr>
                  <w:rFonts w:asciiTheme="majorEastAsia" w:eastAsiaTheme="majorEastAsia" w:hAnsiTheme="majorEastAsia" w:hint="eastAsia"/>
                </w:rPr>
                <w:t>个</w:t>
              </w:r>
            </w:ins>
          </w:p>
        </w:tc>
        <w:tc>
          <w:tcPr>
            <w:tcW w:w="1477" w:type="dxa"/>
          </w:tcPr>
          <w:p w14:paraId="116E6037" w14:textId="4CDFF514" w:rsidR="00100EF4" w:rsidRDefault="001712FF">
            <w:pPr>
              <w:spacing w:after="0" w:line="240" w:lineRule="auto"/>
              <w:ind w:firstLineChars="0" w:firstLine="0"/>
              <w:jc w:val="left"/>
              <w:rPr>
                <w:ins w:id="2823" w:author="天赐 余" w:date="2025-11-29T18:36:00Z" w16du:dateUtc="2025-11-29T10:36:00Z"/>
                <w:rFonts w:asciiTheme="majorEastAsia" w:eastAsiaTheme="majorEastAsia" w:hAnsiTheme="majorEastAsia" w:hint="eastAsia"/>
              </w:rPr>
            </w:pPr>
            <w:ins w:id="2824" w:author="天赐 余" w:date="2025-12-03T08:58:00Z" w16du:dateUtc="2025-12-03T00:58:00Z">
              <w:r>
                <w:rPr>
                  <w:rFonts w:asciiTheme="majorEastAsia" w:eastAsiaTheme="majorEastAsia" w:hAnsiTheme="majorEastAsia" w:hint="eastAsia"/>
                </w:rPr>
                <w:t>[8,</w:t>
              </w:r>
            </w:ins>
            <w:ins w:id="2825" w:author="天赐 余" w:date="2025-12-03T09:13:00Z" w16du:dateUtc="2025-12-03T01:13:00Z">
              <w:r w:rsidR="0047068E">
                <w:rPr>
                  <w:rFonts w:asciiTheme="majorEastAsia" w:eastAsiaTheme="majorEastAsia" w:hAnsiTheme="majorEastAsia" w:hint="eastAsia"/>
                </w:rPr>
                <w:t>16</w:t>
              </w:r>
            </w:ins>
            <w:ins w:id="2826" w:author="天赐 余" w:date="2025-12-03T08:58:00Z" w16du:dateUtc="2025-12-03T00:58:00Z">
              <w:r>
                <w:rPr>
                  <w:rFonts w:asciiTheme="majorEastAsia" w:eastAsiaTheme="majorEastAsia" w:hAnsiTheme="majorEastAsia" w:hint="eastAsia"/>
                </w:rPr>
                <w:t>]</w:t>
              </w:r>
            </w:ins>
          </w:p>
        </w:tc>
      </w:tr>
    </w:tbl>
    <w:p w14:paraId="31082E91" w14:textId="77777777" w:rsidR="00717322" w:rsidRDefault="00717322">
      <w:pPr>
        <w:ind w:firstLineChars="0" w:firstLine="0"/>
      </w:pPr>
    </w:p>
    <w:p w14:paraId="21EF3097" w14:textId="3BF21129" w:rsidR="00717322" w:rsidDel="00F53422" w:rsidRDefault="00000000">
      <w:pPr>
        <w:ind w:firstLine="560"/>
        <w:rPr>
          <w:del w:id="2827" w:author="天赐 余" w:date="2025-12-03T16:57:00Z" w16du:dateUtc="2025-12-03T08:57:00Z"/>
        </w:rPr>
      </w:pPr>
      <w:del w:id="2828" w:author="天赐 余" w:date="2025-12-03T16:57:00Z" w16du:dateUtc="2025-12-03T08:57:00Z">
        <w:r w:rsidDel="00F53422">
          <w:rPr>
            <w:rFonts w:hint="eastAsia"/>
          </w:rPr>
          <w:lastRenderedPageBreak/>
          <w:delText>若应用场景有完整性检查要求，可配置</w:delText>
        </w:r>
        <w:r w:rsidDel="00F53422">
          <w:rPr>
            <w:rFonts w:hint="eastAsia"/>
          </w:rPr>
          <w:delText>FRER</w:delText>
        </w:r>
        <w:r w:rsidDel="00F53422">
          <w:rPr>
            <w:rFonts w:hint="eastAsia"/>
          </w:rPr>
          <w:delText>将所有冗余帧提交至接收端应用。为了实现的一致性，若箭载端系统同时包含网卡和交换功能组件，</w:delText>
        </w:r>
      </w:del>
      <w:ins w:id="2829" w:author="天赐 余" w:date="2025-12-03T16:57:00Z" w16du:dateUtc="2025-12-03T08:57:00Z">
        <w:r w:rsidR="00F53422">
          <w:rPr>
            <w:rFonts w:hint="eastAsia"/>
          </w:rPr>
          <w:t>本规范要求</w:t>
        </w:r>
      </w:ins>
      <w:r>
        <w:rPr>
          <w:rFonts w:hint="eastAsia"/>
        </w:rPr>
        <w:t>FRER</w:t>
      </w:r>
      <w:r>
        <w:rPr>
          <w:rFonts w:hint="eastAsia"/>
        </w:rPr>
        <w:t>功能应在网卡处实现。</w:t>
      </w:r>
    </w:p>
    <w:p w14:paraId="7027E85E" w14:textId="524B7E37" w:rsidR="00717322" w:rsidRPr="00754D61" w:rsidRDefault="00000000" w:rsidP="00F53422">
      <w:pPr>
        <w:ind w:firstLine="560"/>
        <w:rPr>
          <w:ins w:id="2830" w:author="liubing" w:date="2025-11-28T21:29:00Z"/>
          <w:rPrChange w:id="2831" w:author="天赐 余" w:date="2025-11-29T18:02:00Z" w16du:dateUtc="2025-11-29T10:02:00Z">
            <w:rPr>
              <w:ins w:id="2832" w:author="liubing" w:date="2025-11-28T21:29:00Z"/>
              <w:rFonts w:ascii="仿宋_GB2312" w:eastAsia="仿宋_GB2312"/>
              <w:sz w:val="24"/>
              <w:szCs w:val="24"/>
            </w:rPr>
          </w:rPrChange>
        </w:rPr>
      </w:pPr>
      <w:r w:rsidRPr="00754D61">
        <w:rPr>
          <w:rFonts w:hint="eastAsia"/>
          <w:rPrChange w:id="2833" w:author="天赐 余" w:date="2025-11-29T18:01:00Z" w16du:dateUtc="2025-11-29T10:01:00Z">
            <w:rPr>
              <w:rFonts w:hint="eastAsia"/>
              <w:highlight w:val="yellow"/>
            </w:rPr>
          </w:rPrChange>
        </w:rPr>
        <w:t>当数据流被复制为多个流时，复制的流应使用</w:t>
      </w:r>
      <w:ins w:id="2834" w:author="天赐 余" w:date="2025-12-03T16:58:00Z" w16du:dateUtc="2025-12-03T08:58:00Z">
        <w:r w:rsidR="00F53422">
          <w:rPr>
            <w:rFonts w:hint="eastAsia"/>
          </w:rPr>
          <w:t>与原</w:t>
        </w:r>
      </w:ins>
      <w:ins w:id="2835" w:author="天赐 余" w:date="2025-12-03T16:59:00Z" w16du:dateUtc="2025-12-03T08:59:00Z">
        <w:r w:rsidR="00F53422">
          <w:rPr>
            <w:rFonts w:hint="eastAsia"/>
          </w:rPr>
          <w:t>数据流</w:t>
        </w:r>
      </w:ins>
      <w:r w:rsidRPr="00754D61">
        <w:rPr>
          <w:rFonts w:hint="eastAsia"/>
          <w:rPrChange w:id="2836" w:author="天赐 余" w:date="2025-11-29T18:01:00Z" w16du:dateUtc="2025-11-29T10:01:00Z">
            <w:rPr>
              <w:rFonts w:hint="eastAsia"/>
              <w:highlight w:val="yellow"/>
            </w:rPr>
          </w:rPrChange>
        </w:rPr>
        <w:t>相同的流标识，接收端网卡应支持相同流标识的流识别与</w:t>
      </w:r>
      <w:ins w:id="2837" w:author="天赐 余" w:date="2025-12-03T16:59:00Z" w16du:dateUtc="2025-12-03T08:59:00Z">
        <w:r w:rsidR="00EE2588">
          <w:rPr>
            <w:rFonts w:hint="eastAsia"/>
          </w:rPr>
          <w:t>消除</w:t>
        </w:r>
      </w:ins>
      <w:del w:id="2838" w:author="天赐 余" w:date="2025-12-03T16:59:00Z" w16du:dateUtc="2025-12-03T08:59:00Z">
        <w:r w:rsidRPr="00754D61" w:rsidDel="00EE2588">
          <w:rPr>
            <w:rFonts w:hint="eastAsia"/>
            <w:rPrChange w:id="2839" w:author="天赐 余" w:date="2025-11-29T18:01:00Z" w16du:dateUtc="2025-11-29T10:01:00Z">
              <w:rPr>
                <w:rFonts w:hint="eastAsia"/>
                <w:highlight w:val="yellow"/>
              </w:rPr>
            </w:rPrChange>
          </w:rPr>
          <w:delText>恢复</w:delText>
        </w:r>
      </w:del>
      <w:r w:rsidRPr="00754D61">
        <w:rPr>
          <w:rFonts w:hint="eastAsia"/>
          <w:rPrChange w:id="2840" w:author="天赐 余" w:date="2025-11-29T18:01:00Z" w16du:dateUtc="2025-11-29T10:01:00Z">
            <w:rPr>
              <w:rFonts w:hint="eastAsia"/>
              <w:highlight w:val="yellow"/>
            </w:rPr>
          </w:rPrChange>
        </w:rPr>
        <w:t>功能</w:t>
      </w:r>
      <w:ins w:id="2841" w:author="天赐 余" w:date="2025-11-29T18:02:00Z" w16du:dateUtc="2025-11-29T10:02:00Z">
        <w:r w:rsidR="00754D61">
          <w:rPr>
            <w:rFonts w:hint="eastAsia"/>
          </w:rPr>
          <w:t>，帧消除实现参照</w:t>
        </w:r>
      </w:ins>
      <w:del w:id="2842" w:author="天赐 余" w:date="2025-11-29T18:02:00Z" w16du:dateUtc="2025-11-29T10:02:00Z">
        <w:r w:rsidRPr="00F119A9" w:rsidDel="00754D61">
          <w:rPr>
            <w:rFonts w:hint="eastAsia"/>
            <w:rPrChange w:id="2843" w:author="天赐 余" w:date="2025-12-02T15:29:00Z" w16du:dateUtc="2025-12-02T07:29:00Z">
              <w:rPr>
                <w:rFonts w:hint="eastAsia"/>
                <w:highlight w:val="yellow"/>
              </w:rPr>
            </w:rPrChange>
          </w:rPr>
          <w:delText>。</w:delText>
        </w:r>
      </w:del>
      <w:ins w:id="2844" w:author="天赐 余" w:date="2025-11-29T18:02:00Z" w16du:dateUtc="2025-11-29T10:02:00Z">
        <w:r w:rsidR="00754D61" w:rsidRPr="00F119A9">
          <w:t>CB</w:t>
        </w:r>
      </w:ins>
      <w:ins w:id="2845" w:author="天赐 余" w:date="2025-12-02T10:30:00Z" w16du:dateUtc="2025-12-02T02:30:00Z">
        <w:r w:rsidR="00767BEE" w:rsidRPr="00F119A9">
          <w:rPr>
            <w:rFonts w:hint="eastAsia"/>
          </w:rPr>
          <w:t xml:space="preserve"> </w:t>
        </w:r>
      </w:ins>
      <w:ins w:id="2846" w:author="天赐 余" w:date="2025-12-02T15:29:00Z" w16du:dateUtc="2025-12-02T07:29:00Z">
        <w:r w:rsidR="00F119A9">
          <w:rPr>
            <w:rFonts w:hint="eastAsia"/>
          </w:rPr>
          <w:t>7.4.3.4</w:t>
        </w:r>
      </w:ins>
      <w:ins w:id="2847" w:author="天赐 余" w:date="2025-12-02T10:30:00Z" w16du:dateUtc="2025-12-02T02:30:00Z">
        <w:r w:rsidR="00767BEE">
          <w:rPr>
            <w:rFonts w:hint="eastAsia"/>
          </w:rPr>
          <w:t>节</w:t>
        </w:r>
      </w:ins>
      <w:ins w:id="2848" w:author="天赐 余" w:date="2025-11-29T18:03:00Z" w16du:dateUtc="2025-11-29T10:03:00Z">
        <w:r w:rsidR="00754D61">
          <w:rPr>
            <w:rFonts w:hint="eastAsia"/>
          </w:rPr>
          <w:t>。</w:t>
        </w:r>
      </w:ins>
      <w:del w:id="2849" w:author="天赐 余" w:date="2025-12-03T08:56:00Z" w16du:dateUtc="2025-12-03T00:56:00Z">
        <w:r w:rsidRPr="002F47F6" w:rsidDel="00F12A75">
          <w:rPr>
            <w:rFonts w:hint="eastAsia"/>
            <w:highlight w:val="yellow"/>
          </w:rPr>
          <w:delText>因为标准以太网原生支持</w:delText>
        </w:r>
        <w:r w:rsidRPr="002F47F6" w:rsidDel="00F12A75">
          <w:rPr>
            <w:highlight w:val="yellow"/>
          </w:rPr>
          <w:delText>RTAG</w:delText>
        </w:r>
        <w:r w:rsidRPr="002F47F6" w:rsidDel="00F12A75">
          <w:rPr>
            <w:rFonts w:hint="eastAsia"/>
            <w:highlight w:val="yellow"/>
          </w:rPr>
          <w:delText>，所以</w:delText>
        </w:r>
      </w:del>
      <w:r w:rsidRPr="00754D61">
        <w:rPr>
          <w:rFonts w:hint="eastAsia"/>
          <w:rPrChange w:id="2850" w:author="天赐 余" w:date="2025-11-29T18:03:00Z" w16du:dateUtc="2025-11-29T10:03:00Z">
            <w:rPr>
              <w:rFonts w:hint="eastAsia"/>
              <w:highlight w:val="yellow"/>
            </w:rPr>
          </w:rPrChange>
        </w:rPr>
        <w:t>本规范要求对于同一条流的数据帧采用</w:t>
      </w:r>
      <w:r w:rsidRPr="00754D61">
        <w:rPr>
          <w:rPrChange w:id="2851" w:author="天赐 余" w:date="2025-11-29T18:03:00Z" w16du:dateUtc="2025-11-29T10:03:00Z">
            <w:rPr>
              <w:highlight w:val="yellow"/>
            </w:rPr>
          </w:rPrChange>
        </w:rPr>
        <w:t>R</w:t>
      </w:r>
      <w:ins w:id="2852" w:author="天赐 余" w:date="2025-12-02T20:11:00Z" w16du:dateUtc="2025-12-02T12:11:00Z">
        <w:r w:rsidR="002F47F6">
          <w:rPr>
            <w:rFonts w:hint="eastAsia"/>
          </w:rPr>
          <w:t>-</w:t>
        </w:r>
      </w:ins>
      <w:r w:rsidRPr="00754D61">
        <w:rPr>
          <w:rPrChange w:id="2853" w:author="天赐 余" w:date="2025-11-29T18:03:00Z" w16du:dateUtc="2025-11-29T10:03:00Z">
            <w:rPr>
              <w:highlight w:val="yellow"/>
            </w:rPr>
          </w:rPrChange>
        </w:rPr>
        <w:t>TAG</w:t>
      </w:r>
      <w:ins w:id="2854" w:author="天赐 余" w:date="2025-12-04T10:52:00Z" w16du:dateUtc="2025-12-04T02:52:00Z">
        <w:r w:rsidR="00350325">
          <w:rPr>
            <w:rFonts w:hint="eastAsia"/>
          </w:rPr>
          <w:t>序列号</w:t>
        </w:r>
        <w:r w:rsidR="00350325">
          <w:rPr>
            <w:rFonts w:hint="eastAsia"/>
          </w:rPr>
          <w:t>SN</w:t>
        </w:r>
      </w:ins>
      <w:r w:rsidRPr="00754D61">
        <w:rPr>
          <w:rFonts w:hint="eastAsia"/>
          <w:rPrChange w:id="2855" w:author="天赐 余" w:date="2025-11-29T18:03:00Z" w16du:dateUtc="2025-11-29T10:03:00Z">
            <w:rPr>
              <w:rFonts w:hint="eastAsia"/>
              <w:highlight w:val="yellow"/>
            </w:rPr>
          </w:rPrChange>
        </w:rPr>
        <w:t>方式完成</w:t>
      </w:r>
      <w:ins w:id="2856" w:author="天赐 余" w:date="2025-12-04T10:52:00Z" w16du:dateUtc="2025-12-04T02:52:00Z">
        <w:r w:rsidR="00350325">
          <w:rPr>
            <w:rFonts w:hint="eastAsia"/>
          </w:rPr>
          <w:t>帧标识</w:t>
        </w:r>
      </w:ins>
      <w:del w:id="2857" w:author="天赐 余" w:date="2025-12-04T10:52:00Z" w16du:dateUtc="2025-12-04T02:52:00Z">
        <w:r w:rsidRPr="00754D61" w:rsidDel="00350325">
          <w:rPr>
            <w:rFonts w:hint="eastAsia"/>
            <w:rPrChange w:id="2858" w:author="天赐 余" w:date="2025-11-29T18:03:00Z" w16du:dateUtc="2025-11-29T10:03:00Z">
              <w:rPr>
                <w:rFonts w:hint="eastAsia"/>
                <w:highlight w:val="yellow"/>
              </w:rPr>
            </w:rPrChange>
          </w:rPr>
          <w:delText>帧标识</w:delText>
        </w:r>
      </w:del>
      <w:r w:rsidRPr="00754D61">
        <w:rPr>
          <w:rFonts w:hint="eastAsia"/>
          <w:rPrChange w:id="2859" w:author="天赐 余" w:date="2025-11-29T18:03:00Z" w16du:dateUtc="2025-11-29T10:03:00Z">
            <w:rPr>
              <w:rFonts w:hint="eastAsia"/>
              <w:highlight w:val="yellow"/>
            </w:rPr>
          </w:rPrChange>
        </w:rPr>
        <w:t>，</w:t>
      </w:r>
      <w:ins w:id="2860" w:author="天赐 余" w:date="2025-12-01T13:51:00Z" w16du:dateUtc="2025-12-01T05:51:00Z">
        <w:r w:rsidR="00387AF2">
          <w:rPr>
            <w:rFonts w:hint="eastAsia"/>
          </w:rPr>
          <w:t>支持</w:t>
        </w:r>
      </w:ins>
      <w:ins w:id="2861" w:author="天赐 余" w:date="2025-12-01T13:52:00Z" w16du:dateUtc="2025-12-01T05:52:00Z">
        <w:r w:rsidR="00387AF2">
          <w:rPr>
            <w:rFonts w:hint="eastAsia"/>
          </w:rPr>
          <w:t>CB</w:t>
        </w:r>
      </w:ins>
      <w:ins w:id="2862" w:author="天赐 余" w:date="2025-12-01T13:51:00Z" w16du:dateUtc="2025-12-01T05:51:00Z">
        <w:r w:rsidR="00387AF2">
          <w:rPr>
            <w:rFonts w:hint="eastAsia"/>
          </w:rPr>
          <w:t>7.4.1</w:t>
        </w:r>
      </w:ins>
      <w:ins w:id="2863" w:author="天赐 余" w:date="2025-12-01T13:52:00Z" w16du:dateUtc="2025-12-01T05:52:00Z">
        <w:r w:rsidR="00387AF2">
          <w:rPr>
            <w:rFonts w:hint="eastAsia"/>
          </w:rPr>
          <w:t>.</w:t>
        </w:r>
      </w:ins>
      <w:ins w:id="2864" w:author="天赐 余" w:date="2025-12-01T13:51:00Z" w16du:dateUtc="2025-12-01T05:51:00Z">
        <w:r w:rsidR="00387AF2">
          <w:rPr>
            <w:rFonts w:hint="eastAsia"/>
          </w:rPr>
          <w:t>4</w:t>
        </w:r>
      </w:ins>
      <w:ins w:id="2865" w:author="天赐 余" w:date="2025-12-01T13:52:00Z" w16du:dateUtc="2025-12-01T05:52:00Z">
        <w:r w:rsidR="00387AF2">
          <w:rPr>
            <w:rFonts w:hint="eastAsia"/>
          </w:rPr>
          <w:t>节序列号</w:t>
        </w:r>
      </w:ins>
      <w:ins w:id="2866" w:author="天赐 余" w:date="2025-12-01T13:53:00Z" w16du:dateUtc="2025-12-01T05:53:00Z">
        <w:r w:rsidR="00387AF2">
          <w:rPr>
            <w:rFonts w:hint="eastAsia"/>
          </w:rPr>
          <w:t>生成算法。</w:t>
        </w:r>
      </w:ins>
      <w:ins w:id="2867" w:author="天赐 余" w:date="2025-12-04T10:50:00Z" w16du:dateUtc="2025-12-04T02:50:00Z">
        <w:r w:rsidR="00BE0962">
          <w:rPr>
            <w:rFonts w:hint="eastAsia"/>
          </w:rPr>
          <w:t>序列号</w:t>
        </w:r>
      </w:ins>
      <w:ins w:id="2868" w:author="天赐 余" w:date="2025-12-03T17:01:00Z" w16du:dateUtc="2025-12-03T09:01:00Z">
        <w:r w:rsidR="001E294C">
          <w:rPr>
            <w:rFonts w:hint="eastAsia"/>
          </w:rPr>
          <w:t>SN</w:t>
        </w:r>
      </w:ins>
      <w:ins w:id="2869" w:author="天赐 余" w:date="2025-12-01T13:53:00Z" w16du:dateUtc="2025-12-01T05:53:00Z">
        <w:r w:rsidR="00387AF2">
          <w:rPr>
            <w:rFonts w:hint="eastAsia"/>
          </w:rPr>
          <w:t>范围为</w:t>
        </w:r>
        <w:r w:rsidR="00387AF2">
          <w:rPr>
            <w:rFonts w:hint="eastAsia"/>
          </w:rPr>
          <w:t>0~65535</w:t>
        </w:r>
        <w:r w:rsidR="00387AF2">
          <w:rPr>
            <w:rFonts w:hint="eastAsia"/>
          </w:rPr>
          <w:t>，每条流独立</w:t>
        </w:r>
      </w:ins>
      <w:ins w:id="2870" w:author="天赐 余" w:date="2025-12-01T13:56:00Z" w16du:dateUtc="2025-12-01T05:56:00Z">
        <w:r w:rsidR="00387AF2">
          <w:rPr>
            <w:rFonts w:hint="eastAsia"/>
          </w:rPr>
          <w:t>计数</w:t>
        </w:r>
      </w:ins>
      <w:ins w:id="2871" w:author="天赐 余" w:date="2025-12-04T10:52:00Z" w16du:dateUtc="2025-12-04T02:52:00Z">
        <w:r w:rsidR="00BE0962">
          <w:rPr>
            <w:rFonts w:hint="eastAsia"/>
          </w:rPr>
          <w:t>序列号</w:t>
        </w:r>
      </w:ins>
      <w:ins w:id="2872" w:author="天赐 余" w:date="2025-12-03T17:01:00Z" w16du:dateUtc="2025-12-03T09:01:00Z">
        <w:r w:rsidR="001E294C">
          <w:rPr>
            <w:rFonts w:hint="eastAsia"/>
          </w:rPr>
          <w:t>SN</w:t>
        </w:r>
      </w:ins>
      <w:ins w:id="2873" w:author="天赐 余" w:date="2025-12-01T13:53:00Z" w16du:dateUtc="2025-12-01T05:53:00Z">
        <w:r w:rsidR="00387AF2">
          <w:rPr>
            <w:rFonts w:hint="eastAsia"/>
          </w:rPr>
          <w:t>，数据帧到达时</w:t>
        </w:r>
      </w:ins>
      <w:ins w:id="2874" w:author="天赐 余" w:date="2025-12-04T10:52:00Z" w16du:dateUtc="2025-12-04T02:52:00Z">
        <w:r w:rsidR="00236B11">
          <w:rPr>
            <w:rFonts w:hint="eastAsia"/>
          </w:rPr>
          <w:t>序列号</w:t>
        </w:r>
      </w:ins>
      <w:ins w:id="2875" w:author="天赐 余" w:date="2025-12-03T17:01:00Z" w16du:dateUtc="2025-12-03T09:01:00Z">
        <w:r w:rsidR="001E294C">
          <w:rPr>
            <w:rFonts w:hint="eastAsia"/>
          </w:rPr>
          <w:t>SN</w:t>
        </w:r>
      </w:ins>
      <w:ins w:id="2876" w:author="天赐 余" w:date="2025-12-01T13:54:00Z" w16du:dateUtc="2025-12-01T05:54:00Z">
        <w:r w:rsidR="00387AF2">
          <w:rPr>
            <w:rFonts w:hint="eastAsia"/>
          </w:rPr>
          <w:t>在当前值基础上增加</w:t>
        </w:r>
        <w:r w:rsidR="00387AF2">
          <w:rPr>
            <w:rFonts w:hint="eastAsia"/>
          </w:rPr>
          <w:t>1</w:t>
        </w:r>
        <w:r w:rsidR="00387AF2">
          <w:rPr>
            <w:rFonts w:hint="eastAsia"/>
          </w:rPr>
          <w:t>，当</w:t>
        </w:r>
      </w:ins>
      <w:ins w:id="2877" w:author="天赐 余" w:date="2025-12-04T10:52:00Z" w16du:dateUtc="2025-12-04T02:52:00Z">
        <w:r w:rsidR="00236B11">
          <w:rPr>
            <w:rFonts w:hint="eastAsia"/>
          </w:rPr>
          <w:t>序列号</w:t>
        </w:r>
      </w:ins>
      <w:ins w:id="2878" w:author="天赐 余" w:date="2025-12-03T17:01:00Z" w16du:dateUtc="2025-12-03T09:01:00Z">
        <w:r w:rsidR="001E294C">
          <w:rPr>
            <w:rFonts w:hint="eastAsia"/>
          </w:rPr>
          <w:t>SN</w:t>
        </w:r>
      </w:ins>
      <w:ins w:id="2879" w:author="天赐 余" w:date="2025-12-01T13:55:00Z" w16du:dateUtc="2025-12-01T05:55:00Z">
        <w:r w:rsidR="00387AF2">
          <w:rPr>
            <w:rFonts w:hint="eastAsia"/>
          </w:rPr>
          <w:t>达到</w:t>
        </w:r>
      </w:ins>
      <w:ins w:id="2880" w:author="天赐 余" w:date="2025-12-01T13:56:00Z" w16du:dateUtc="2025-12-01T05:56:00Z">
        <w:r w:rsidR="00387AF2">
          <w:rPr>
            <w:rFonts w:hint="eastAsia"/>
          </w:rPr>
          <w:t>65535</w:t>
        </w:r>
        <w:r w:rsidR="00387AF2">
          <w:rPr>
            <w:rFonts w:hint="eastAsia"/>
          </w:rPr>
          <w:t>时相应流的</w:t>
        </w:r>
      </w:ins>
      <w:ins w:id="2881" w:author="天赐 余" w:date="2025-12-04T10:52:00Z" w16du:dateUtc="2025-12-04T02:52:00Z">
        <w:r w:rsidR="00EA22BE">
          <w:rPr>
            <w:rFonts w:hint="eastAsia"/>
          </w:rPr>
          <w:t>序列号</w:t>
        </w:r>
      </w:ins>
      <w:ins w:id="2882" w:author="天赐 余" w:date="2025-12-03T17:01:00Z" w16du:dateUtc="2025-12-03T09:01:00Z">
        <w:r w:rsidR="001E294C">
          <w:rPr>
            <w:rFonts w:hint="eastAsia"/>
          </w:rPr>
          <w:t>SN</w:t>
        </w:r>
      </w:ins>
      <w:ins w:id="2883" w:author="天赐 余" w:date="2025-12-01T13:57:00Z" w16du:dateUtc="2025-12-01T05:57:00Z">
        <w:r w:rsidR="00387AF2">
          <w:rPr>
            <w:rFonts w:hint="eastAsia"/>
          </w:rPr>
          <w:t>复位重新从</w:t>
        </w:r>
        <w:r w:rsidR="00387AF2">
          <w:rPr>
            <w:rFonts w:hint="eastAsia"/>
          </w:rPr>
          <w:t>0</w:t>
        </w:r>
        <w:r w:rsidR="00387AF2">
          <w:rPr>
            <w:rFonts w:hint="eastAsia"/>
          </w:rPr>
          <w:t>开始计数。</w:t>
        </w:r>
      </w:ins>
      <w:ins w:id="2884" w:author="天赐 余" w:date="2025-12-02T10:29:00Z" w16du:dateUtc="2025-12-02T02:29:00Z">
        <w:r w:rsidR="00767BEE">
          <w:rPr>
            <w:rFonts w:hint="eastAsia"/>
          </w:rPr>
          <w:t>帧消除序列号窗口大小不小于</w:t>
        </w:r>
      </w:ins>
      <w:ins w:id="2885" w:author="天赐 余" w:date="2025-12-02T10:30:00Z" w16du:dateUtc="2025-12-02T02:30:00Z">
        <w:r w:rsidR="00767BEE">
          <w:rPr>
            <w:rFonts w:hint="eastAsia"/>
          </w:rPr>
          <w:t>8</w:t>
        </w:r>
        <w:r w:rsidR="00767BEE">
          <w:rPr>
            <w:rFonts w:hint="eastAsia"/>
          </w:rPr>
          <w:t>。</w:t>
        </w:r>
      </w:ins>
      <w:commentRangeStart w:id="2886"/>
      <w:del w:id="2887" w:author="天赐 余" w:date="2025-12-01T13:58:00Z" w16du:dateUtc="2025-12-01T05:58:00Z">
        <w:r w:rsidRPr="00754D61" w:rsidDel="006A0563">
          <w:rPr>
            <w:rFonts w:hint="eastAsia"/>
            <w:rPrChange w:id="2888" w:author="天赐 余" w:date="2025-11-29T18:03:00Z" w16du:dateUtc="2025-11-29T10:03:00Z">
              <w:rPr>
                <w:rFonts w:hint="eastAsia"/>
                <w:highlight w:val="yellow"/>
              </w:rPr>
            </w:rPrChange>
          </w:rPr>
          <w:delText>其帧标识应按照产生顺序依次递增。</w:delText>
        </w:r>
        <w:commentRangeEnd w:id="2886"/>
        <w:r w:rsidR="00A303AC" w:rsidDel="006A0563">
          <w:rPr>
            <w:rStyle w:val="aff5"/>
          </w:rPr>
          <w:commentReference w:id="2886"/>
        </w:r>
      </w:del>
      <w:ins w:id="2889" w:author="liubing" w:date="2025-11-28T21:29:00Z">
        <w:del w:id="2890" w:author="天赐 余" w:date="2025-11-29T18:03:00Z" w16du:dateUtc="2025-11-29T10:03:00Z">
          <w:r w:rsidRPr="00754D61" w:rsidDel="00754D61">
            <w:rPr>
              <w:rFonts w:ascii="仿宋_GB2312" w:eastAsia="仿宋_GB2312" w:hint="eastAsia"/>
              <w:sz w:val="24"/>
              <w:szCs w:val="24"/>
              <w:rPrChange w:id="2891" w:author="天赐 余" w:date="2025-11-29T18:03:00Z" w16du:dateUtc="2025-11-29T10:03:00Z">
                <w:rPr>
                  <w:rFonts w:ascii="仿宋_GB2312" w:eastAsia="仿宋_GB2312" w:hint="eastAsia"/>
                  <w:sz w:val="24"/>
                  <w:szCs w:val="24"/>
                  <w:highlight w:val="yellow"/>
                </w:rPr>
              </w:rPrChange>
            </w:rPr>
            <w:delText>序列恢复功能通过向量恢复算法和匹配恢复算法两种算法实现，可以通过配置进行选择。</w:delText>
          </w:r>
        </w:del>
      </w:ins>
      <w:ins w:id="2892" w:author="liubing" w:date="2025-11-28T21:52:00Z">
        <w:del w:id="2893" w:author="天赐 余" w:date="2025-11-29T18:03:00Z" w16du:dateUtc="2025-11-29T10:03:00Z">
          <w:r w:rsidRPr="00754D61" w:rsidDel="00754D61">
            <w:rPr>
              <w:rFonts w:ascii="仿宋_GB2312" w:eastAsia="仿宋_GB2312" w:hint="eastAsia"/>
              <w:sz w:val="24"/>
              <w:szCs w:val="24"/>
              <w:rPrChange w:id="2894" w:author="天赐 余" w:date="2025-11-29T18:03:00Z" w16du:dateUtc="2025-11-29T10:03:00Z">
                <w:rPr>
                  <w:rFonts w:ascii="仿宋_GB2312" w:eastAsia="仿宋_GB2312" w:hint="eastAsia"/>
                  <w:sz w:val="24"/>
                  <w:szCs w:val="24"/>
                  <w:highlight w:val="yellow"/>
                </w:rPr>
              </w:rPrChange>
            </w:rPr>
            <w:delText>是否需要规定？</w:delText>
          </w:r>
        </w:del>
      </w:ins>
      <w:ins w:id="2895" w:author="liubing" w:date="2025-11-28T21:53:00Z">
        <w:del w:id="2896" w:author="天赐 余" w:date="2025-11-29T18:03:00Z" w16du:dateUtc="2025-11-29T10:03:00Z">
          <w:r w:rsidRPr="00754D61" w:rsidDel="00754D61">
            <w:rPr>
              <w:rFonts w:ascii="仿宋_GB2312" w:eastAsia="仿宋_GB2312" w:hint="eastAsia"/>
              <w:sz w:val="24"/>
              <w:szCs w:val="24"/>
              <w:rPrChange w:id="2897" w:author="天赐 余" w:date="2025-11-29T18:03:00Z" w16du:dateUtc="2025-11-29T10:03:00Z">
                <w:rPr>
                  <w:rFonts w:ascii="仿宋_GB2312" w:eastAsia="仿宋_GB2312" w:hint="eastAsia"/>
                  <w:sz w:val="24"/>
                  <w:szCs w:val="24"/>
                  <w:highlight w:val="yellow"/>
                </w:rPr>
              </w:rPrChange>
            </w:rPr>
            <w:delText>递增+1是如何说明的。</w:delText>
          </w:r>
        </w:del>
      </w:ins>
    </w:p>
    <w:p w14:paraId="18CB0AAA" w14:textId="77777777" w:rsidR="00717322" w:rsidRDefault="00717322">
      <w:pPr>
        <w:ind w:firstLine="560"/>
      </w:pPr>
    </w:p>
    <w:p w14:paraId="4064DD78" w14:textId="77777777" w:rsidR="00717322" w:rsidRDefault="00000000">
      <w:pPr>
        <w:pStyle w:val="30"/>
      </w:pPr>
      <w:r>
        <w:rPr>
          <w:rFonts w:hint="eastAsia"/>
        </w:rPr>
        <w:t>容错机制</w:t>
      </w:r>
    </w:p>
    <w:p w14:paraId="789129E5" w14:textId="77777777" w:rsidR="00717322" w:rsidRPr="00F61A8F" w:rsidRDefault="00000000">
      <w:pPr>
        <w:pStyle w:val="40"/>
      </w:pPr>
      <w:r w:rsidRPr="00F61A8F">
        <w:rPr>
          <w:rFonts w:hint="eastAsia"/>
        </w:rPr>
        <w:t>容错时间同步</w:t>
      </w:r>
    </w:p>
    <w:p w14:paraId="74012635" w14:textId="77777777" w:rsidR="00717322" w:rsidRDefault="00000000">
      <w:pPr>
        <w:ind w:firstLine="560"/>
      </w:pPr>
      <w:r>
        <w:rPr>
          <w:rFonts w:hint="eastAsia"/>
        </w:rPr>
        <w:t>箭载应用需重点考虑容错能力，包括时间同步功能的可用性与完整性，以提供可靠可信的时间基准。本规范要求箭载</w:t>
      </w:r>
      <w:r>
        <w:rPr>
          <w:rFonts w:hint="eastAsia"/>
        </w:rPr>
        <w:t>TSN</w:t>
      </w:r>
      <w:r>
        <w:rPr>
          <w:rFonts w:hint="eastAsia"/>
        </w:rPr>
        <w:t>应支持容错时间同步。符合本规范的箭载</w:t>
      </w:r>
      <w:r>
        <w:rPr>
          <w:rFonts w:hint="eastAsia"/>
        </w:rPr>
        <w:t>TSN</w:t>
      </w:r>
      <w:r>
        <w:rPr>
          <w:rFonts w:hint="eastAsia"/>
        </w:rPr>
        <w:t>系统，应能容忍网卡、交换、链路和主时钟同时出现多个（通常为</w:t>
      </w:r>
      <w:r>
        <w:rPr>
          <w:rFonts w:hint="eastAsia"/>
        </w:rPr>
        <w:t>2</w:t>
      </w:r>
      <w:r>
        <w:rPr>
          <w:rFonts w:hint="eastAsia"/>
        </w:rPr>
        <w:t>个）任意故障，在以上情况下依然能够保持时间同步的可用性和完整性。容错时间同步机制确保在存在任意故障时，仍能可靠精确地传输时间值及相关的</w:t>
      </w:r>
      <w:r>
        <w:rPr>
          <w:rFonts w:hint="eastAsia"/>
        </w:rPr>
        <w:t>Sync</w:t>
      </w:r>
      <w:r>
        <w:rPr>
          <w:rFonts w:hint="eastAsia"/>
        </w:rPr>
        <w:t>和</w:t>
      </w:r>
      <w:proofErr w:type="spellStart"/>
      <w:r>
        <w:rPr>
          <w:rFonts w:hint="eastAsia"/>
        </w:rPr>
        <w:t>Follow_Up</w:t>
      </w:r>
      <w:proofErr w:type="spellEnd"/>
      <w:r>
        <w:rPr>
          <w:rFonts w:hint="eastAsia"/>
        </w:rPr>
        <w:t>消息。</w:t>
      </w:r>
    </w:p>
    <w:p w14:paraId="6B23AE5F" w14:textId="498F7202" w:rsidR="00717322" w:rsidRDefault="00000000">
      <w:pPr>
        <w:ind w:firstLine="560"/>
      </w:pPr>
      <w:r>
        <w:rPr>
          <w:rFonts w:hint="eastAsia"/>
        </w:rPr>
        <w:lastRenderedPageBreak/>
        <w:t>本规范要求时间同步应支持多时钟域、多主时钟、多时间分发树架构，每个网卡和交换节点应支持多个</w:t>
      </w:r>
      <w:r>
        <w:rPr>
          <w:rFonts w:hint="eastAsia"/>
        </w:rPr>
        <w:t>PTP</w:t>
      </w:r>
      <w:r>
        <w:rPr>
          <w:rFonts w:hint="eastAsia"/>
        </w:rPr>
        <w:t>实例以及时间选择功能。每节点上不同</w:t>
      </w:r>
      <w:r>
        <w:rPr>
          <w:rFonts w:hint="eastAsia"/>
        </w:rPr>
        <w:t>PTP</w:t>
      </w:r>
      <w:r>
        <w:rPr>
          <w:rFonts w:hint="eastAsia"/>
        </w:rPr>
        <w:t>实例参与不同时钟域的时间同步树获得多个同步时钟，由时间选择功能从中选择一个时钟作为当前节点使用的同步时钟。</w:t>
      </w:r>
      <w:ins w:id="2898" w:author="天赐 余" w:date="2025-12-04T14:10:00Z" w16du:dateUtc="2025-12-04T06:10:00Z">
        <w:r w:rsidR="00470D02">
          <w:rPr>
            <w:rFonts w:hint="eastAsia"/>
          </w:rPr>
          <w:t>时钟选择算法参考</w:t>
        </w:r>
        <w:r w:rsidR="00470D02">
          <w:rPr>
            <w:rFonts w:hint="eastAsia"/>
          </w:rPr>
          <w:t>ASed</w:t>
        </w:r>
      </w:ins>
      <w:ins w:id="2899" w:author="天赐 余" w:date="2025-12-04T14:13:00Z" w16du:dateUtc="2025-12-04T06:13:00Z">
        <w:r w:rsidR="00580277">
          <w:rPr>
            <w:rFonts w:hint="eastAsia"/>
          </w:rPr>
          <w:t xml:space="preserve"> 20.3.5</w:t>
        </w:r>
      </w:ins>
    </w:p>
    <w:p w14:paraId="52E55ABC" w14:textId="77777777" w:rsidR="00717322" w:rsidRPr="00063F47" w:rsidRDefault="00000000">
      <w:pPr>
        <w:keepNext/>
        <w:ind w:firstLineChars="0" w:firstLine="50"/>
        <w:jc w:val="center"/>
        <w:rPr>
          <w:rPrChange w:id="2900" w:author="天赐 余" w:date="2025-11-29T18:04:00Z" w16du:dateUtc="2025-11-29T10:04:00Z">
            <w:rPr>
              <w:highlight w:val="yellow"/>
            </w:rPr>
          </w:rPrChange>
        </w:rPr>
      </w:pPr>
      <w:r w:rsidRPr="005442A6">
        <w:rPr>
          <w:rFonts w:hint="eastAsia"/>
        </w:rPr>
        <w:object w:dxaOrig="4875" w:dyaOrig="4785" w14:anchorId="1234C1BC">
          <v:shape id="_x0000_i1031" type="#_x0000_t75" style="width:243.7pt;height:239.1pt" o:ole="">
            <v:imagedata r:id="rId26" o:title=""/>
          </v:shape>
          <o:OLEObject Type="Embed" ProgID="Visio.Drawing.15" ShapeID="_x0000_i1031" DrawAspect="Content" ObjectID="_1826365545" r:id="rId27"/>
        </w:object>
      </w:r>
    </w:p>
    <w:p w14:paraId="4725A82E" w14:textId="77777777" w:rsidR="00717322" w:rsidRPr="00063F47" w:rsidRDefault="00000000">
      <w:pPr>
        <w:pStyle w:val="a7"/>
        <w:rPr>
          <w:rPrChange w:id="2901" w:author="天赐 余" w:date="2025-11-29T18:04:00Z" w16du:dateUtc="2025-11-29T10:04:00Z">
            <w:rPr>
              <w:highlight w:val="yellow"/>
            </w:rPr>
          </w:rPrChange>
        </w:rPr>
      </w:pPr>
      <w:r w:rsidRPr="00063F47">
        <w:rPr>
          <w:rFonts w:hint="eastAsia"/>
          <w:rPrChange w:id="2902" w:author="天赐 余" w:date="2025-11-29T18:04:00Z" w16du:dateUtc="2025-11-29T10:04:00Z">
            <w:rPr>
              <w:rFonts w:hint="eastAsia"/>
              <w:highlight w:val="yellow"/>
            </w:rPr>
          </w:rPrChange>
        </w:rPr>
        <w:t>图</w:t>
      </w:r>
      <w:r w:rsidRPr="00063F47">
        <w:rPr>
          <w:rPrChange w:id="2903" w:author="天赐 余" w:date="2025-11-29T18:04:00Z" w16du:dateUtc="2025-11-29T10:04:00Z">
            <w:rPr>
              <w:highlight w:val="yellow"/>
            </w:rPr>
          </w:rPrChange>
        </w:rPr>
        <w:t xml:space="preserve"> </w:t>
      </w:r>
      <w:r w:rsidRPr="00063F47">
        <w:rPr>
          <w:rPrChange w:id="2904" w:author="天赐 余" w:date="2025-11-29T18:04:00Z" w16du:dateUtc="2025-11-29T10:04:00Z">
            <w:rPr>
              <w:highlight w:val="yellow"/>
            </w:rPr>
          </w:rPrChange>
        </w:rPr>
        <w:fldChar w:fldCharType="begin"/>
      </w:r>
      <w:r w:rsidRPr="00063F47">
        <w:rPr>
          <w:rPrChange w:id="2905" w:author="天赐 余" w:date="2025-11-29T18:04:00Z" w16du:dateUtc="2025-11-29T10:04:00Z">
            <w:rPr>
              <w:highlight w:val="yellow"/>
            </w:rPr>
          </w:rPrChange>
        </w:rPr>
        <w:instrText xml:space="preserve"> SEQ </w:instrText>
      </w:r>
      <w:r w:rsidRPr="00063F47">
        <w:rPr>
          <w:rFonts w:hint="eastAsia"/>
          <w:rPrChange w:id="2906" w:author="天赐 余" w:date="2025-11-29T18:04:00Z" w16du:dateUtc="2025-11-29T10:04:00Z">
            <w:rPr>
              <w:rFonts w:hint="eastAsia"/>
              <w:highlight w:val="yellow"/>
            </w:rPr>
          </w:rPrChange>
        </w:rPr>
        <w:instrText>图</w:instrText>
      </w:r>
      <w:r w:rsidRPr="00063F47">
        <w:rPr>
          <w:rPrChange w:id="2907" w:author="天赐 余" w:date="2025-11-29T18:04:00Z" w16du:dateUtc="2025-11-29T10:04:00Z">
            <w:rPr>
              <w:highlight w:val="yellow"/>
            </w:rPr>
          </w:rPrChange>
        </w:rPr>
        <w:instrText xml:space="preserve"> \* ARABIC </w:instrText>
      </w:r>
      <w:r w:rsidRPr="00063F47">
        <w:rPr>
          <w:rPrChange w:id="2908" w:author="天赐 余" w:date="2025-11-29T18:04:00Z" w16du:dateUtc="2025-11-29T10:04:00Z">
            <w:rPr>
              <w:highlight w:val="yellow"/>
            </w:rPr>
          </w:rPrChange>
        </w:rPr>
        <w:fldChar w:fldCharType="separate"/>
      </w:r>
      <w:r w:rsidRPr="00063F47">
        <w:rPr>
          <w:rPrChange w:id="2909" w:author="天赐 余" w:date="2025-11-29T18:04:00Z" w16du:dateUtc="2025-11-29T10:04:00Z">
            <w:rPr>
              <w:highlight w:val="yellow"/>
            </w:rPr>
          </w:rPrChange>
        </w:rPr>
        <w:t>7</w:t>
      </w:r>
      <w:r w:rsidRPr="00063F47">
        <w:rPr>
          <w:rPrChange w:id="2910" w:author="天赐 余" w:date="2025-11-29T18:04:00Z" w16du:dateUtc="2025-11-29T10:04:00Z">
            <w:rPr>
              <w:highlight w:val="yellow"/>
            </w:rPr>
          </w:rPrChange>
        </w:rPr>
        <w:fldChar w:fldCharType="end"/>
      </w:r>
      <w:r w:rsidRPr="00063F47">
        <w:rPr>
          <w:rPrChange w:id="2911" w:author="天赐 余" w:date="2025-11-29T18:04:00Z" w16du:dateUtc="2025-11-29T10:04:00Z">
            <w:rPr>
              <w:highlight w:val="yellow"/>
            </w:rPr>
          </w:rPrChange>
        </w:rPr>
        <w:t xml:space="preserve"> </w:t>
      </w:r>
      <w:r w:rsidRPr="00063F47">
        <w:rPr>
          <w:rFonts w:hint="eastAsia"/>
          <w:rPrChange w:id="2912" w:author="天赐 余" w:date="2025-11-29T18:04:00Z" w16du:dateUtc="2025-11-29T10:04:00Z">
            <w:rPr>
              <w:rFonts w:hint="eastAsia"/>
              <w:highlight w:val="yellow"/>
            </w:rPr>
          </w:rPrChange>
        </w:rPr>
        <w:t>多域时间同步</w:t>
      </w:r>
      <w:ins w:id="2913" w:author="liubing" w:date="2025-11-28T21:52:00Z">
        <w:r w:rsidRPr="00063F47">
          <w:rPr>
            <w:rFonts w:hint="eastAsia"/>
            <w:rPrChange w:id="2914" w:author="天赐 余" w:date="2025-11-29T18:04:00Z" w16du:dateUtc="2025-11-29T10:04:00Z">
              <w:rPr>
                <w:rFonts w:hint="eastAsia"/>
                <w:highlight w:val="yellow"/>
              </w:rPr>
            </w:rPrChange>
          </w:rPr>
          <w:t>（两个交换，不做级联，是否是标准中的图例）</w:t>
        </w:r>
      </w:ins>
    </w:p>
    <w:p w14:paraId="0AB1BF23" w14:textId="77777777" w:rsidR="00717322" w:rsidRDefault="00000000">
      <w:pPr>
        <w:ind w:firstLine="560"/>
      </w:pPr>
      <w:r>
        <w:rPr>
          <w:rFonts w:hint="eastAsia"/>
        </w:rPr>
        <w:t>如上图所示，共包括</w:t>
      </w:r>
      <w:r>
        <w:rPr>
          <w:rFonts w:hint="eastAsia"/>
        </w:rPr>
        <w:t>3</w:t>
      </w:r>
      <w:r>
        <w:rPr>
          <w:rFonts w:hint="eastAsia"/>
        </w:rPr>
        <w:t>个时间同步树，蓝线为时间分发树</w:t>
      </w:r>
      <w:r>
        <w:rPr>
          <w:rFonts w:hint="eastAsia"/>
        </w:rPr>
        <w:t>1</w:t>
      </w:r>
      <w:r>
        <w:rPr>
          <w:rFonts w:hint="eastAsia"/>
        </w:rPr>
        <w:t>，蓝线经过的节点和链路为时间同步域</w:t>
      </w:r>
      <w:r>
        <w:rPr>
          <w:rFonts w:hint="eastAsia"/>
        </w:rPr>
        <w:t>1</w:t>
      </w:r>
      <w:r>
        <w:rPr>
          <w:rFonts w:hint="eastAsia"/>
        </w:rPr>
        <w:t>；红线为时间分发树</w:t>
      </w:r>
      <w:r>
        <w:rPr>
          <w:rFonts w:hint="eastAsia"/>
        </w:rPr>
        <w:t>2</w:t>
      </w:r>
      <w:r>
        <w:rPr>
          <w:rFonts w:hint="eastAsia"/>
        </w:rPr>
        <w:t>，红线经过的节点和链路为时间同步域</w:t>
      </w:r>
      <w:r>
        <w:rPr>
          <w:rFonts w:hint="eastAsia"/>
        </w:rPr>
        <w:t>2</w:t>
      </w:r>
      <w:r>
        <w:rPr>
          <w:rFonts w:hint="eastAsia"/>
        </w:rPr>
        <w:t>；绿线为时间分发树</w:t>
      </w:r>
      <w:r>
        <w:rPr>
          <w:rFonts w:hint="eastAsia"/>
        </w:rPr>
        <w:t>3</w:t>
      </w:r>
      <w:r>
        <w:rPr>
          <w:rFonts w:hint="eastAsia"/>
        </w:rPr>
        <w:t>，绿线经过的节点和链路为时间同步域</w:t>
      </w:r>
      <w:r>
        <w:rPr>
          <w:rFonts w:hint="eastAsia"/>
        </w:rPr>
        <w:t>3</w:t>
      </w:r>
      <w:r>
        <w:rPr>
          <w:rFonts w:hint="eastAsia"/>
        </w:rPr>
        <w:t>。网卡</w:t>
      </w:r>
      <w:r>
        <w:rPr>
          <w:rFonts w:hint="eastAsia"/>
        </w:rPr>
        <w:t>1</w:t>
      </w:r>
      <w:r>
        <w:rPr>
          <w:rFonts w:hint="eastAsia"/>
        </w:rPr>
        <w:t>、网卡</w:t>
      </w:r>
      <w:r>
        <w:rPr>
          <w:rFonts w:hint="eastAsia"/>
        </w:rPr>
        <w:t>2</w:t>
      </w:r>
      <w:r>
        <w:rPr>
          <w:rFonts w:hint="eastAsia"/>
        </w:rPr>
        <w:t>、网卡</w:t>
      </w:r>
      <w:r>
        <w:rPr>
          <w:rFonts w:hint="eastAsia"/>
        </w:rPr>
        <w:t>3</w:t>
      </w:r>
      <w:r>
        <w:rPr>
          <w:rFonts w:hint="eastAsia"/>
        </w:rPr>
        <w:t>分别为时间同步域</w:t>
      </w:r>
      <w:r>
        <w:rPr>
          <w:rFonts w:hint="eastAsia"/>
        </w:rPr>
        <w:t>1</w:t>
      </w:r>
      <w:r>
        <w:rPr>
          <w:rFonts w:hint="eastAsia"/>
        </w:rPr>
        <w:t>、</w:t>
      </w:r>
      <w:r>
        <w:rPr>
          <w:rFonts w:hint="eastAsia"/>
        </w:rPr>
        <w:t>2</w:t>
      </w:r>
      <w:r>
        <w:rPr>
          <w:rFonts w:hint="eastAsia"/>
        </w:rPr>
        <w:t>、</w:t>
      </w:r>
      <w:r>
        <w:rPr>
          <w:rFonts w:hint="eastAsia"/>
        </w:rPr>
        <w:t>3</w:t>
      </w:r>
      <w:r>
        <w:rPr>
          <w:rFonts w:hint="eastAsia"/>
        </w:rPr>
        <w:t>的主时钟节点。</w:t>
      </w:r>
    </w:p>
    <w:p w14:paraId="5FFE4DB2" w14:textId="1DC202C0" w:rsidR="00717322" w:rsidRDefault="00000000">
      <w:pPr>
        <w:ind w:firstLine="560"/>
        <w:rPr>
          <w:ins w:id="2915" w:author="天赐 余" w:date="2025-12-04T14:19:00Z" w16du:dateUtc="2025-12-04T06:19:00Z"/>
        </w:rPr>
      </w:pPr>
      <w:r>
        <w:rPr>
          <w:rFonts w:hint="eastAsia"/>
        </w:rPr>
        <w:t>每个时钟域中的</w:t>
      </w:r>
      <w:r>
        <w:rPr>
          <w:rFonts w:hint="eastAsia"/>
        </w:rPr>
        <w:t>GM</w:t>
      </w:r>
      <w:r>
        <w:rPr>
          <w:rFonts w:hint="eastAsia"/>
        </w:rPr>
        <w:t>之间需要在容忍</w:t>
      </w:r>
      <w:r>
        <w:rPr>
          <w:rFonts w:hint="eastAsia"/>
        </w:rPr>
        <w:t>GM</w:t>
      </w:r>
      <w:r>
        <w:rPr>
          <w:rFonts w:hint="eastAsia"/>
        </w:rPr>
        <w:t>和网络链路、交换机发生任意故障的条件下达到初始同步和稳定同步，称为多时钟域主时钟同步</w:t>
      </w:r>
      <w:ins w:id="2916" w:author="天赐 余" w:date="2025-12-04T14:16:00Z" w16du:dateUtc="2025-12-04T06:16:00Z">
        <w:r w:rsidR="00777033">
          <w:rPr>
            <w:rFonts w:hint="eastAsia"/>
          </w:rPr>
          <w:t>，可以参考附录</w:t>
        </w:r>
        <w:r w:rsidR="00777033">
          <w:rPr>
            <w:rFonts w:hint="eastAsia"/>
          </w:rPr>
          <w:t>A</w:t>
        </w:r>
        <w:r w:rsidR="00777033">
          <w:rPr>
            <w:rFonts w:hint="eastAsia"/>
          </w:rPr>
          <w:t>的方法。</w:t>
        </w:r>
      </w:ins>
      <w:del w:id="2917" w:author="天赐 余" w:date="2025-12-04T14:16:00Z" w16du:dateUtc="2025-12-04T06:16:00Z">
        <w:r w:rsidDel="00777033">
          <w:rPr>
            <w:rFonts w:hint="eastAsia"/>
          </w:rPr>
          <w:delText>。</w:delText>
        </w:r>
      </w:del>
      <w:del w:id="2918" w:author="天赐 余" w:date="2025-12-04T14:10:00Z" w16du:dateUtc="2025-12-04T06:10:00Z">
        <w:r w:rsidDel="00470D02">
          <w:rPr>
            <w:rFonts w:hint="eastAsia"/>
          </w:rPr>
          <w:delText>目前还没有公开方法，可采用附录</w:delText>
        </w:r>
      </w:del>
      <w:del w:id="2919" w:author="天赐 余" w:date="2025-12-04T10:54:00Z" w16du:dateUtc="2025-12-04T02:54:00Z">
        <w:r w:rsidDel="000E2001">
          <w:rPr>
            <w:rFonts w:hint="eastAsia"/>
          </w:rPr>
          <w:delText>B.1</w:delText>
        </w:r>
        <w:r w:rsidDel="000E2001">
          <w:rPr>
            <w:rFonts w:hint="eastAsia"/>
          </w:rPr>
          <w:delText>建议的</w:delText>
        </w:r>
        <w:r w:rsidDel="000E2001">
          <w:rPr>
            <w:rFonts w:hint="eastAsia"/>
          </w:rPr>
          <w:delText>MGSP</w:delText>
        </w:r>
        <w:r w:rsidDel="000E2001">
          <w:rPr>
            <w:rFonts w:hint="eastAsia"/>
          </w:rPr>
          <w:delText>算法</w:delText>
        </w:r>
      </w:del>
      <w:del w:id="2920" w:author="天赐 余" w:date="2025-12-04T14:10:00Z" w16du:dateUtc="2025-12-04T06:10:00Z">
        <w:r w:rsidDel="00470D02">
          <w:rPr>
            <w:rFonts w:hint="eastAsia"/>
          </w:rPr>
          <w:delText>。</w:delText>
        </w:r>
      </w:del>
    </w:p>
    <w:p w14:paraId="524F1223" w14:textId="2365DCCC" w:rsidR="00693114" w:rsidRDefault="00693114" w:rsidP="00693114">
      <w:pPr>
        <w:ind w:firstLine="560"/>
      </w:pPr>
      <w:ins w:id="2921" w:author="天赐 余" w:date="2025-12-04T14:19:00Z" w16du:dateUtc="2025-12-04T06:19:00Z">
        <w:r>
          <w:rPr>
            <w:rFonts w:hint="eastAsia"/>
          </w:rPr>
          <w:lastRenderedPageBreak/>
          <w:t>由于设备加入时间同步的时刻无法统一，本规范要求后加入时间同步的设备不应该影响已有时间同步，</w:t>
        </w:r>
        <w:r w:rsidRPr="0034302B">
          <w:rPr>
            <w:rFonts w:hint="eastAsia"/>
            <w:highlight w:val="yellow"/>
          </w:rPr>
          <w:t>可参考附录的方法。</w:t>
        </w:r>
      </w:ins>
    </w:p>
    <w:p w14:paraId="39F79768" w14:textId="77777777" w:rsidR="00717322" w:rsidRDefault="00000000">
      <w:pPr>
        <w:ind w:firstLineChars="0" w:firstLine="0"/>
      </w:pPr>
      <w:r w:rsidRPr="00470D02">
        <w:rPr>
          <w:rFonts w:hint="eastAsia"/>
        </w:rPr>
        <w:t>容错时间同步可配置参数有</w:t>
      </w:r>
      <w:r w:rsidRPr="00470D02">
        <w:rPr>
          <w:rFonts w:hint="eastAsia"/>
        </w:rPr>
        <w:t>:</w:t>
      </w:r>
    </w:p>
    <w:p w14:paraId="2912791A" w14:textId="34D11878" w:rsidR="00674DFF" w:rsidRDefault="00674DFF">
      <w:pPr>
        <w:pStyle w:val="a7"/>
        <w:keepNext/>
        <w:rPr>
          <w:ins w:id="2922" w:author="天赐 余" w:date="2025-12-02T18:51:00Z" w16du:dateUtc="2025-12-02T10:51:00Z"/>
        </w:rPr>
        <w:pPrChange w:id="2923" w:author="天赐 余" w:date="2025-12-02T18:51:00Z" w16du:dateUtc="2025-12-02T10:51:00Z">
          <w:pPr>
            <w:ind w:firstLine="560"/>
          </w:pPr>
        </w:pPrChange>
      </w:pPr>
      <w:ins w:id="2924" w:author="天赐 余" w:date="2025-12-02T18:51:00Z" w16du:dateUtc="2025-12-02T10:51: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2925" w:author="天赐 余" w:date="2025-12-02T18:51:00Z" w16du:dateUtc="2025-12-02T10:51:00Z">
        <w:r>
          <w:rPr>
            <w:noProof/>
          </w:rPr>
          <w:t>12</w:t>
        </w:r>
        <w:r>
          <w:fldChar w:fldCharType="end"/>
        </w:r>
        <w:r>
          <w:rPr>
            <w:rFonts w:hint="eastAsia"/>
          </w:rPr>
          <w:t xml:space="preserve"> </w:t>
        </w:r>
        <w:r>
          <w:rPr>
            <w:rFonts w:hint="eastAsia"/>
          </w:rPr>
          <w:t>容错时间同步可配置参数</w:t>
        </w:r>
      </w:ins>
    </w:p>
    <w:tbl>
      <w:tblPr>
        <w:tblStyle w:val="aff1"/>
        <w:tblW w:w="9694" w:type="dxa"/>
        <w:tblLayout w:type="fixed"/>
        <w:tblLook w:val="04A0" w:firstRow="1" w:lastRow="0" w:firstColumn="1" w:lastColumn="0" w:noHBand="0" w:noVBand="1"/>
      </w:tblPr>
      <w:tblGrid>
        <w:gridCol w:w="2070"/>
        <w:gridCol w:w="3162"/>
        <w:gridCol w:w="1709"/>
        <w:gridCol w:w="992"/>
        <w:gridCol w:w="1761"/>
      </w:tblGrid>
      <w:tr w:rsidR="00717322" w14:paraId="6D9EEC75" w14:textId="77777777">
        <w:trPr>
          <w:trHeight w:val="366"/>
        </w:trPr>
        <w:tc>
          <w:tcPr>
            <w:tcW w:w="2070" w:type="dxa"/>
            <w:vAlign w:val="center"/>
          </w:tcPr>
          <w:p w14:paraId="2246D948"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62" w:type="dxa"/>
          </w:tcPr>
          <w:p w14:paraId="130A71CE"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1709" w:type="dxa"/>
          </w:tcPr>
          <w:p w14:paraId="12BCACBA"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992" w:type="dxa"/>
            <w:vAlign w:val="center"/>
          </w:tcPr>
          <w:p w14:paraId="6B3B1A95"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c>
          <w:tcPr>
            <w:tcW w:w="1761" w:type="dxa"/>
          </w:tcPr>
          <w:p w14:paraId="5577BD1D"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取值范围</w:t>
            </w:r>
          </w:p>
        </w:tc>
      </w:tr>
      <w:tr w:rsidR="00717322" w14:paraId="73BE1A5A" w14:textId="77777777">
        <w:trPr>
          <w:trHeight w:val="1084"/>
        </w:trPr>
        <w:tc>
          <w:tcPr>
            <w:tcW w:w="2070" w:type="dxa"/>
          </w:tcPr>
          <w:p w14:paraId="04E22611"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fttmMapPtpInstanceToIndex</w:t>
            </w:r>
            <w:proofErr w:type="spellEnd"/>
          </w:p>
        </w:tc>
        <w:tc>
          <w:tcPr>
            <w:tcW w:w="3162" w:type="dxa"/>
          </w:tcPr>
          <w:p w14:paraId="72DAFA78" w14:textId="05DD9F2D"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FTTM引用PTP实例列表，每个FTTM实例引用了哪些PTP</w:t>
            </w:r>
            <w:ins w:id="2926" w:author="天赐 余" w:date="2025-12-04T14:07:00Z" w16du:dateUtc="2025-12-04T06:07:00Z">
              <w:r w:rsidR="00470D02">
                <w:rPr>
                  <w:rFonts w:asciiTheme="majorEastAsia" w:eastAsiaTheme="majorEastAsia" w:hAnsiTheme="majorEastAsia" w:hint="eastAsia"/>
                </w:rPr>
                <w:t>实例</w:t>
              </w:r>
            </w:ins>
            <w:del w:id="2927" w:author="天赐 余" w:date="2025-12-04T14:07:00Z" w16du:dateUtc="2025-12-04T06:07:00Z">
              <w:r w:rsidDel="00470D02">
                <w:rPr>
                  <w:rFonts w:asciiTheme="majorEastAsia" w:eastAsiaTheme="majorEastAsia" w:hAnsiTheme="majorEastAsia" w:hint="eastAsia"/>
                </w:rPr>
                <w:delText>示例</w:delText>
              </w:r>
            </w:del>
            <w:r>
              <w:rPr>
                <w:rFonts w:asciiTheme="majorEastAsia" w:eastAsiaTheme="majorEastAsia" w:hAnsiTheme="majorEastAsia" w:hint="eastAsia"/>
              </w:rPr>
              <w:t>，用PTP实例的索引列表标识</w:t>
            </w:r>
          </w:p>
        </w:tc>
        <w:tc>
          <w:tcPr>
            <w:tcW w:w="1709" w:type="dxa"/>
            <w:vAlign w:val="center"/>
          </w:tcPr>
          <w:p w14:paraId="55C7B272"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Uint32列表</w:t>
            </w:r>
          </w:p>
        </w:tc>
        <w:tc>
          <w:tcPr>
            <w:tcW w:w="992" w:type="dxa"/>
            <w:vAlign w:val="center"/>
          </w:tcPr>
          <w:p w14:paraId="6915AC22" w14:textId="77777777" w:rsidR="00717322" w:rsidRDefault="00717322">
            <w:pPr>
              <w:spacing w:after="0" w:line="240" w:lineRule="auto"/>
              <w:ind w:firstLineChars="0" w:firstLine="0"/>
              <w:jc w:val="left"/>
              <w:rPr>
                <w:rFonts w:asciiTheme="majorEastAsia" w:eastAsiaTheme="majorEastAsia" w:hAnsiTheme="majorEastAsia" w:hint="eastAsia"/>
              </w:rPr>
            </w:pPr>
          </w:p>
        </w:tc>
        <w:tc>
          <w:tcPr>
            <w:tcW w:w="1761" w:type="dxa"/>
          </w:tcPr>
          <w:p w14:paraId="7F7983B1"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14:paraId="3273C5EE" w14:textId="77777777">
        <w:trPr>
          <w:trHeight w:val="732"/>
        </w:trPr>
        <w:tc>
          <w:tcPr>
            <w:tcW w:w="2070" w:type="dxa"/>
          </w:tcPr>
          <w:p w14:paraId="5F05F50A"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fttmMaxAs</w:t>
            </w:r>
            <w:proofErr w:type="spellEnd"/>
          </w:p>
        </w:tc>
        <w:tc>
          <w:tcPr>
            <w:tcW w:w="3162" w:type="dxa"/>
          </w:tcPr>
          <w:p w14:paraId="029674B3"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时钟偏差阈值，认为无故障时，任意两个PTP实例时钟之间偏差阈值。为二维数组</w:t>
            </w:r>
            <w:proofErr w:type="spellStart"/>
            <w:r>
              <w:rPr>
                <w:rFonts w:asciiTheme="majorEastAsia" w:eastAsiaTheme="majorEastAsia" w:hAnsiTheme="majorEastAsia"/>
              </w:rPr>
              <w:t>fttmMaxAs</w:t>
            </w:r>
            <w:proofErr w:type="spellEnd"/>
            <w:r>
              <w:rPr>
                <w:rFonts w:asciiTheme="majorEastAsia" w:eastAsiaTheme="majorEastAsia" w:hAnsiTheme="majorEastAsia" w:hint="eastAsia"/>
              </w:rPr>
              <w:t>[x][y]表示x实例和y实例之间的阈值</w:t>
            </w:r>
          </w:p>
        </w:tc>
        <w:tc>
          <w:tcPr>
            <w:tcW w:w="1709" w:type="dxa"/>
            <w:vAlign w:val="center"/>
          </w:tcPr>
          <w:p w14:paraId="6107B85D"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w:t>
            </w:r>
            <w:r>
              <w:rPr>
                <w:rFonts w:asciiTheme="majorEastAsia" w:eastAsiaTheme="majorEastAsia" w:hAnsiTheme="majorEastAsia"/>
              </w:rPr>
              <w:t>int</w:t>
            </w:r>
            <w:r>
              <w:rPr>
                <w:rFonts w:asciiTheme="majorEastAsia" w:eastAsiaTheme="majorEastAsia" w:hAnsiTheme="majorEastAsia" w:hint="eastAsia"/>
              </w:rPr>
              <w:t>32</w:t>
            </w:r>
          </w:p>
        </w:tc>
        <w:tc>
          <w:tcPr>
            <w:tcW w:w="992" w:type="dxa"/>
            <w:vAlign w:val="center"/>
          </w:tcPr>
          <w:p w14:paraId="0038B09E"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2</w:t>
            </w:r>
            <w:r>
              <w:rPr>
                <w:rFonts w:asciiTheme="majorEastAsia" w:eastAsiaTheme="majorEastAsia" w:hAnsiTheme="majorEastAsia" w:hint="eastAsia"/>
                <w:vertAlign w:val="superscript"/>
              </w:rPr>
              <w:t>-16</w:t>
            </w:r>
            <w:r>
              <w:rPr>
                <w:rFonts w:asciiTheme="majorEastAsia" w:eastAsiaTheme="majorEastAsia" w:hAnsiTheme="majorEastAsia" w:hint="eastAsia"/>
              </w:rPr>
              <w:t>纳秒</w:t>
            </w:r>
          </w:p>
        </w:tc>
        <w:tc>
          <w:tcPr>
            <w:tcW w:w="1761" w:type="dxa"/>
          </w:tcPr>
          <w:p w14:paraId="19DC45F0"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470D02" w14:paraId="686F6EB3" w14:textId="77777777">
        <w:trPr>
          <w:trHeight w:val="732"/>
          <w:ins w:id="2928" w:author="天赐 余" w:date="2025-12-04T14:02:00Z"/>
        </w:trPr>
        <w:tc>
          <w:tcPr>
            <w:tcW w:w="2070" w:type="dxa"/>
          </w:tcPr>
          <w:p w14:paraId="69C43C10" w14:textId="72A95C57" w:rsidR="00470D02" w:rsidRDefault="00470D02">
            <w:pPr>
              <w:spacing w:after="0" w:line="240" w:lineRule="auto"/>
              <w:ind w:firstLineChars="0" w:firstLine="0"/>
              <w:jc w:val="left"/>
              <w:rPr>
                <w:ins w:id="2929" w:author="天赐 余" w:date="2025-12-04T14:02:00Z" w16du:dateUtc="2025-12-04T06:02:00Z"/>
                <w:rFonts w:asciiTheme="majorEastAsia" w:eastAsiaTheme="majorEastAsia" w:hAnsiTheme="majorEastAsia" w:hint="eastAsia"/>
              </w:rPr>
            </w:pPr>
            <w:proofErr w:type="spellStart"/>
            <w:ins w:id="2930" w:author="天赐 余" w:date="2025-12-04T14:05:00Z" w16du:dateUtc="2025-12-04T06:05:00Z">
              <w:r w:rsidRPr="00470D02">
                <w:rPr>
                  <w:rFonts w:asciiTheme="majorEastAsia" w:eastAsiaTheme="majorEastAsia" w:hAnsiTheme="majorEastAsia"/>
                </w:rPr>
                <w:t>domainNumber</w:t>
              </w:r>
            </w:ins>
            <w:proofErr w:type="spellEnd"/>
          </w:p>
        </w:tc>
        <w:tc>
          <w:tcPr>
            <w:tcW w:w="3162" w:type="dxa"/>
          </w:tcPr>
          <w:p w14:paraId="2841322B" w14:textId="6EDBBF6E" w:rsidR="00470D02" w:rsidRDefault="00470D02">
            <w:pPr>
              <w:spacing w:after="0" w:line="240" w:lineRule="auto"/>
              <w:ind w:firstLineChars="0" w:firstLine="0"/>
              <w:jc w:val="left"/>
              <w:rPr>
                <w:ins w:id="2931" w:author="天赐 余" w:date="2025-12-04T14:02:00Z" w16du:dateUtc="2025-12-04T06:02:00Z"/>
                <w:rFonts w:asciiTheme="majorEastAsia" w:eastAsiaTheme="majorEastAsia" w:hAnsiTheme="majorEastAsia" w:hint="eastAsia"/>
              </w:rPr>
            </w:pPr>
            <w:ins w:id="2932" w:author="天赐 余" w:date="2025-12-04T14:02:00Z" w16du:dateUtc="2025-12-04T06:02:00Z">
              <w:r>
                <w:rPr>
                  <w:rFonts w:asciiTheme="majorEastAsia" w:eastAsiaTheme="majorEastAsia" w:hAnsiTheme="majorEastAsia" w:hint="eastAsia"/>
                </w:rPr>
                <w:t>域号</w:t>
              </w:r>
            </w:ins>
            <w:ins w:id="2933" w:author="天赐 余" w:date="2025-12-04T14:03:00Z" w16du:dateUtc="2025-12-04T06:03:00Z">
              <w:r>
                <w:rPr>
                  <w:rFonts w:asciiTheme="majorEastAsia" w:eastAsiaTheme="majorEastAsia" w:hAnsiTheme="majorEastAsia" w:hint="eastAsia"/>
                </w:rPr>
                <w:t>，</w:t>
              </w:r>
            </w:ins>
            <w:ins w:id="2934" w:author="天赐 余" w:date="2025-12-04T14:04:00Z" w16du:dateUtc="2025-12-04T06:04:00Z">
              <w:r>
                <w:rPr>
                  <w:rFonts w:asciiTheme="majorEastAsia" w:eastAsiaTheme="majorEastAsia" w:hAnsiTheme="majorEastAsia" w:hint="eastAsia"/>
                </w:rPr>
                <w:t>设置时从0开始设置，</w:t>
              </w:r>
            </w:ins>
            <w:ins w:id="2935" w:author="天赐 余" w:date="2025-12-04T14:05:00Z" w16du:dateUtc="2025-12-04T06:05:00Z">
              <w:r>
                <w:rPr>
                  <w:rFonts w:asciiTheme="majorEastAsia" w:eastAsiaTheme="majorEastAsia" w:hAnsiTheme="majorEastAsia" w:hint="eastAsia"/>
                </w:rPr>
                <w:t>不同时间同步域递增加1，时钟质量越高使用数值越小的域号</w:t>
              </w:r>
            </w:ins>
          </w:p>
        </w:tc>
        <w:tc>
          <w:tcPr>
            <w:tcW w:w="1709" w:type="dxa"/>
            <w:vAlign w:val="center"/>
          </w:tcPr>
          <w:p w14:paraId="682E54DD" w14:textId="6CF6F781" w:rsidR="00470D02" w:rsidRDefault="00470D02">
            <w:pPr>
              <w:spacing w:after="0" w:line="240" w:lineRule="auto"/>
              <w:ind w:firstLineChars="0" w:firstLine="0"/>
              <w:jc w:val="left"/>
              <w:rPr>
                <w:ins w:id="2936" w:author="天赐 余" w:date="2025-12-04T14:02:00Z" w16du:dateUtc="2025-12-04T06:02:00Z"/>
                <w:rFonts w:asciiTheme="majorEastAsia" w:eastAsiaTheme="majorEastAsia" w:hAnsiTheme="majorEastAsia" w:hint="eastAsia"/>
              </w:rPr>
            </w:pPr>
            <w:ins w:id="2937" w:author="天赐 余" w:date="2025-12-04T14:03:00Z" w16du:dateUtc="2025-12-04T06:03:00Z">
              <w:r>
                <w:rPr>
                  <w:rFonts w:asciiTheme="majorEastAsia" w:eastAsiaTheme="majorEastAsia" w:hAnsiTheme="majorEastAsia" w:hint="eastAsia"/>
                </w:rPr>
                <w:t>U</w:t>
              </w:r>
              <w:r>
                <w:rPr>
                  <w:rFonts w:asciiTheme="majorEastAsia" w:eastAsiaTheme="majorEastAsia" w:hAnsiTheme="majorEastAsia"/>
                </w:rPr>
                <w:t>int</w:t>
              </w:r>
              <w:r>
                <w:rPr>
                  <w:rFonts w:asciiTheme="majorEastAsia" w:eastAsiaTheme="majorEastAsia" w:hAnsiTheme="majorEastAsia" w:hint="eastAsia"/>
                </w:rPr>
                <w:t>8</w:t>
              </w:r>
            </w:ins>
          </w:p>
        </w:tc>
        <w:tc>
          <w:tcPr>
            <w:tcW w:w="992" w:type="dxa"/>
            <w:vAlign w:val="center"/>
          </w:tcPr>
          <w:p w14:paraId="547A99CB" w14:textId="77777777" w:rsidR="00470D02" w:rsidRDefault="00470D02">
            <w:pPr>
              <w:spacing w:after="0" w:line="240" w:lineRule="auto"/>
              <w:ind w:firstLineChars="0" w:firstLine="0"/>
              <w:jc w:val="left"/>
              <w:rPr>
                <w:ins w:id="2938" w:author="天赐 余" w:date="2025-12-04T14:02:00Z" w16du:dateUtc="2025-12-04T06:02:00Z"/>
                <w:rFonts w:asciiTheme="majorEastAsia" w:eastAsiaTheme="majorEastAsia" w:hAnsiTheme="majorEastAsia" w:hint="eastAsia"/>
              </w:rPr>
            </w:pPr>
          </w:p>
        </w:tc>
        <w:tc>
          <w:tcPr>
            <w:tcW w:w="1761" w:type="dxa"/>
          </w:tcPr>
          <w:p w14:paraId="7E6AF615" w14:textId="77777777" w:rsidR="00470D02" w:rsidRDefault="00470D02">
            <w:pPr>
              <w:spacing w:after="0" w:line="240" w:lineRule="auto"/>
              <w:ind w:firstLineChars="0" w:firstLine="0"/>
              <w:jc w:val="left"/>
              <w:rPr>
                <w:ins w:id="2939" w:author="天赐 余" w:date="2025-12-04T14:02:00Z" w16du:dateUtc="2025-12-04T06:02:00Z"/>
                <w:rFonts w:asciiTheme="majorEastAsia" w:eastAsiaTheme="majorEastAsia" w:hAnsiTheme="majorEastAsia" w:hint="eastAsia"/>
              </w:rPr>
            </w:pPr>
          </w:p>
        </w:tc>
      </w:tr>
    </w:tbl>
    <w:p w14:paraId="1E7D1715" w14:textId="3E1CB4F7" w:rsidR="00717322" w:rsidRDefault="00717322">
      <w:pPr>
        <w:ind w:firstLine="560"/>
      </w:pPr>
    </w:p>
    <w:p w14:paraId="3FEB4198" w14:textId="77777777" w:rsidR="00717322" w:rsidRDefault="00000000">
      <w:pPr>
        <w:ind w:firstLine="560"/>
      </w:pPr>
      <w:r>
        <w:rPr>
          <w:rFonts w:hint="eastAsia"/>
        </w:rPr>
        <w:t>容错时间同步配置示例：</w:t>
      </w:r>
    </w:p>
    <w:p w14:paraId="3F402A34" w14:textId="77777777" w:rsidR="00717322" w:rsidRDefault="00000000">
      <w:pPr>
        <w:ind w:firstLine="560"/>
      </w:pPr>
      <w:r>
        <w:rPr>
          <w:rFonts w:hint="eastAsia"/>
        </w:rPr>
        <w:t>级间分离之前，系统内共配置四个主时钟</w:t>
      </w:r>
      <w:r>
        <w:rPr>
          <w:rFonts w:hint="eastAsia"/>
        </w:rPr>
        <w:t>GM0~GM3</w:t>
      </w:r>
      <w:r>
        <w:rPr>
          <w:rFonts w:hint="eastAsia"/>
        </w:rPr>
        <w:t>，首先四个</w:t>
      </w:r>
      <w:r>
        <w:rPr>
          <w:rFonts w:hint="eastAsia"/>
        </w:rPr>
        <w:t>GM</w:t>
      </w:r>
      <w:r>
        <w:rPr>
          <w:rFonts w:hint="eastAsia"/>
        </w:rPr>
        <w:t>之间需要进行多时钟域主时钟同步实现初始化同步，其余非</w:t>
      </w:r>
      <w:r>
        <w:rPr>
          <w:rFonts w:hint="eastAsia"/>
        </w:rPr>
        <w:t>GM</w:t>
      </w:r>
      <w:r>
        <w:rPr>
          <w:rFonts w:hint="eastAsia"/>
        </w:rPr>
        <w:t>节点会收到</w:t>
      </w:r>
      <w:r>
        <w:rPr>
          <w:rFonts w:hint="eastAsia"/>
        </w:rPr>
        <w:t>4</w:t>
      </w:r>
      <w:r>
        <w:rPr>
          <w:rFonts w:hint="eastAsia"/>
        </w:rPr>
        <w:t>个</w:t>
      </w:r>
      <w:r>
        <w:rPr>
          <w:rFonts w:hint="eastAsia"/>
        </w:rPr>
        <w:t>GM</w:t>
      </w:r>
      <w:r>
        <w:rPr>
          <w:rFonts w:hint="eastAsia"/>
        </w:rPr>
        <w:t>的时钟并通过时钟选择函数计算本地时钟的校正值。</w:t>
      </w:r>
    </w:p>
    <w:p w14:paraId="5E63BCA0" w14:textId="77777777" w:rsidR="00717322" w:rsidRDefault="00000000">
      <w:pPr>
        <w:pStyle w:val="Z"/>
        <w:ind w:firstLineChars="0" w:firstLine="0"/>
        <w:jc w:val="center"/>
      </w:pPr>
      <w:r>
        <w:rPr>
          <w:noProof/>
        </w:rPr>
        <w:lastRenderedPageBreak/>
        <w:drawing>
          <wp:inline distT="0" distB="0" distL="0" distR="0" wp14:anchorId="2FF639FF" wp14:editId="141BBA8A">
            <wp:extent cx="3560445" cy="3565525"/>
            <wp:effectExtent l="0" t="0" r="1905" b="0"/>
            <wp:docPr id="3654765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76590" name="图片 1" descr="图示&#10;&#10;AI 生成的内容可能不正确。"/>
                    <pic:cNvPicPr>
                      <a:picLocks noChangeAspect="1"/>
                    </pic:cNvPicPr>
                  </pic:nvPicPr>
                  <pic:blipFill>
                    <a:blip r:embed="rId28"/>
                    <a:stretch>
                      <a:fillRect/>
                    </a:stretch>
                  </pic:blipFill>
                  <pic:spPr>
                    <a:xfrm>
                      <a:off x="0" y="0"/>
                      <a:ext cx="3565462" cy="3570613"/>
                    </a:xfrm>
                    <a:prstGeom prst="rect">
                      <a:avLst/>
                    </a:prstGeom>
                  </pic:spPr>
                </pic:pic>
              </a:graphicData>
            </a:graphic>
          </wp:inline>
        </w:drawing>
      </w:r>
    </w:p>
    <w:p w14:paraId="33482429" w14:textId="77777777" w:rsidR="00717322" w:rsidRDefault="00000000">
      <w:pPr>
        <w:pStyle w:val="Z"/>
        <w:ind w:firstLine="480"/>
        <w:jc w:val="center"/>
      </w:pPr>
      <w:r>
        <w:rPr>
          <w:sz w:val="24"/>
          <w:szCs w:val="24"/>
        </w:rPr>
        <w:t>图</w:t>
      </w:r>
      <w:r>
        <w:rPr>
          <w:sz w:val="24"/>
          <w:szCs w:val="24"/>
        </w:rPr>
        <w:t xml:space="preserve"> </w:t>
      </w:r>
      <w:r>
        <w:rPr>
          <w:sz w:val="24"/>
          <w:szCs w:val="24"/>
        </w:rPr>
        <w:fldChar w:fldCharType="begin"/>
      </w:r>
      <w:r>
        <w:rPr>
          <w:sz w:val="24"/>
          <w:szCs w:val="24"/>
        </w:rPr>
        <w:instrText xml:space="preserve"> SEQ </w:instrText>
      </w:r>
      <w:r>
        <w:rPr>
          <w:sz w:val="24"/>
          <w:szCs w:val="24"/>
        </w:rPr>
        <w:instrText>图</w:instrText>
      </w:r>
      <w:r>
        <w:rPr>
          <w:sz w:val="24"/>
          <w:szCs w:val="24"/>
        </w:rPr>
        <w:instrText xml:space="preserve"> \* ARABIC </w:instrText>
      </w:r>
      <w:r>
        <w:rPr>
          <w:sz w:val="24"/>
          <w:szCs w:val="24"/>
        </w:rPr>
        <w:fldChar w:fldCharType="separate"/>
      </w:r>
      <w:r>
        <w:rPr>
          <w:sz w:val="24"/>
          <w:szCs w:val="24"/>
        </w:rPr>
        <w:t>8</w:t>
      </w:r>
      <w:r>
        <w:rPr>
          <w:sz w:val="24"/>
          <w:szCs w:val="24"/>
        </w:rPr>
        <w:fldChar w:fldCharType="end"/>
      </w:r>
      <w:r>
        <w:rPr>
          <w:rFonts w:hint="eastAsia"/>
          <w:sz w:val="24"/>
          <w:szCs w:val="24"/>
        </w:rPr>
        <w:t xml:space="preserve"> </w:t>
      </w:r>
      <w:r>
        <w:rPr>
          <w:rFonts w:hint="eastAsia"/>
          <w:sz w:val="24"/>
          <w:szCs w:val="24"/>
        </w:rPr>
        <w:t>级间分离前的</w:t>
      </w:r>
      <w:r>
        <w:rPr>
          <w:rFonts w:hint="eastAsia"/>
          <w:sz w:val="24"/>
          <w:szCs w:val="24"/>
        </w:rPr>
        <w:t>802.1ASed</w:t>
      </w:r>
      <w:r>
        <w:rPr>
          <w:rFonts w:hint="eastAsia"/>
          <w:sz w:val="24"/>
          <w:szCs w:val="24"/>
        </w:rPr>
        <w:t>同步配置</w:t>
      </w:r>
    </w:p>
    <w:p w14:paraId="24BF2AB0" w14:textId="77777777" w:rsidR="00717322" w:rsidRDefault="00000000">
      <w:pPr>
        <w:ind w:firstLine="560"/>
      </w:pPr>
      <w:r>
        <w:rPr>
          <w:rFonts w:hint="eastAsia"/>
        </w:rPr>
        <w:t>在</w:t>
      </w:r>
      <w:r>
        <w:rPr>
          <w:rFonts w:hint="eastAsia"/>
        </w:rPr>
        <w:t>GM0</w:t>
      </w:r>
      <w:r>
        <w:rPr>
          <w:rFonts w:hint="eastAsia"/>
        </w:rPr>
        <w:t>出现故障的情况下，非</w:t>
      </w:r>
      <w:r>
        <w:rPr>
          <w:rFonts w:hint="eastAsia"/>
        </w:rPr>
        <w:t>GM</w:t>
      </w:r>
      <w:r>
        <w:rPr>
          <w:rFonts w:hint="eastAsia"/>
        </w:rPr>
        <w:t>设备仍然能够接收到</w:t>
      </w:r>
      <w:r>
        <w:rPr>
          <w:rFonts w:hint="eastAsia"/>
        </w:rPr>
        <w:t>GM1~GM3</w:t>
      </w:r>
      <w:r>
        <w:rPr>
          <w:rFonts w:hint="eastAsia"/>
        </w:rPr>
        <w:t>的时间继续校正本地时钟；在</w:t>
      </w:r>
      <w:r>
        <w:rPr>
          <w:rFonts w:hint="eastAsia"/>
        </w:rPr>
        <w:t>GM0</w:t>
      </w:r>
      <w:r>
        <w:rPr>
          <w:rFonts w:hint="eastAsia"/>
        </w:rPr>
        <w:t>和</w:t>
      </w:r>
      <w:r>
        <w:rPr>
          <w:rFonts w:hint="eastAsia"/>
        </w:rPr>
        <w:t>GM1</w:t>
      </w:r>
      <w:r>
        <w:rPr>
          <w:rFonts w:hint="eastAsia"/>
        </w:rPr>
        <w:t>出现故障的情况下，非</w:t>
      </w:r>
      <w:r>
        <w:rPr>
          <w:rFonts w:hint="eastAsia"/>
        </w:rPr>
        <w:t>GM</w:t>
      </w:r>
      <w:r>
        <w:rPr>
          <w:rFonts w:hint="eastAsia"/>
        </w:rPr>
        <w:t>设备仍然能够接收到</w:t>
      </w:r>
      <w:r>
        <w:rPr>
          <w:rFonts w:hint="eastAsia"/>
        </w:rPr>
        <w:t>GM2</w:t>
      </w:r>
      <w:r>
        <w:rPr>
          <w:rFonts w:hint="eastAsia"/>
        </w:rPr>
        <w:t>和</w:t>
      </w:r>
      <w:r>
        <w:rPr>
          <w:rFonts w:hint="eastAsia"/>
        </w:rPr>
        <w:t>GM3</w:t>
      </w:r>
      <w:r>
        <w:rPr>
          <w:rFonts w:hint="eastAsia"/>
        </w:rPr>
        <w:t>的时间继续校正本地时钟。以上故障的情况不限制具体出现故障的设备。</w:t>
      </w:r>
    </w:p>
    <w:p w14:paraId="54D55EDA" w14:textId="77777777" w:rsidR="00717322" w:rsidRDefault="00000000">
      <w:pPr>
        <w:ind w:firstLine="560"/>
      </w:pPr>
      <w:r>
        <w:rPr>
          <w:rFonts w:hint="eastAsia"/>
        </w:rPr>
        <w:t>级间分离时，一级和二级分别作为独立的子系统继续时间同步。</w:t>
      </w:r>
    </w:p>
    <w:p w14:paraId="18A4C4E3" w14:textId="77777777" w:rsidR="00717322" w:rsidRDefault="00000000">
      <w:pPr>
        <w:ind w:firstLine="560"/>
      </w:pPr>
      <w:r>
        <w:rPr>
          <w:rFonts w:hint="eastAsia"/>
        </w:rPr>
        <w:t>对于一级段设备，系统内存在</w:t>
      </w:r>
      <w:r>
        <w:rPr>
          <w:rFonts w:hint="eastAsia"/>
        </w:rPr>
        <w:t>GM0</w:t>
      </w:r>
      <w:r>
        <w:rPr>
          <w:rFonts w:hint="eastAsia"/>
        </w:rPr>
        <w:t>和</w:t>
      </w:r>
      <w:r>
        <w:rPr>
          <w:rFonts w:hint="eastAsia"/>
        </w:rPr>
        <w:t>GM2</w:t>
      </w:r>
      <w:r>
        <w:rPr>
          <w:rFonts w:hint="eastAsia"/>
        </w:rPr>
        <w:t>，非</w:t>
      </w:r>
      <w:r>
        <w:rPr>
          <w:rFonts w:hint="eastAsia"/>
        </w:rPr>
        <w:t>GM</w:t>
      </w:r>
      <w:r>
        <w:rPr>
          <w:rFonts w:hint="eastAsia"/>
        </w:rPr>
        <w:t>的设备根据收到的两个</w:t>
      </w:r>
      <w:r>
        <w:rPr>
          <w:rFonts w:hint="eastAsia"/>
        </w:rPr>
        <w:t>GM</w:t>
      </w:r>
      <w:r>
        <w:rPr>
          <w:rFonts w:hint="eastAsia"/>
        </w:rPr>
        <w:t>发送的时间基准校正本地时钟的值，不会影响系统的时间同步。</w:t>
      </w:r>
    </w:p>
    <w:p w14:paraId="0421FD54" w14:textId="77777777" w:rsidR="00717322" w:rsidRDefault="00000000">
      <w:pPr>
        <w:ind w:firstLine="560"/>
      </w:pPr>
      <w:r>
        <w:rPr>
          <w:rFonts w:hint="eastAsia"/>
        </w:rPr>
        <w:t>对于二级段设备，系统内存在</w:t>
      </w:r>
      <w:r>
        <w:rPr>
          <w:rFonts w:hint="eastAsia"/>
        </w:rPr>
        <w:t>GM1</w:t>
      </w:r>
      <w:r>
        <w:rPr>
          <w:rFonts w:hint="eastAsia"/>
        </w:rPr>
        <w:t>和</w:t>
      </w:r>
      <w:r>
        <w:rPr>
          <w:rFonts w:hint="eastAsia"/>
        </w:rPr>
        <w:t>GM3</w:t>
      </w:r>
      <w:r>
        <w:rPr>
          <w:rFonts w:hint="eastAsia"/>
        </w:rPr>
        <w:t>，非</w:t>
      </w:r>
      <w:r>
        <w:rPr>
          <w:rFonts w:hint="eastAsia"/>
        </w:rPr>
        <w:t>GM</w:t>
      </w:r>
      <w:r>
        <w:rPr>
          <w:rFonts w:hint="eastAsia"/>
        </w:rPr>
        <w:t>的设备根据收到的两个</w:t>
      </w:r>
      <w:r>
        <w:rPr>
          <w:rFonts w:hint="eastAsia"/>
        </w:rPr>
        <w:t>GM</w:t>
      </w:r>
      <w:r>
        <w:rPr>
          <w:rFonts w:hint="eastAsia"/>
        </w:rPr>
        <w:t>发送的时间基准校正本地时钟的值，不会影响系统的时间同步。</w:t>
      </w:r>
    </w:p>
    <w:p w14:paraId="27003039" w14:textId="77777777" w:rsidR="00717322" w:rsidRDefault="00000000">
      <w:pPr>
        <w:pStyle w:val="Z"/>
        <w:ind w:firstLine="560"/>
        <w:jc w:val="center"/>
      </w:pPr>
      <w:r>
        <w:rPr>
          <w:noProof/>
        </w:rPr>
        <w:lastRenderedPageBreak/>
        <w:drawing>
          <wp:inline distT="0" distB="0" distL="0" distR="0" wp14:anchorId="06CFFDE1" wp14:editId="744B47A0">
            <wp:extent cx="3151505" cy="3274695"/>
            <wp:effectExtent l="0" t="0" r="0" b="1905"/>
            <wp:docPr id="1421683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83312" name="图片 1"/>
                    <pic:cNvPicPr>
                      <a:picLocks noChangeAspect="1"/>
                    </pic:cNvPicPr>
                  </pic:nvPicPr>
                  <pic:blipFill>
                    <a:blip r:embed="rId29"/>
                    <a:stretch>
                      <a:fillRect/>
                    </a:stretch>
                  </pic:blipFill>
                  <pic:spPr>
                    <a:xfrm>
                      <a:off x="0" y="0"/>
                      <a:ext cx="3157221" cy="3280378"/>
                    </a:xfrm>
                    <a:prstGeom prst="rect">
                      <a:avLst/>
                    </a:prstGeom>
                  </pic:spPr>
                </pic:pic>
              </a:graphicData>
            </a:graphic>
          </wp:inline>
        </w:drawing>
      </w:r>
    </w:p>
    <w:p w14:paraId="4D46B0BB" w14:textId="77777777" w:rsidR="00717322" w:rsidRDefault="00000000">
      <w:pPr>
        <w:ind w:firstLine="480"/>
        <w:jc w:val="center"/>
        <w:rPr>
          <w:sz w:val="24"/>
          <w:szCs w:val="24"/>
        </w:rPr>
      </w:pPr>
      <w:r>
        <w:rPr>
          <w:sz w:val="24"/>
          <w:szCs w:val="24"/>
        </w:rPr>
        <w:t>图</w:t>
      </w:r>
      <w:r>
        <w:rPr>
          <w:sz w:val="24"/>
          <w:szCs w:val="24"/>
        </w:rPr>
        <w:t xml:space="preserve"> </w:t>
      </w:r>
      <w:r>
        <w:rPr>
          <w:sz w:val="24"/>
          <w:szCs w:val="24"/>
        </w:rPr>
        <w:fldChar w:fldCharType="begin"/>
      </w:r>
      <w:r>
        <w:rPr>
          <w:sz w:val="24"/>
          <w:szCs w:val="24"/>
        </w:rPr>
        <w:instrText xml:space="preserve"> SEQ </w:instrText>
      </w:r>
      <w:r>
        <w:rPr>
          <w:sz w:val="24"/>
          <w:szCs w:val="24"/>
        </w:rPr>
        <w:instrText>图</w:instrText>
      </w:r>
      <w:r>
        <w:rPr>
          <w:sz w:val="24"/>
          <w:szCs w:val="24"/>
        </w:rPr>
        <w:instrText xml:space="preserve"> \* ARABIC </w:instrText>
      </w:r>
      <w:r>
        <w:rPr>
          <w:sz w:val="24"/>
          <w:szCs w:val="24"/>
        </w:rPr>
        <w:fldChar w:fldCharType="separate"/>
      </w:r>
      <w:r>
        <w:rPr>
          <w:sz w:val="24"/>
          <w:szCs w:val="24"/>
        </w:rPr>
        <w:t>9</w:t>
      </w:r>
      <w:r>
        <w:rPr>
          <w:sz w:val="24"/>
          <w:szCs w:val="24"/>
        </w:rPr>
        <w:fldChar w:fldCharType="end"/>
      </w:r>
      <w:r>
        <w:rPr>
          <w:rFonts w:hint="eastAsia"/>
          <w:sz w:val="24"/>
          <w:szCs w:val="24"/>
        </w:rPr>
        <w:t xml:space="preserve"> </w:t>
      </w:r>
      <w:r>
        <w:rPr>
          <w:rFonts w:hint="eastAsia"/>
          <w:sz w:val="24"/>
          <w:szCs w:val="24"/>
        </w:rPr>
        <w:t>级间分离之后</w:t>
      </w:r>
      <w:r>
        <w:rPr>
          <w:rFonts w:hint="eastAsia"/>
          <w:sz w:val="24"/>
          <w:szCs w:val="24"/>
        </w:rPr>
        <w:t>802.1A</w:t>
      </w:r>
      <w:r>
        <w:rPr>
          <w:sz w:val="24"/>
          <w:szCs w:val="24"/>
        </w:rPr>
        <w:t>s</w:t>
      </w:r>
      <w:r>
        <w:rPr>
          <w:rFonts w:hint="eastAsia"/>
          <w:sz w:val="24"/>
          <w:szCs w:val="24"/>
        </w:rPr>
        <w:t>ed</w:t>
      </w:r>
      <w:r>
        <w:rPr>
          <w:rFonts w:hint="eastAsia"/>
          <w:sz w:val="24"/>
          <w:szCs w:val="24"/>
        </w:rPr>
        <w:t>的同步配置</w:t>
      </w:r>
    </w:p>
    <w:p w14:paraId="2BF6CE5A" w14:textId="77777777" w:rsidR="00717322" w:rsidRDefault="00000000">
      <w:pPr>
        <w:ind w:firstLine="560"/>
        <w:rPr>
          <w:highlight w:val="yellow"/>
        </w:rPr>
      </w:pPr>
      <w:r>
        <w:rPr>
          <w:rFonts w:hint="eastAsia"/>
        </w:rPr>
        <w:t>级间分离之后，每个子系统内部仍然配置两个</w:t>
      </w:r>
      <w:r>
        <w:rPr>
          <w:rFonts w:hint="eastAsia"/>
        </w:rPr>
        <w:t>GM</w:t>
      </w:r>
      <w:r>
        <w:rPr>
          <w:rFonts w:hint="eastAsia"/>
        </w:rPr>
        <w:t>，如果其中一个</w:t>
      </w:r>
      <w:r>
        <w:rPr>
          <w:rFonts w:hint="eastAsia"/>
        </w:rPr>
        <w:t>GM</w:t>
      </w:r>
      <w:r>
        <w:rPr>
          <w:rFonts w:hint="eastAsia"/>
        </w:rPr>
        <w:t>出现故障，另一个</w:t>
      </w:r>
      <w:r>
        <w:rPr>
          <w:rFonts w:hint="eastAsia"/>
        </w:rPr>
        <w:t>GM</w:t>
      </w:r>
      <w:r>
        <w:rPr>
          <w:rFonts w:hint="eastAsia"/>
        </w:rPr>
        <w:t>会继续向网络中的非</w:t>
      </w:r>
      <w:r>
        <w:rPr>
          <w:rFonts w:hint="eastAsia"/>
        </w:rPr>
        <w:t>GM</w:t>
      </w:r>
      <w:r>
        <w:rPr>
          <w:rFonts w:hint="eastAsia"/>
        </w:rPr>
        <w:t>设备发布基准时间，系统保持同步。</w:t>
      </w:r>
    </w:p>
    <w:p w14:paraId="3657130F" w14:textId="77777777" w:rsidR="00717322" w:rsidRDefault="00000000" w:rsidP="007523D7">
      <w:pPr>
        <w:pStyle w:val="11"/>
      </w:pPr>
      <w:r>
        <w:rPr>
          <w:rFonts w:hint="eastAsia"/>
        </w:rPr>
        <w:t>网络配置与监控要求</w:t>
      </w:r>
    </w:p>
    <w:p w14:paraId="4583016A" w14:textId="77777777" w:rsidR="00717322" w:rsidRDefault="00000000" w:rsidP="004C183B">
      <w:pPr>
        <w:pStyle w:val="21"/>
      </w:pPr>
      <w:r>
        <w:rPr>
          <w:rFonts w:hint="eastAsia"/>
        </w:rPr>
        <w:t>概述</w:t>
      </w:r>
    </w:p>
    <w:p w14:paraId="4DDA069D" w14:textId="6AC328A1" w:rsidR="00717322" w:rsidRDefault="00000000">
      <w:pPr>
        <w:ind w:firstLine="560"/>
      </w:pPr>
      <w:r>
        <w:rPr>
          <w:rFonts w:hint="eastAsia"/>
        </w:rPr>
        <w:t>本章</w:t>
      </w:r>
      <w:ins w:id="2940" w:author="天赐 余" w:date="2025-12-03T18:56:00Z" w16du:dateUtc="2025-12-03T10:56:00Z">
        <w:r w:rsidR="00600C94">
          <w:rPr>
            <w:rFonts w:hint="eastAsia"/>
          </w:rPr>
          <w:t>节</w:t>
        </w:r>
      </w:ins>
      <w:r>
        <w:rPr>
          <w:rFonts w:hint="eastAsia"/>
        </w:rPr>
        <w:t>规定了箭载</w:t>
      </w:r>
      <w:r>
        <w:rPr>
          <w:rFonts w:hint="eastAsia"/>
        </w:rPr>
        <w:t>TSN</w:t>
      </w:r>
      <w:r>
        <w:rPr>
          <w:rFonts w:hint="eastAsia"/>
        </w:rPr>
        <w:t>网络的配置和监控模型、设备自身可配置的参数以及应当被监控的参数</w:t>
      </w:r>
      <w:ins w:id="2941" w:author="天赐 余" w:date="2025-12-03T18:57:00Z" w16du:dateUtc="2025-12-03T10:57:00Z">
        <w:r w:rsidR="00600C94">
          <w:rPr>
            <w:rFonts w:hint="eastAsia"/>
          </w:rPr>
          <w:t>，</w:t>
        </w:r>
      </w:ins>
      <w:del w:id="2942" w:author="天赐 余" w:date="2025-12-03T18:57:00Z" w16du:dateUtc="2025-12-03T10:57:00Z">
        <w:r w:rsidDel="00600C94">
          <w:rPr>
            <w:rFonts w:hint="eastAsia"/>
          </w:rPr>
          <w:delText>。</w:delText>
        </w:r>
      </w:del>
      <w:r>
        <w:rPr>
          <w:rFonts w:hint="eastAsia"/>
        </w:rPr>
        <w:t>以便根据本规范开发的</w:t>
      </w:r>
      <w:r>
        <w:rPr>
          <w:rFonts w:hint="eastAsia"/>
        </w:rPr>
        <w:t>TSN</w:t>
      </w:r>
      <w:r>
        <w:rPr>
          <w:rFonts w:hint="eastAsia"/>
        </w:rPr>
        <w:t>设备（包括交换和网卡）之间的互联互通，允许自不同供应商的</w:t>
      </w:r>
      <w:r>
        <w:rPr>
          <w:rFonts w:hint="eastAsia"/>
        </w:rPr>
        <w:t>TSN</w:t>
      </w:r>
      <w:r>
        <w:rPr>
          <w:rFonts w:hint="eastAsia"/>
        </w:rPr>
        <w:t>设备集成到一个完整的网络中，以及</w:t>
      </w:r>
      <w:del w:id="2943" w:author="天赐 余" w:date="2025-12-03T18:57:00Z" w16du:dateUtc="2025-12-03T10:57:00Z">
        <w:r w:rsidDel="00600C94">
          <w:rPr>
            <w:rFonts w:hint="eastAsia"/>
          </w:rPr>
          <w:delText>便于</w:delText>
        </w:r>
      </w:del>
      <w:r>
        <w:rPr>
          <w:rFonts w:hint="eastAsia"/>
        </w:rPr>
        <w:t>故障恢复程序或操作员根据这些数据执行箭载故障监测隔离与恢复。</w:t>
      </w:r>
    </w:p>
    <w:p w14:paraId="403C9D56" w14:textId="77777777" w:rsidR="00717322" w:rsidRDefault="00000000" w:rsidP="004C183B">
      <w:pPr>
        <w:pStyle w:val="21"/>
      </w:pPr>
      <w:commentRangeStart w:id="2944"/>
      <w:r>
        <w:rPr>
          <w:rFonts w:hint="eastAsia"/>
        </w:rPr>
        <w:lastRenderedPageBreak/>
        <w:t>网络配置模型</w:t>
      </w:r>
      <w:commentRangeEnd w:id="2944"/>
      <w:r w:rsidR="00B955EF">
        <w:rPr>
          <w:rStyle w:val="aff5"/>
          <w:rFonts w:eastAsia="宋体" w:cstheme="minorBidi"/>
          <w:color w:val="auto"/>
          <w:kern w:val="0"/>
        </w:rPr>
        <w:commentReference w:id="2944"/>
      </w:r>
    </w:p>
    <w:p w14:paraId="1711EFA6" w14:textId="3AA5F67D" w:rsidR="00717322" w:rsidRDefault="00000000">
      <w:pPr>
        <w:ind w:firstLine="560"/>
      </w:pPr>
      <w:r>
        <w:rPr>
          <w:rFonts w:hint="eastAsia"/>
        </w:rPr>
        <w:t>箭载</w:t>
      </w:r>
      <w:r>
        <w:rPr>
          <w:rFonts w:hint="eastAsia"/>
        </w:rPr>
        <w:t>TSN</w:t>
      </w:r>
      <w:r>
        <w:rPr>
          <w:rFonts w:hint="eastAsia"/>
        </w:rPr>
        <w:t>的配置和监控模型为完全集中式配置模型，图</w:t>
      </w:r>
      <w:ins w:id="2945" w:author="天赐 余" w:date="2025-12-04T10:55:00Z" w16du:dateUtc="2025-12-04T02:55:00Z">
        <w:r w:rsidR="002A24A8" w:rsidRPr="002A24A8">
          <w:rPr>
            <w:rPrChange w:id="2946" w:author="天赐 余" w:date="2025-12-04T10:55:00Z" w16du:dateUtc="2025-12-04T02:55:00Z">
              <w:rPr>
                <w:highlight w:val="yellow"/>
              </w:rPr>
            </w:rPrChange>
          </w:rPr>
          <w:t>10</w:t>
        </w:r>
      </w:ins>
      <w:del w:id="2947" w:author="天赐 余" w:date="2025-12-04T10:55:00Z" w16du:dateUtc="2025-12-04T02:55:00Z">
        <w:r w:rsidRPr="00600C94" w:rsidDel="002A24A8">
          <w:rPr>
            <w:highlight w:val="yellow"/>
            <w:rPrChange w:id="2948" w:author="天赐 余" w:date="2025-12-03T18:58:00Z" w16du:dateUtc="2025-12-03T10:58:00Z">
              <w:rPr/>
            </w:rPrChange>
          </w:rPr>
          <w:delText>8-1</w:delText>
        </w:r>
      </w:del>
      <w:r>
        <w:rPr>
          <w:rFonts w:hint="eastAsia"/>
        </w:rPr>
        <w:t>为本规范规定的配置模型</w:t>
      </w:r>
      <w:ins w:id="2949" w:author="天赐 余" w:date="2025-12-03T18:59:00Z" w16du:dateUtc="2025-12-03T10:59:00Z">
        <w:r w:rsidR="00600C94">
          <w:rPr>
            <w:rFonts w:hint="eastAsia"/>
          </w:rPr>
          <w:t>示意图</w:t>
        </w:r>
      </w:ins>
      <w:r>
        <w:rPr>
          <w:rFonts w:hint="eastAsia"/>
        </w:rPr>
        <w:t>。</w:t>
      </w:r>
    </w:p>
    <w:p w14:paraId="26237D43" w14:textId="561BC2E0" w:rsidR="00717322" w:rsidRDefault="00000000">
      <w:pPr>
        <w:ind w:firstLine="560"/>
        <w:rPr>
          <w:ins w:id="2950" w:author="天赐 余" w:date="2025-12-01T14:05:00Z" w16du:dateUtc="2025-12-01T06:05:00Z"/>
        </w:rPr>
      </w:pPr>
      <w:r>
        <w:rPr>
          <w:rFonts w:hint="eastAsia"/>
        </w:rPr>
        <w:t>其中核心组件为网络控制器，其充当</w:t>
      </w:r>
      <w:r>
        <w:rPr>
          <w:rFonts w:hint="eastAsia"/>
        </w:rPr>
        <w:t>CNC/CUC</w:t>
      </w:r>
      <w:r>
        <w:rPr>
          <w:rFonts w:hint="eastAsia"/>
        </w:rPr>
        <w:t>的角色。网络控制器的功能是生成适用于各设备的配置文件以及对网络设备进行管理监控。网络控制器通过静态文件获取流量规划参数，包括流量需求、设备能力和静态拓扑，生成适用于各设备的配置文件。在网络运行前，将各配置文件加载到网络设备中；</w:t>
      </w:r>
      <w:ins w:id="2951" w:author="天赐 余" w:date="2025-12-03T19:01:00Z" w16du:dateUtc="2025-12-03T11:01:00Z">
        <w:r w:rsidR="00600C94">
          <w:rPr>
            <w:rFonts w:hint="eastAsia"/>
          </w:rPr>
          <w:t>在连接网络控制器时，可以</w:t>
        </w:r>
      </w:ins>
      <w:del w:id="2952" w:author="天赐 余" w:date="2025-12-03T19:01:00Z" w16du:dateUtc="2025-12-03T11:01:00Z">
        <w:r w:rsidDel="00600C94">
          <w:rPr>
            <w:rFonts w:hint="eastAsia"/>
          </w:rPr>
          <w:delText>在运行过程中</w:delText>
        </w:r>
      </w:del>
      <w:r>
        <w:rPr>
          <w:rFonts w:hint="eastAsia"/>
        </w:rPr>
        <w:t>监控交换和网卡的运行状态。</w:t>
      </w:r>
    </w:p>
    <w:p w14:paraId="518847F8" w14:textId="26106775" w:rsidR="006A0563" w:rsidRDefault="006A0563">
      <w:pPr>
        <w:ind w:firstLine="560"/>
      </w:pPr>
      <w:ins w:id="2953" w:author="天赐 余" w:date="2025-12-01T14:06:00Z" w16du:dateUtc="2025-12-01T06:06:00Z">
        <w:r>
          <w:rPr>
            <w:rFonts w:hint="eastAsia"/>
          </w:rPr>
          <w:t>由于箭载场景不在箭上设置</w:t>
        </w:r>
      </w:ins>
      <w:ins w:id="2954" w:author="天赐 余" w:date="2025-12-01T14:07:00Z" w16du:dateUtc="2025-12-01T06:07:00Z">
        <w:r>
          <w:rPr>
            <w:rFonts w:hint="eastAsia"/>
          </w:rPr>
          <w:t>网络</w:t>
        </w:r>
      </w:ins>
      <w:ins w:id="2955" w:author="天赐 余" w:date="2025-12-01T14:06:00Z" w16du:dateUtc="2025-12-01T06:06:00Z">
        <w:r>
          <w:rPr>
            <w:rFonts w:hint="eastAsia"/>
          </w:rPr>
          <w:t>控制器，</w:t>
        </w:r>
      </w:ins>
      <w:ins w:id="2956" w:author="天赐 余" w:date="2025-12-01T14:07:00Z" w16du:dateUtc="2025-12-01T06:07:00Z">
        <w:r>
          <w:rPr>
            <w:rFonts w:hint="eastAsia"/>
          </w:rPr>
          <w:t>配置</w:t>
        </w:r>
      </w:ins>
      <w:ins w:id="2957" w:author="天赐 余" w:date="2025-12-01T14:08:00Z" w16du:dateUtc="2025-12-01T06:08:00Z">
        <w:r>
          <w:rPr>
            <w:rFonts w:hint="eastAsia"/>
          </w:rPr>
          <w:t>监控流程分为发射前和发射后，发射前网络控制器与网络连接</w:t>
        </w:r>
      </w:ins>
      <w:ins w:id="2958" w:author="天赐 余" w:date="2025-12-03T19:04:00Z" w16du:dateUtc="2025-12-03T11:04:00Z">
        <w:r w:rsidR="00076A9F">
          <w:rPr>
            <w:rFonts w:hint="eastAsia"/>
          </w:rPr>
          <w:t>，</w:t>
        </w:r>
      </w:ins>
      <w:ins w:id="2959" w:author="天赐 余" w:date="2025-12-01T14:08:00Z" w16du:dateUtc="2025-12-01T06:08:00Z">
        <w:r>
          <w:rPr>
            <w:rFonts w:hint="eastAsia"/>
          </w:rPr>
          <w:t>发射后网络</w:t>
        </w:r>
        <w:r w:rsidR="006834D8">
          <w:rPr>
            <w:rFonts w:hint="eastAsia"/>
          </w:rPr>
          <w:t>控制器与</w:t>
        </w:r>
      </w:ins>
      <w:ins w:id="2960" w:author="天赐 余" w:date="2025-12-01T14:09:00Z" w16du:dateUtc="2025-12-01T06:09:00Z">
        <w:r w:rsidR="006834D8">
          <w:rPr>
            <w:rFonts w:hint="eastAsia"/>
          </w:rPr>
          <w:t>网络断开。</w:t>
        </w:r>
      </w:ins>
      <w:ins w:id="2961" w:author="天赐 余" w:date="2025-12-01T14:06:00Z" w16du:dateUtc="2025-12-01T06:06:00Z">
        <w:r>
          <w:rPr>
            <w:rFonts w:hint="eastAsia"/>
          </w:rPr>
          <w:t>符合本规范的设备需要支持</w:t>
        </w:r>
      </w:ins>
      <w:ins w:id="2962" w:author="天赐 余" w:date="2025-12-03T19:03:00Z" w16du:dateUtc="2025-12-03T11:03:00Z">
        <w:r w:rsidR="00076A9F">
          <w:rPr>
            <w:rFonts w:hint="eastAsia"/>
          </w:rPr>
          <w:t>网络</w:t>
        </w:r>
      </w:ins>
      <w:ins w:id="2963" w:author="天赐 余" w:date="2025-12-01T14:06:00Z" w16du:dateUtc="2025-12-01T06:06:00Z">
        <w:r>
          <w:rPr>
            <w:rFonts w:hint="eastAsia"/>
          </w:rPr>
          <w:t>控制器一次性下发</w:t>
        </w:r>
      </w:ins>
      <w:ins w:id="2964" w:author="天赐 余" w:date="2025-12-01T14:07:00Z" w16du:dateUtc="2025-12-01T06:07:00Z">
        <w:r>
          <w:rPr>
            <w:rFonts w:hint="eastAsia"/>
          </w:rPr>
          <w:t>配置，配置下发完毕后网络控制器与网络断开。</w:t>
        </w:r>
      </w:ins>
      <w:ins w:id="2965" w:author="天赐 余" w:date="2025-12-01T14:09:00Z" w16du:dateUtc="2025-12-01T06:09:00Z">
        <w:r w:rsidR="006834D8">
          <w:rPr>
            <w:rFonts w:hint="eastAsia"/>
          </w:rPr>
          <w:t>网络控制器与网络</w:t>
        </w:r>
      </w:ins>
      <w:ins w:id="2966" w:author="天赐 余" w:date="2025-12-01T14:10:00Z" w16du:dateUtc="2025-12-01T06:10:00Z">
        <w:r w:rsidR="006834D8">
          <w:rPr>
            <w:rFonts w:hint="eastAsia"/>
          </w:rPr>
          <w:t>连接时可以通过</w:t>
        </w:r>
        <w:r w:rsidR="006834D8">
          <w:rPr>
            <w:rFonts w:hint="eastAsia"/>
          </w:rPr>
          <w:t>NETCONF</w:t>
        </w:r>
        <w:r w:rsidR="006834D8">
          <w:rPr>
            <w:rFonts w:hint="eastAsia"/>
          </w:rPr>
          <w:t>或</w:t>
        </w:r>
        <w:r w:rsidR="006834D8">
          <w:rPr>
            <w:rFonts w:hint="eastAsia"/>
          </w:rPr>
          <w:t>SNMP</w:t>
        </w:r>
        <w:r w:rsidR="006834D8">
          <w:rPr>
            <w:rFonts w:hint="eastAsia"/>
          </w:rPr>
          <w:t>对</w:t>
        </w:r>
      </w:ins>
      <w:ins w:id="2967" w:author="天赐 余" w:date="2025-12-01T14:11:00Z" w16du:dateUtc="2025-12-01T06:11:00Z">
        <w:r w:rsidR="006834D8">
          <w:rPr>
            <w:rFonts w:hint="eastAsia"/>
          </w:rPr>
          <w:t>网络</w:t>
        </w:r>
      </w:ins>
      <w:ins w:id="2968" w:author="天赐 余" w:date="2025-12-01T14:13:00Z" w16du:dateUtc="2025-12-01T06:13:00Z">
        <w:r w:rsidR="006834D8">
          <w:rPr>
            <w:rFonts w:hint="eastAsia"/>
          </w:rPr>
          <w:t>中的设备进行配置</w:t>
        </w:r>
      </w:ins>
      <w:ins w:id="2969" w:author="天赐 余" w:date="2025-12-01T14:15:00Z" w16du:dateUtc="2025-12-01T06:15:00Z">
        <w:r w:rsidR="006834D8">
          <w:rPr>
            <w:rFonts w:hint="eastAsia"/>
          </w:rPr>
          <w:t>以及对网络监控参数的读取</w:t>
        </w:r>
      </w:ins>
      <w:ins w:id="2970" w:author="天赐 余" w:date="2025-12-01T14:17:00Z" w16du:dateUtc="2025-12-01T06:17:00Z">
        <w:r w:rsidR="006834D8">
          <w:rPr>
            <w:rFonts w:hint="eastAsia"/>
          </w:rPr>
          <w:t>；</w:t>
        </w:r>
      </w:ins>
      <w:ins w:id="2971" w:author="天赐 余" w:date="2025-12-01T14:13:00Z" w16du:dateUtc="2025-12-01T06:13:00Z">
        <w:r w:rsidR="006834D8">
          <w:rPr>
            <w:rFonts w:hint="eastAsia"/>
          </w:rPr>
          <w:t>网络控制器与网络断开后要求网络中的设备能够</w:t>
        </w:r>
      </w:ins>
      <w:ins w:id="2972" w:author="天赐 余" w:date="2025-12-01T14:18:00Z" w16du:dateUtc="2025-12-01T06:18:00Z">
        <w:r w:rsidR="006834D8">
          <w:rPr>
            <w:rFonts w:hint="eastAsia"/>
          </w:rPr>
          <w:t>向</w:t>
        </w:r>
      </w:ins>
      <w:ins w:id="2973" w:author="天赐 余" w:date="2025-12-01T14:19:00Z" w16du:dateUtc="2025-12-01T06:19:00Z">
        <w:r w:rsidR="00167853">
          <w:rPr>
            <w:rFonts w:hint="eastAsia"/>
          </w:rPr>
          <w:t>箭载应用提供</w:t>
        </w:r>
      </w:ins>
      <w:ins w:id="2974" w:author="天赐 余" w:date="2025-12-01T14:20:00Z" w16du:dateUtc="2025-12-01T06:20:00Z">
        <w:r w:rsidR="00167853">
          <w:rPr>
            <w:rFonts w:hint="eastAsia"/>
          </w:rPr>
          <w:t>监控参数的</w:t>
        </w:r>
      </w:ins>
      <w:ins w:id="2975" w:author="天赐 余" w:date="2025-12-01T14:19:00Z" w16du:dateUtc="2025-12-01T06:19:00Z">
        <w:r w:rsidR="00167853">
          <w:rPr>
            <w:rFonts w:hint="eastAsia"/>
          </w:rPr>
          <w:t>读取接口</w:t>
        </w:r>
      </w:ins>
      <w:ins w:id="2976" w:author="天赐 余" w:date="2025-12-01T14:15:00Z" w16du:dateUtc="2025-12-01T06:15:00Z">
        <w:r w:rsidR="006834D8">
          <w:rPr>
            <w:rFonts w:hint="eastAsia"/>
          </w:rPr>
          <w:t>。</w:t>
        </w:r>
      </w:ins>
    </w:p>
    <w:p w14:paraId="3A893188" w14:textId="77777777" w:rsidR="00717322" w:rsidRDefault="00000000">
      <w:pPr>
        <w:ind w:firstLineChars="0" w:firstLine="0"/>
        <w:jc w:val="center"/>
        <w:rPr>
          <w:szCs w:val="28"/>
        </w:rPr>
      </w:pPr>
      <w:r>
        <w:rPr>
          <w:rFonts w:hint="eastAsia"/>
        </w:rPr>
        <w:object w:dxaOrig="7208" w:dyaOrig="4740" w14:anchorId="2B03C01E">
          <v:shape id="_x0000_i1032" type="#_x0000_t75" style="width:360.45pt;height:237.25pt" o:ole="">
            <v:imagedata r:id="rId30" o:title=""/>
          </v:shape>
          <o:OLEObject Type="Embed" ProgID="Visio.Drawing.15" ShapeID="_x0000_i1032" DrawAspect="Content" ObjectID="_1826365546" r:id="rId31"/>
        </w:object>
      </w:r>
    </w:p>
    <w:p w14:paraId="496C738E" w14:textId="53E85576" w:rsidR="00717322" w:rsidRDefault="00000000">
      <w:pPr>
        <w:ind w:firstLine="480"/>
        <w:jc w:val="center"/>
        <w:rPr>
          <w:szCs w:val="28"/>
        </w:rPr>
      </w:pPr>
      <w:r w:rsidRPr="00063F47">
        <w:rPr>
          <w:rFonts w:hint="eastAsia"/>
          <w:sz w:val="24"/>
          <w:szCs w:val="24"/>
          <w:rPrChange w:id="2977" w:author="天赐 余" w:date="2025-11-29T18:04:00Z" w16du:dateUtc="2025-11-29T10:04:00Z">
            <w:rPr>
              <w:rFonts w:hint="eastAsia"/>
              <w:sz w:val="24"/>
              <w:szCs w:val="24"/>
              <w:highlight w:val="yellow"/>
            </w:rPr>
          </w:rPrChange>
        </w:rPr>
        <w:t>图</w:t>
      </w:r>
      <w:r w:rsidRPr="00063F47">
        <w:rPr>
          <w:sz w:val="24"/>
          <w:szCs w:val="24"/>
          <w:rPrChange w:id="2978" w:author="天赐 余" w:date="2025-11-29T18:04:00Z" w16du:dateUtc="2025-11-29T10:04:00Z">
            <w:rPr>
              <w:sz w:val="24"/>
              <w:szCs w:val="24"/>
              <w:highlight w:val="yellow"/>
            </w:rPr>
          </w:rPrChange>
        </w:rPr>
        <w:t xml:space="preserve"> </w:t>
      </w:r>
      <w:r w:rsidRPr="00063F47">
        <w:rPr>
          <w:sz w:val="24"/>
          <w:szCs w:val="24"/>
          <w:rPrChange w:id="2979" w:author="天赐 余" w:date="2025-11-29T18:04:00Z" w16du:dateUtc="2025-11-29T10:04:00Z">
            <w:rPr>
              <w:sz w:val="24"/>
              <w:szCs w:val="24"/>
              <w:highlight w:val="yellow"/>
            </w:rPr>
          </w:rPrChange>
        </w:rPr>
        <w:fldChar w:fldCharType="begin"/>
      </w:r>
      <w:r w:rsidRPr="00063F47">
        <w:rPr>
          <w:sz w:val="24"/>
          <w:szCs w:val="24"/>
          <w:rPrChange w:id="2980" w:author="天赐 余" w:date="2025-11-29T18:04:00Z" w16du:dateUtc="2025-11-29T10:04:00Z">
            <w:rPr>
              <w:sz w:val="24"/>
              <w:szCs w:val="24"/>
              <w:highlight w:val="yellow"/>
            </w:rPr>
          </w:rPrChange>
        </w:rPr>
        <w:instrText xml:space="preserve"> SEQ </w:instrText>
      </w:r>
      <w:r w:rsidRPr="00063F47">
        <w:rPr>
          <w:rFonts w:hint="eastAsia"/>
          <w:sz w:val="24"/>
          <w:szCs w:val="24"/>
          <w:rPrChange w:id="2981" w:author="天赐 余" w:date="2025-11-29T18:04:00Z" w16du:dateUtc="2025-11-29T10:04:00Z">
            <w:rPr>
              <w:rFonts w:hint="eastAsia"/>
              <w:sz w:val="24"/>
              <w:szCs w:val="24"/>
              <w:highlight w:val="yellow"/>
            </w:rPr>
          </w:rPrChange>
        </w:rPr>
        <w:instrText>图</w:instrText>
      </w:r>
      <w:r w:rsidRPr="00063F47">
        <w:rPr>
          <w:sz w:val="24"/>
          <w:szCs w:val="24"/>
          <w:rPrChange w:id="2982" w:author="天赐 余" w:date="2025-11-29T18:04:00Z" w16du:dateUtc="2025-11-29T10:04:00Z">
            <w:rPr>
              <w:sz w:val="24"/>
              <w:szCs w:val="24"/>
              <w:highlight w:val="yellow"/>
            </w:rPr>
          </w:rPrChange>
        </w:rPr>
        <w:instrText xml:space="preserve"> \* ARABIC </w:instrText>
      </w:r>
      <w:r w:rsidRPr="00063F47">
        <w:rPr>
          <w:sz w:val="24"/>
          <w:szCs w:val="24"/>
          <w:rPrChange w:id="2983" w:author="天赐 余" w:date="2025-11-29T18:04:00Z" w16du:dateUtc="2025-11-29T10:04:00Z">
            <w:rPr>
              <w:sz w:val="24"/>
              <w:szCs w:val="24"/>
              <w:highlight w:val="yellow"/>
            </w:rPr>
          </w:rPrChange>
        </w:rPr>
        <w:fldChar w:fldCharType="separate"/>
      </w:r>
      <w:r w:rsidRPr="00063F47">
        <w:rPr>
          <w:sz w:val="24"/>
          <w:szCs w:val="24"/>
          <w:rPrChange w:id="2984" w:author="天赐 余" w:date="2025-11-29T18:04:00Z" w16du:dateUtc="2025-11-29T10:04:00Z">
            <w:rPr>
              <w:sz w:val="24"/>
              <w:szCs w:val="24"/>
              <w:highlight w:val="yellow"/>
            </w:rPr>
          </w:rPrChange>
        </w:rPr>
        <w:t>10</w:t>
      </w:r>
      <w:r w:rsidRPr="00063F47">
        <w:rPr>
          <w:sz w:val="24"/>
          <w:szCs w:val="24"/>
          <w:rPrChange w:id="2985" w:author="天赐 余" w:date="2025-11-29T18:04:00Z" w16du:dateUtc="2025-11-29T10:04:00Z">
            <w:rPr>
              <w:sz w:val="24"/>
              <w:szCs w:val="24"/>
              <w:highlight w:val="yellow"/>
            </w:rPr>
          </w:rPrChange>
        </w:rPr>
        <w:fldChar w:fldCharType="end"/>
      </w:r>
      <w:r w:rsidRPr="00063F47">
        <w:rPr>
          <w:sz w:val="24"/>
          <w:szCs w:val="24"/>
          <w:rPrChange w:id="2986" w:author="天赐 余" w:date="2025-11-29T18:04:00Z" w16du:dateUtc="2025-11-29T10:04:00Z">
            <w:rPr>
              <w:sz w:val="24"/>
              <w:szCs w:val="24"/>
              <w:highlight w:val="yellow"/>
            </w:rPr>
          </w:rPrChange>
        </w:rPr>
        <w:t xml:space="preserve"> </w:t>
      </w:r>
      <w:r w:rsidRPr="00063F47">
        <w:rPr>
          <w:rFonts w:hint="eastAsia"/>
          <w:sz w:val="24"/>
          <w:szCs w:val="24"/>
          <w:rPrChange w:id="2987" w:author="天赐 余" w:date="2025-11-29T18:04:00Z" w16du:dateUtc="2025-11-29T10:04:00Z">
            <w:rPr>
              <w:rFonts w:hint="eastAsia"/>
              <w:sz w:val="24"/>
              <w:szCs w:val="24"/>
              <w:highlight w:val="yellow"/>
            </w:rPr>
          </w:rPrChange>
        </w:rPr>
        <w:t>箭载</w:t>
      </w:r>
      <w:r w:rsidRPr="00063F47">
        <w:rPr>
          <w:sz w:val="24"/>
          <w:szCs w:val="24"/>
          <w:rPrChange w:id="2988" w:author="天赐 余" w:date="2025-11-29T18:04:00Z" w16du:dateUtc="2025-11-29T10:04:00Z">
            <w:rPr>
              <w:sz w:val="24"/>
              <w:szCs w:val="24"/>
              <w:highlight w:val="yellow"/>
            </w:rPr>
          </w:rPrChange>
        </w:rPr>
        <w:t>TSN</w:t>
      </w:r>
      <w:r w:rsidRPr="00063F47">
        <w:rPr>
          <w:rFonts w:hint="eastAsia"/>
          <w:sz w:val="24"/>
          <w:szCs w:val="24"/>
          <w:rPrChange w:id="2989" w:author="天赐 余" w:date="2025-11-29T18:04:00Z" w16du:dateUtc="2025-11-29T10:04:00Z">
            <w:rPr>
              <w:rFonts w:hint="eastAsia"/>
              <w:sz w:val="24"/>
              <w:szCs w:val="24"/>
              <w:highlight w:val="yellow"/>
            </w:rPr>
          </w:rPrChange>
        </w:rPr>
        <w:t>配置模型</w:t>
      </w:r>
      <w:ins w:id="2990" w:author="天赐 余" w:date="2025-12-03T19:13:00Z" w16du:dateUtc="2025-12-03T11:13:00Z">
        <w:r w:rsidR="004C44AE">
          <w:rPr>
            <w:rFonts w:hint="eastAsia"/>
            <w:sz w:val="24"/>
            <w:szCs w:val="24"/>
          </w:rPr>
          <w:t>（示意图）</w:t>
        </w:r>
      </w:ins>
    </w:p>
    <w:p w14:paraId="0AA498B7" w14:textId="67C3B984" w:rsidR="00717322" w:rsidRDefault="00000000">
      <w:pPr>
        <w:ind w:firstLine="560"/>
      </w:pPr>
      <w:del w:id="2991" w:author="天赐 余" w:date="2025-12-01T14:17:00Z" w16du:dateUtc="2025-12-01T06:17:00Z">
        <w:r w:rsidDel="006834D8">
          <w:rPr>
            <w:rFonts w:hint="eastAsia"/>
          </w:rPr>
          <w:delText>本规范要求网卡和交换节点支持</w:delText>
        </w:r>
        <w:r w:rsidDel="006834D8">
          <w:rPr>
            <w:rFonts w:hint="eastAsia"/>
          </w:rPr>
          <w:delText>NETCONF</w:delText>
        </w:r>
        <w:r w:rsidDel="006834D8">
          <w:rPr>
            <w:rFonts w:hint="eastAsia"/>
          </w:rPr>
          <w:delText>或</w:delText>
        </w:r>
        <w:r w:rsidDel="006834D8">
          <w:rPr>
            <w:rFonts w:hint="eastAsia"/>
          </w:rPr>
          <w:delText>SNMP</w:delText>
        </w:r>
        <w:r w:rsidDel="006834D8">
          <w:rPr>
            <w:rFonts w:hint="eastAsia"/>
          </w:rPr>
          <w:delText>完成网络的配置和监控。</w:delText>
        </w:r>
      </w:del>
      <w:r>
        <w:rPr>
          <w:rFonts w:hint="eastAsia"/>
        </w:rPr>
        <w:t>网卡和交换应当支持配置写入的参数如</w:t>
      </w:r>
      <w:r>
        <w:rPr>
          <w:rFonts w:hint="eastAsia"/>
        </w:rPr>
        <w:t>9.4</w:t>
      </w:r>
      <w:r>
        <w:rPr>
          <w:rFonts w:hint="eastAsia"/>
        </w:rPr>
        <w:t>节所述，网卡和交换应当支持监控读取</w:t>
      </w:r>
      <w:ins w:id="2992" w:author="天赐 余" w:date="2025-12-03T19:14:00Z" w16du:dateUtc="2025-12-03T11:14:00Z">
        <w:r w:rsidR="009C0485">
          <w:rPr>
            <w:rFonts w:hint="eastAsia"/>
          </w:rPr>
          <w:t>的</w:t>
        </w:r>
      </w:ins>
      <w:r>
        <w:rPr>
          <w:rFonts w:hint="eastAsia"/>
        </w:rPr>
        <w:t>参数如</w:t>
      </w:r>
      <w:r>
        <w:rPr>
          <w:rFonts w:hint="eastAsia"/>
        </w:rPr>
        <w:t>9.5</w:t>
      </w:r>
      <w:r>
        <w:rPr>
          <w:rFonts w:hint="eastAsia"/>
        </w:rPr>
        <w:t>节所述。</w:t>
      </w:r>
    </w:p>
    <w:p w14:paraId="6783516F" w14:textId="77777777" w:rsidR="00717322" w:rsidRDefault="00717322">
      <w:pPr>
        <w:ind w:firstLine="560"/>
      </w:pPr>
    </w:p>
    <w:p w14:paraId="33D80EEE" w14:textId="77777777" w:rsidR="00717322" w:rsidRDefault="00000000" w:rsidP="004C183B">
      <w:pPr>
        <w:pStyle w:val="21"/>
      </w:pPr>
      <w:r>
        <w:rPr>
          <w:rFonts w:hint="eastAsia"/>
        </w:rPr>
        <w:t>网络规划参数</w:t>
      </w:r>
    </w:p>
    <w:p w14:paraId="02C180C1" w14:textId="790C4D47" w:rsidR="00717322" w:rsidRDefault="00000000">
      <w:pPr>
        <w:ind w:firstLine="560"/>
        <w:rPr>
          <w:szCs w:val="28"/>
        </w:rPr>
      </w:pPr>
      <w:r>
        <w:rPr>
          <w:rFonts w:hint="eastAsia"/>
          <w:szCs w:val="28"/>
        </w:rPr>
        <w:t>网络控制器通过静态文件获取网络规划参数用于生成各设备的网络配置文件，其中</w:t>
      </w:r>
      <w:ins w:id="2993" w:author="天赐 余" w:date="2025-12-03T19:18:00Z" w16du:dateUtc="2025-12-03T11:18:00Z">
        <w:r w:rsidR="00980189">
          <w:rPr>
            <w:rFonts w:hint="eastAsia"/>
            <w:szCs w:val="28"/>
          </w:rPr>
          <w:t>流量</w:t>
        </w:r>
      </w:ins>
      <w:del w:id="2994" w:author="天赐 余" w:date="2025-12-03T19:18:00Z" w16du:dateUtc="2025-12-03T11:18:00Z">
        <w:r w:rsidDel="00980189">
          <w:rPr>
            <w:rFonts w:hint="eastAsia"/>
            <w:szCs w:val="28"/>
          </w:rPr>
          <w:delText>网络</w:delText>
        </w:r>
      </w:del>
      <w:r>
        <w:rPr>
          <w:rFonts w:hint="eastAsia"/>
          <w:szCs w:val="28"/>
        </w:rPr>
        <w:t>规划参数包括流量需求、设备能力和静态拓扑。为了流量规划参数准确反映通信需求、</w:t>
      </w:r>
      <w:ins w:id="2995" w:author="天赐 余" w:date="2025-12-03T19:17:00Z" w16du:dateUtc="2025-12-03T11:17:00Z">
        <w:r w:rsidR="00980189">
          <w:rPr>
            <w:rFonts w:hint="eastAsia"/>
            <w:szCs w:val="28"/>
          </w:rPr>
          <w:t>设备</w:t>
        </w:r>
      </w:ins>
      <w:del w:id="2996" w:author="天赐 余" w:date="2025-12-03T19:17:00Z" w16du:dateUtc="2025-12-03T11:17:00Z">
        <w:r w:rsidDel="00980189">
          <w:rPr>
            <w:rFonts w:hint="eastAsia"/>
            <w:szCs w:val="28"/>
          </w:rPr>
          <w:delText>网络的</w:delText>
        </w:r>
      </w:del>
      <w:r>
        <w:rPr>
          <w:rFonts w:hint="eastAsia"/>
          <w:szCs w:val="28"/>
        </w:rPr>
        <w:t>能力以及统一网络控制器的输入，以便不同</w:t>
      </w:r>
      <w:del w:id="2997" w:author="天赐 余" w:date="2025-12-03T19:16:00Z" w16du:dateUtc="2025-12-03T11:16:00Z">
        <w:r w:rsidDel="00980189">
          <w:rPr>
            <w:rFonts w:hint="eastAsia"/>
            <w:szCs w:val="28"/>
          </w:rPr>
          <w:delText>厂商</w:delText>
        </w:r>
      </w:del>
      <w:ins w:id="2998" w:author="天赐 余" w:date="2025-12-03T19:16:00Z" w16du:dateUtc="2025-12-03T11:16:00Z">
        <w:r w:rsidR="00980189">
          <w:rPr>
            <w:rFonts w:hint="eastAsia"/>
            <w:szCs w:val="28"/>
          </w:rPr>
          <w:t>供应商</w:t>
        </w:r>
      </w:ins>
      <w:r>
        <w:rPr>
          <w:rFonts w:hint="eastAsia"/>
          <w:szCs w:val="28"/>
        </w:rPr>
        <w:t>的</w:t>
      </w:r>
      <w:r>
        <w:rPr>
          <w:rFonts w:hint="eastAsia"/>
          <w:szCs w:val="28"/>
        </w:rPr>
        <w:t>TSN</w:t>
      </w:r>
      <w:r>
        <w:rPr>
          <w:rFonts w:hint="eastAsia"/>
          <w:szCs w:val="28"/>
        </w:rPr>
        <w:t>设备之间可以共同组网。网络控制器在进行流量规划计算时所需的最小网络规划参数集包括如下几类。</w:t>
      </w:r>
    </w:p>
    <w:p w14:paraId="547519BE" w14:textId="77777777" w:rsidR="00717322" w:rsidRDefault="00000000">
      <w:pPr>
        <w:pStyle w:val="30"/>
      </w:pPr>
      <w:r>
        <w:rPr>
          <w:rFonts w:hint="eastAsia"/>
        </w:rPr>
        <w:lastRenderedPageBreak/>
        <w:t>流规范参数</w:t>
      </w:r>
    </w:p>
    <w:p w14:paraId="2B697F9E" w14:textId="77777777" w:rsidR="00717322" w:rsidRDefault="00000000">
      <w:pPr>
        <w:ind w:firstLine="560"/>
        <w:rPr>
          <w:szCs w:val="28"/>
        </w:rPr>
      </w:pPr>
      <w:r>
        <w:rPr>
          <w:rFonts w:hint="eastAsia"/>
          <w:szCs w:val="28"/>
        </w:rPr>
        <w:t>流规范参数包含流量周期、一个观测间隔内最多发几帧、最大帧长度、最早发送时间、最晚发送时间、发送时间抖动等信息。</w:t>
      </w:r>
    </w:p>
    <w:p w14:paraId="0951A8F8" w14:textId="77777777" w:rsidR="00717322" w:rsidRDefault="00000000">
      <w:pPr>
        <w:pStyle w:val="30"/>
      </w:pPr>
      <w:r>
        <w:rPr>
          <w:rFonts w:hint="eastAsia"/>
        </w:rPr>
        <w:t>用户对网络的需求参数</w:t>
      </w:r>
    </w:p>
    <w:p w14:paraId="1CCBDA08" w14:textId="77777777" w:rsidR="00717322" w:rsidRDefault="00000000">
      <w:pPr>
        <w:ind w:firstLine="560"/>
        <w:rPr>
          <w:szCs w:val="28"/>
        </w:rPr>
      </w:pPr>
      <w:r>
        <w:rPr>
          <w:rFonts w:hint="eastAsia"/>
          <w:szCs w:val="28"/>
        </w:rPr>
        <w:t>用户对网络的需求参数包含冗余路径数量、端到端时延上限等信息。</w:t>
      </w:r>
    </w:p>
    <w:p w14:paraId="537837A0" w14:textId="77777777" w:rsidR="00717322" w:rsidRDefault="00000000">
      <w:pPr>
        <w:pStyle w:val="30"/>
      </w:pPr>
      <w:r>
        <w:rPr>
          <w:rFonts w:hint="eastAsia"/>
        </w:rPr>
        <w:t>数据帧规范参数</w:t>
      </w:r>
    </w:p>
    <w:p w14:paraId="45FAE358" w14:textId="77777777" w:rsidR="00717322" w:rsidRDefault="00000000">
      <w:pPr>
        <w:ind w:firstLine="560"/>
        <w:rPr>
          <w:szCs w:val="28"/>
        </w:rPr>
      </w:pPr>
      <w:r>
        <w:rPr>
          <w:rFonts w:hint="eastAsia"/>
          <w:szCs w:val="28"/>
        </w:rPr>
        <w:t>数据帧规范参数包含</w:t>
      </w:r>
      <w:r>
        <w:rPr>
          <w:rFonts w:hint="eastAsia"/>
          <w:szCs w:val="28"/>
        </w:rPr>
        <w:t>IPv4</w:t>
      </w:r>
      <w:r>
        <w:rPr>
          <w:rFonts w:hint="eastAsia"/>
          <w:szCs w:val="28"/>
        </w:rPr>
        <w:t>或</w:t>
      </w:r>
      <w:r>
        <w:rPr>
          <w:rFonts w:hint="eastAsia"/>
          <w:szCs w:val="28"/>
        </w:rPr>
        <w:t>IPv6</w:t>
      </w:r>
      <w:r>
        <w:rPr>
          <w:rFonts w:hint="eastAsia"/>
          <w:szCs w:val="28"/>
        </w:rPr>
        <w:t>五元组信息（源</w:t>
      </w:r>
      <w:r>
        <w:rPr>
          <w:rFonts w:hint="eastAsia"/>
          <w:szCs w:val="28"/>
        </w:rPr>
        <w:t>IP</w:t>
      </w:r>
      <w:r>
        <w:rPr>
          <w:rFonts w:hint="eastAsia"/>
          <w:szCs w:val="28"/>
        </w:rPr>
        <w:t>、目的</w:t>
      </w:r>
      <w:r>
        <w:rPr>
          <w:rFonts w:hint="eastAsia"/>
          <w:szCs w:val="28"/>
        </w:rPr>
        <w:t>IP</w:t>
      </w:r>
      <w:r>
        <w:rPr>
          <w:rFonts w:hint="eastAsia"/>
          <w:szCs w:val="28"/>
        </w:rPr>
        <w:t>、</w:t>
      </w:r>
      <w:r>
        <w:rPr>
          <w:rFonts w:hint="eastAsia"/>
          <w:szCs w:val="28"/>
        </w:rPr>
        <w:t>IP</w:t>
      </w:r>
      <w:r>
        <w:rPr>
          <w:rFonts w:hint="eastAsia"/>
          <w:szCs w:val="28"/>
        </w:rPr>
        <w:t>协议、源端口、目的端口）等信息。</w:t>
      </w:r>
    </w:p>
    <w:p w14:paraId="44F0883A" w14:textId="77777777" w:rsidR="00717322" w:rsidRDefault="00000000">
      <w:pPr>
        <w:pStyle w:val="30"/>
      </w:pPr>
      <w:r>
        <w:rPr>
          <w:rFonts w:hint="eastAsia"/>
        </w:rPr>
        <w:t>接口能力参数</w:t>
      </w:r>
    </w:p>
    <w:p w14:paraId="5AA6EA11" w14:textId="493FED32" w:rsidR="00717322" w:rsidRDefault="00000000">
      <w:pPr>
        <w:ind w:firstLine="560"/>
      </w:pPr>
      <w:r>
        <w:rPr>
          <w:rFonts w:hint="eastAsia"/>
        </w:rPr>
        <w:t>接口能力参数包含是否支持</w:t>
      </w:r>
      <w:r>
        <w:rPr>
          <w:rFonts w:hint="eastAsia"/>
        </w:rPr>
        <w:t>VLAN</w:t>
      </w:r>
      <w:r>
        <w:rPr>
          <w:rFonts w:hint="eastAsia"/>
        </w:rPr>
        <w:t>帧</w:t>
      </w:r>
      <w:ins w:id="2999" w:author="天赐 余" w:date="2025-11-29T18:05:00Z" w16du:dateUtc="2025-11-29T10:05:00Z">
        <w:r w:rsidR="00063F47">
          <w:rPr>
            <w:rFonts w:hint="eastAsia"/>
          </w:rPr>
          <w:t>信</w:t>
        </w:r>
      </w:ins>
      <w:del w:id="3000" w:author="天赐 余" w:date="2025-11-29T18:05:00Z" w16du:dateUtc="2025-11-29T10:05:00Z">
        <w:r w:rsidDel="00063F47">
          <w:rPr>
            <w:rFonts w:hint="eastAsia"/>
          </w:rPr>
          <w:delText>、</w:delText>
        </w:r>
        <w:r w:rsidDel="00063F47">
          <w:rPr>
            <w:rFonts w:hint="eastAsia"/>
            <w:highlight w:val="yellow"/>
          </w:rPr>
          <w:delText>支持的</w:delText>
        </w:r>
        <w:r w:rsidDel="00063F47">
          <w:rPr>
            <w:rFonts w:hint="eastAsia"/>
            <w:highlight w:val="yellow"/>
          </w:rPr>
          <w:delText>802.1CB</w:delText>
        </w:r>
        <w:r w:rsidDel="00063F47">
          <w:rPr>
            <w:rFonts w:hint="eastAsia"/>
            <w:highlight w:val="yellow"/>
          </w:rPr>
          <w:delText>流识别类型列表、支持的</w:delText>
        </w:r>
        <w:r w:rsidDel="00063F47">
          <w:rPr>
            <w:rFonts w:hint="eastAsia"/>
            <w:highlight w:val="yellow"/>
          </w:rPr>
          <w:delText>802.1CB</w:delText>
        </w:r>
        <w:r w:rsidDel="00063F47">
          <w:rPr>
            <w:rFonts w:hint="eastAsia"/>
            <w:highlight w:val="yellow"/>
          </w:rPr>
          <w:delText>序列号编解码类型列表</w:delText>
        </w:r>
        <w:r w:rsidDel="00063F47">
          <w:rPr>
            <w:rFonts w:hint="eastAsia"/>
          </w:rPr>
          <w:delText>等信</w:delText>
        </w:r>
      </w:del>
      <w:r>
        <w:rPr>
          <w:rFonts w:hint="eastAsia"/>
        </w:rPr>
        <w:t>息。</w:t>
      </w:r>
    </w:p>
    <w:p w14:paraId="506E7593" w14:textId="18FA8FA7" w:rsidR="00717322" w:rsidDel="00063F47" w:rsidRDefault="00000000">
      <w:pPr>
        <w:pStyle w:val="30"/>
        <w:rPr>
          <w:del w:id="3001" w:author="天赐 余" w:date="2025-11-29T18:06:00Z" w16du:dateUtc="2025-11-29T10:06:00Z"/>
          <w:highlight w:val="yellow"/>
        </w:rPr>
      </w:pPr>
      <w:del w:id="3002" w:author="天赐 余" w:date="2025-11-29T18:06:00Z" w16du:dateUtc="2025-11-29T10:06:00Z">
        <w:r w:rsidDel="00063F47">
          <w:rPr>
            <w:rFonts w:hint="eastAsia"/>
            <w:highlight w:val="yellow"/>
          </w:rPr>
          <w:delText>其他参数</w:delText>
        </w:r>
      </w:del>
    </w:p>
    <w:p w14:paraId="38A17BB8" w14:textId="5AF25323" w:rsidR="00717322" w:rsidDel="00063F47" w:rsidRDefault="00000000">
      <w:pPr>
        <w:ind w:firstLine="560"/>
        <w:rPr>
          <w:del w:id="3003" w:author="天赐 余" w:date="2025-11-29T18:06:00Z" w16du:dateUtc="2025-11-29T10:06:00Z"/>
          <w:highlight w:val="yellow"/>
        </w:rPr>
      </w:pPr>
      <w:del w:id="3004" w:author="天赐 余" w:date="2025-11-29T18:06:00Z" w16du:dateUtc="2025-11-29T10:06:00Z">
        <w:r w:rsidDel="00063F47">
          <w:rPr>
            <w:rFonts w:hint="eastAsia"/>
            <w:highlight w:val="yellow"/>
          </w:rPr>
          <w:delText>流标识、路由路径等信息。</w:delText>
        </w:r>
      </w:del>
    </w:p>
    <w:p w14:paraId="26140A3A" w14:textId="77777777" w:rsidR="00717322" w:rsidRDefault="00000000" w:rsidP="004C183B">
      <w:pPr>
        <w:pStyle w:val="21"/>
      </w:pPr>
      <w:r>
        <w:rPr>
          <w:rFonts w:hint="eastAsia"/>
        </w:rPr>
        <w:t>网络配置参数</w:t>
      </w:r>
    </w:p>
    <w:p w14:paraId="4EFA7EC6" w14:textId="77777777" w:rsidR="00717322" w:rsidRDefault="00000000">
      <w:pPr>
        <w:ind w:firstLine="560"/>
      </w:pPr>
      <w:r>
        <w:rPr>
          <w:rFonts w:hint="eastAsia"/>
        </w:rPr>
        <w:t>本节规定了交换机与网卡系统必须支持的可配置的参数。网卡系统可配置参数应按照“</w:t>
      </w:r>
      <w:r>
        <w:rPr>
          <w:rFonts w:hint="eastAsia"/>
        </w:rPr>
        <w:t>8.4.1</w:t>
      </w:r>
      <w:r>
        <w:rPr>
          <w:rFonts w:hint="eastAsia"/>
        </w:rPr>
        <w:t>网卡可配置项”进行定义，交换机可配置参数应按照“</w:t>
      </w:r>
      <w:r>
        <w:rPr>
          <w:rFonts w:hint="eastAsia"/>
        </w:rPr>
        <w:t>8.4.2</w:t>
      </w:r>
      <w:r>
        <w:rPr>
          <w:rFonts w:hint="eastAsia"/>
        </w:rPr>
        <w:t>交换可配置项”进行定义。本规范列举了关键参数，其余可能用到的参数参考</w:t>
      </w:r>
      <w:r>
        <w:rPr>
          <w:rFonts w:hint="eastAsia"/>
        </w:rPr>
        <w:t>802.1Q</w:t>
      </w:r>
      <w:r>
        <w:rPr>
          <w:rFonts w:hint="eastAsia"/>
        </w:rPr>
        <w:t>。</w:t>
      </w:r>
    </w:p>
    <w:p w14:paraId="7ADE4C97" w14:textId="77777777" w:rsidR="00717322" w:rsidRDefault="00000000">
      <w:pPr>
        <w:pStyle w:val="30"/>
      </w:pPr>
      <w:r>
        <w:rPr>
          <w:rFonts w:hint="eastAsia"/>
        </w:rPr>
        <w:lastRenderedPageBreak/>
        <w:t>网卡可配置参数</w:t>
      </w:r>
    </w:p>
    <w:p w14:paraId="3D2D34D1" w14:textId="77777777" w:rsidR="00717322" w:rsidRDefault="00000000">
      <w:pPr>
        <w:ind w:firstLine="560"/>
      </w:pPr>
      <w:r>
        <w:rPr>
          <w:rFonts w:hint="eastAsia"/>
        </w:rPr>
        <w:t>网卡系统可配置参数是指允许配置管理工具进行写操作的相关配置选项，可分为以下几类：</w:t>
      </w:r>
    </w:p>
    <w:p w14:paraId="0A50086D" w14:textId="77777777" w:rsidR="00717322" w:rsidDel="00674DFF" w:rsidRDefault="00000000">
      <w:pPr>
        <w:numPr>
          <w:ilvl w:val="0"/>
          <w:numId w:val="17"/>
        </w:numPr>
        <w:ind w:firstLine="560"/>
        <w:rPr>
          <w:del w:id="3005" w:author="天赐 余" w:date="2025-12-02T18:53:00Z" w16du:dateUtc="2025-12-02T10:53:00Z"/>
        </w:rPr>
      </w:pPr>
      <w:r>
        <w:rPr>
          <w:rFonts w:hint="eastAsia"/>
        </w:rPr>
        <w:t>时间同步参数</w:t>
      </w:r>
    </w:p>
    <w:p w14:paraId="4DA7E077" w14:textId="72DA967C" w:rsidR="00674DFF" w:rsidRDefault="00674DFF">
      <w:pPr>
        <w:numPr>
          <w:ilvl w:val="0"/>
          <w:numId w:val="17"/>
        </w:numPr>
        <w:ind w:firstLine="560"/>
        <w:rPr>
          <w:ins w:id="3006" w:author="天赐 余" w:date="2025-12-02T18:52:00Z" w16du:dateUtc="2025-12-02T10:52:00Z"/>
        </w:rPr>
        <w:pPrChange w:id="3007" w:author="天赐 余" w:date="2025-12-02T18:53:00Z" w16du:dateUtc="2025-12-02T10:53:00Z">
          <w:pPr>
            <w:ind w:firstLine="560"/>
          </w:pPr>
        </w:pPrChange>
      </w:pPr>
    </w:p>
    <w:p w14:paraId="120C616C" w14:textId="4C70F5AE" w:rsidR="00DA412A" w:rsidRDefault="00DA412A">
      <w:pPr>
        <w:pStyle w:val="a7"/>
        <w:keepNext/>
        <w:rPr>
          <w:ins w:id="3008" w:author="天赐 余" w:date="2025-12-04T10:57:00Z" w16du:dateUtc="2025-12-04T02:57:00Z"/>
        </w:rPr>
        <w:pPrChange w:id="3009" w:author="天赐 余" w:date="2025-12-04T10:57:00Z" w16du:dateUtc="2025-12-04T02:57:00Z">
          <w:pPr>
            <w:ind w:firstLine="560"/>
          </w:pPr>
        </w:pPrChange>
      </w:pPr>
      <w:ins w:id="3010" w:author="天赐 余" w:date="2025-12-04T10:57:00Z" w16du:dateUtc="2025-12-04T02:57: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3011" w:author="天赐 余" w:date="2025-12-04T10:57:00Z" w16du:dateUtc="2025-12-04T02:57:00Z">
        <w:r>
          <w:rPr>
            <w:noProof/>
          </w:rPr>
          <w:t>14</w:t>
        </w:r>
        <w:r>
          <w:fldChar w:fldCharType="end"/>
        </w:r>
        <w:r>
          <w:rPr>
            <w:rFonts w:hint="eastAsia"/>
          </w:rPr>
          <w:t xml:space="preserve"> </w:t>
        </w:r>
      </w:ins>
      <w:ins w:id="3012" w:author="天赐 余" w:date="2025-12-04T11:06:00Z" w16du:dateUtc="2025-12-04T03:06:00Z">
        <w:r w:rsidR="00BA488B">
          <w:rPr>
            <w:rFonts w:hint="eastAsia"/>
          </w:rPr>
          <w:t>网卡</w:t>
        </w:r>
      </w:ins>
      <w:ins w:id="3013" w:author="天赐 余" w:date="2025-12-04T10:57:00Z" w16du:dateUtc="2025-12-04T02:57:00Z">
        <w:r>
          <w:rPr>
            <w:rFonts w:hint="eastAsia"/>
          </w:rPr>
          <w:t>时间时间同步可配置参数</w:t>
        </w:r>
      </w:ins>
    </w:p>
    <w:tbl>
      <w:tblPr>
        <w:tblStyle w:val="aff1"/>
        <w:tblpPr w:leftFromText="180" w:rightFromText="180" w:vertAnchor="text" w:horzAnchor="margin" w:tblpXSpec="center" w:tblpY="256"/>
        <w:tblW w:w="10476" w:type="dxa"/>
        <w:tblLayout w:type="fixed"/>
        <w:tblLook w:val="04A0" w:firstRow="1" w:lastRow="0" w:firstColumn="1" w:lastColumn="0" w:noHBand="0" w:noVBand="1"/>
      </w:tblPr>
      <w:tblGrid>
        <w:gridCol w:w="806"/>
        <w:gridCol w:w="2077"/>
        <w:gridCol w:w="3172"/>
        <w:gridCol w:w="2020"/>
        <w:gridCol w:w="345"/>
        <w:gridCol w:w="647"/>
        <w:gridCol w:w="381"/>
        <w:gridCol w:w="1028"/>
      </w:tblGrid>
      <w:tr w:rsidR="00717322" w:rsidDel="00DA412A" w14:paraId="7D564EC9" w14:textId="1CE893F5" w:rsidTr="00DA412A">
        <w:trPr>
          <w:gridAfter w:val="1"/>
          <w:wAfter w:w="1028" w:type="dxa"/>
          <w:trHeight w:val="363"/>
          <w:del w:id="3014" w:author="天赐 余" w:date="2025-12-04T10:56:00Z"/>
        </w:trPr>
        <w:tc>
          <w:tcPr>
            <w:tcW w:w="806" w:type="dxa"/>
          </w:tcPr>
          <w:p w14:paraId="3B5FF08D" w14:textId="6178F8D7" w:rsidR="00717322" w:rsidDel="00DA412A" w:rsidRDefault="00000000">
            <w:pPr>
              <w:spacing w:after="0" w:line="240" w:lineRule="auto"/>
              <w:ind w:firstLineChars="0" w:firstLine="0"/>
              <w:jc w:val="center"/>
              <w:rPr>
                <w:del w:id="3015" w:author="天赐 余" w:date="2025-12-04T10:56:00Z" w16du:dateUtc="2025-12-04T02:56:00Z"/>
                <w:rFonts w:asciiTheme="majorEastAsia" w:eastAsiaTheme="majorEastAsia" w:hAnsiTheme="majorEastAsia" w:hint="eastAsia"/>
                <w:b/>
                <w:bCs/>
              </w:rPr>
            </w:pPr>
            <w:del w:id="3016" w:author="天赐 余" w:date="2025-12-04T10:56:00Z" w16du:dateUtc="2025-12-04T02:56:00Z">
              <w:r w:rsidDel="00DA412A">
                <w:rPr>
                  <w:rFonts w:asciiTheme="majorEastAsia" w:eastAsiaTheme="majorEastAsia" w:hAnsiTheme="majorEastAsia" w:hint="eastAsia"/>
                  <w:b/>
                  <w:bCs/>
                </w:rPr>
                <w:delText>对象</w:delText>
              </w:r>
            </w:del>
          </w:p>
        </w:tc>
        <w:tc>
          <w:tcPr>
            <w:tcW w:w="2077" w:type="dxa"/>
            <w:vAlign w:val="center"/>
          </w:tcPr>
          <w:p w14:paraId="6A9C187A" w14:textId="78EF4D3C" w:rsidR="00717322" w:rsidDel="00DA412A" w:rsidRDefault="00000000">
            <w:pPr>
              <w:spacing w:after="0" w:line="240" w:lineRule="auto"/>
              <w:ind w:firstLineChars="0" w:firstLine="0"/>
              <w:jc w:val="center"/>
              <w:rPr>
                <w:del w:id="3017" w:author="天赐 余" w:date="2025-12-04T10:56:00Z" w16du:dateUtc="2025-12-04T02:56:00Z"/>
                <w:rFonts w:asciiTheme="majorEastAsia" w:eastAsiaTheme="majorEastAsia" w:hAnsiTheme="majorEastAsia" w:hint="eastAsia"/>
                <w:b/>
                <w:bCs/>
              </w:rPr>
            </w:pPr>
            <w:del w:id="3018" w:author="天赐 余" w:date="2025-12-04T10:56:00Z" w16du:dateUtc="2025-12-04T02:56:00Z">
              <w:r w:rsidDel="00DA412A">
                <w:rPr>
                  <w:rFonts w:asciiTheme="majorEastAsia" w:eastAsiaTheme="majorEastAsia" w:hAnsiTheme="majorEastAsia" w:hint="eastAsia"/>
                  <w:b/>
                  <w:bCs/>
                </w:rPr>
                <w:delText>参数</w:delText>
              </w:r>
            </w:del>
          </w:p>
        </w:tc>
        <w:tc>
          <w:tcPr>
            <w:tcW w:w="3172" w:type="dxa"/>
          </w:tcPr>
          <w:p w14:paraId="0163F690" w14:textId="0F72DDAD" w:rsidR="00717322" w:rsidDel="00DA412A" w:rsidRDefault="00000000">
            <w:pPr>
              <w:spacing w:after="0" w:line="240" w:lineRule="auto"/>
              <w:ind w:firstLineChars="0" w:firstLine="0"/>
              <w:jc w:val="center"/>
              <w:rPr>
                <w:del w:id="3019" w:author="天赐 余" w:date="2025-12-04T10:56:00Z" w16du:dateUtc="2025-12-04T02:56:00Z"/>
                <w:rFonts w:asciiTheme="majorEastAsia" w:eastAsiaTheme="majorEastAsia" w:hAnsiTheme="majorEastAsia" w:hint="eastAsia"/>
                <w:b/>
                <w:bCs/>
              </w:rPr>
            </w:pPr>
            <w:del w:id="3020" w:author="天赐 余" w:date="2025-12-04T10:56:00Z" w16du:dateUtc="2025-12-04T02:56:00Z">
              <w:r w:rsidDel="00DA412A">
                <w:rPr>
                  <w:rFonts w:asciiTheme="majorEastAsia" w:eastAsiaTheme="majorEastAsia" w:hAnsiTheme="majorEastAsia" w:hint="eastAsia"/>
                  <w:b/>
                  <w:bCs/>
                </w:rPr>
                <w:delText>含义</w:delText>
              </w:r>
            </w:del>
          </w:p>
        </w:tc>
        <w:tc>
          <w:tcPr>
            <w:tcW w:w="2365" w:type="dxa"/>
            <w:gridSpan w:val="2"/>
          </w:tcPr>
          <w:p w14:paraId="72F6978D" w14:textId="44AEF875" w:rsidR="00717322" w:rsidDel="00DA412A" w:rsidRDefault="00000000">
            <w:pPr>
              <w:spacing w:after="0" w:line="240" w:lineRule="auto"/>
              <w:ind w:firstLineChars="0" w:firstLine="0"/>
              <w:jc w:val="center"/>
              <w:rPr>
                <w:del w:id="3021" w:author="天赐 余" w:date="2025-12-04T10:56:00Z" w16du:dateUtc="2025-12-04T02:56:00Z"/>
                <w:rFonts w:asciiTheme="majorEastAsia" w:eastAsiaTheme="majorEastAsia" w:hAnsiTheme="majorEastAsia" w:hint="eastAsia"/>
                <w:b/>
                <w:bCs/>
              </w:rPr>
            </w:pPr>
            <w:del w:id="3022" w:author="天赐 余" w:date="2025-12-04T10:56:00Z" w16du:dateUtc="2025-12-04T02:56:00Z">
              <w:r w:rsidDel="00DA412A">
                <w:rPr>
                  <w:rFonts w:asciiTheme="majorEastAsia" w:eastAsiaTheme="majorEastAsia" w:hAnsiTheme="majorEastAsia" w:hint="eastAsia"/>
                  <w:b/>
                  <w:bCs/>
                </w:rPr>
                <w:delText>类型</w:delText>
              </w:r>
            </w:del>
          </w:p>
        </w:tc>
        <w:tc>
          <w:tcPr>
            <w:tcW w:w="1028" w:type="dxa"/>
            <w:gridSpan w:val="2"/>
            <w:vAlign w:val="center"/>
          </w:tcPr>
          <w:p w14:paraId="7920E0A0" w14:textId="077E8CB4" w:rsidR="00717322" w:rsidDel="00DA412A" w:rsidRDefault="00000000">
            <w:pPr>
              <w:spacing w:after="0" w:line="240" w:lineRule="auto"/>
              <w:ind w:firstLineChars="0" w:firstLine="0"/>
              <w:jc w:val="center"/>
              <w:rPr>
                <w:del w:id="3023" w:author="天赐 余" w:date="2025-12-04T10:56:00Z" w16du:dateUtc="2025-12-04T02:56:00Z"/>
                <w:rFonts w:asciiTheme="majorEastAsia" w:eastAsiaTheme="majorEastAsia" w:hAnsiTheme="majorEastAsia" w:hint="eastAsia"/>
                <w:b/>
                <w:bCs/>
              </w:rPr>
            </w:pPr>
            <w:del w:id="3024" w:author="天赐 余" w:date="2025-12-04T10:56:00Z" w16du:dateUtc="2025-12-04T02:56:00Z">
              <w:r w:rsidDel="00DA412A">
                <w:rPr>
                  <w:rFonts w:asciiTheme="majorEastAsia" w:eastAsiaTheme="majorEastAsia" w:hAnsiTheme="majorEastAsia" w:hint="eastAsia"/>
                  <w:b/>
                  <w:bCs/>
                </w:rPr>
                <w:delText>量纲</w:delText>
              </w:r>
            </w:del>
          </w:p>
        </w:tc>
      </w:tr>
      <w:tr w:rsidR="00717322" w:rsidDel="00DA412A" w14:paraId="3821ED37" w14:textId="1911DCF0" w:rsidTr="00DA412A">
        <w:trPr>
          <w:gridAfter w:val="1"/>
          <w:wAfter w:w="1028" w:type="dxa"/>
          <w:trHeight w:val="1089"/>
          <w:del w:id="3025" w:author="天赐 余" w:date="2025-12-04T10:56:00Z"/>
        </w:trPr>
        <w:tc>
          <w:tcPr>
            <w:tcW w:w="806" w:type="dxa"/>
          </w:tcPr>
          <w:p w14:paraId="73196E2D" w14:textId="2180EB2F" w:rsidR="00717322" w:rsidDel="00DA412A" w:rsidRDefault="00000000">
            <w:pPr>
              <w:spacing w:after="0" w:line="240" w:lineRule="auto"/>
              <w:ind w:firstLineChars="0" w:firstLine="0"/>
              <w:jc w:val="center"/>
              <w:rPr>
                <w:del w:id="3026" w:author="天赐 余" w:date="2025-12-04T10:56:00Z" w16du:dateUtc="2025-12-04T02:56:00Z"/>
                <w:rFonts w:asciiTheme="majorEastAsia" w:eastAsiaTheme="majorEastAsia" w:hAnsiTheme="majorEastAsia" w:hint="eastAsia"/>
              </w:rPr>
            </w:pPr>
            <w:del w:id="3027" w:author="天赐 余" w:date="2025-12-04T10:56:00Z" w16du:dateUtc="2025-12-04T02:56:00Z">
              <w:r w:rsidDel="00DA412A">
                <w:rPr>
                  <w:rFonts w:asciiTheme="majorEastAsia" w:eastAsiaTheme="majorEastAsia" w:hAnsiTheme="majorEastAsia" w:hint="eastAsia"/>
                </w:rPr>
                <w:delText>节点</w:delText>
              </w:r>
            </w:del>
          </w:p>
        </w:tc>
        <w:tc>
          <w:tcPr>
            <w:tcW w:w="2077" w:type="dxa"/>
            <w:vAlign w:val="center"/>
          </w:tcPr>
          <w:p w14:paraId="31A4A99D" w14:textId="69CB20FF" w:rsidR="00717322" w:rsidDel="00DA412A" w:rsidRDefault="00000000">
            <w:pPr>
              <w:spacing w:after="0" w:line="240" w:lineRule="auto"/>
              <w:ind w:firstLineChars="0" w:firstLine="0"/>
              <w:jc w:val="left"/>
              <w:rPr>
                <w:del w:id="3028" w:author="天赐 余" w:date="2025-12-04T10:56:00Z" w16du:dateUtc="2025-12-04T02:56:00Z"/>
                <w:rFonts w:asciiTheme="majorEastAsia" w:eastAsiaTheme="majorEastAsia" w:hAnsiTheme="majorEastAsia" w:hint="eastAsia"/>
              </w:rPr>
            </w:pPr>
            <w:del w:id="3029" w:author="天赐 余" w:date="2025-12-04T10:56:00Z" w16du:dateUtc="2025-12-04T02:56:00Z">
              <w:r w:rsidDel="00DA412A">
                <w:rPr>
                  <w:rFonts w:asciiTheme="majorEastAsia" w:eastAsiaTheme="majorEastAsia" w:hAnsiTheme="majorEastAsia"/>
                </w:rPr>
                <w:delText>oneStepTxOper</w:delText>
              </w:r>
            </w:del>
          </w:p>
        </w:tc>
        <w:tc>
          <w:tcPr>
            <w:tcW w:w="3172" w:type="dxa"/>
          </w:tcPr>
          <w:p w14:paraId="150BA9DB" w14:textId="30BDB5F2" w:rsidR="00717322" w:rsidDel="00DA412A" w:rsidRDefault="00000000">
            <w:pPr>
              <w:spacing w:after="0" w:line="240" w:lineRule="auto"/>
              <w:ind w:firstLineChars="0" w:firstLine="0"/>
              <w:jc w:val="left"/>
              <w:rPr>
                <w:del w:id="3030" w:author="天赐 余" w:date="2025-12-04T10:56:00Z" w16du:dateUtc="2025-12-04T02:56:00Z"/>
                <w:rFonts w:asciiTheme="majorEastAsia" w:eastAsiaTheme="majorEastAsia" w:hAnsiTheme="majorEastAsia" w:hint="eastAsia"/>
              </w:rPr>
            </w:pPr>
            <w:del w:id="3031" w:author="天赐 余" w:date="2025-12-04T10:56:00Z" w16du:dateUtc="2025-12-04T02:56:00Z">
              <w:r w:rsidDel="00DA412A">
                <w:rPr>
                  <w:rFonts w:asciiTheme="majorEastAsia" w:eastAsiaTheme="majorEastAsia" w:hAnsiTheme="majorEastAsia" w:hint="eastAsia"/>
                </w:rPr>
                <w:delText>同步模式，</w:delText>
              </w:r>
              <w:r w:rsidDel="00DA412A">
                <w:rPr>
                  <w:rFonts w:asciiTheme="majorEastAsia" w:eastAsiaTheme="majorEastAsia" w:hAnsiTheme="majorEastAsia"/>
                </w:rPr>
                <w:delText>True</w:delText>
              </w:r>
              <w:r w:rsidDel="00DA412A">
                <w:rPr>
                  <w:rFonts w:asciiTheme="majorEastAsia" w:eastAsiaTheme="majorEastAsia" w:hAnsiTheme="majorEastAsia" w:hint="eastAsia"/>
                </w:rPr>
                <w:delText>表示时间同步采用一步法，</w:delText>
              </w:r>
              <w:r w:rsidDel="00DA412A">
                <w:rPr>
                  <w:rFonts w:asciiTheme="majorEastAsia" w:eastAsiaTheme="majorEastAsia" w:hAnsiTheme="majorEastAsia"/>
                </w:rPr>
                <w:delText>False</w:delText>
              </w:r>
              <w:r w:rsidDel="00DA412A">
                <w:rPr>
                  <w:rFonts w:asciiTheme="majorEastAsia" w:eastAsiaTheme="majorEastAsia" w:hAnsiTheme="majorEastAsia" w:hint="eastAsia"/>
                </w:rPr>
                <w:delText>表示时间同步采用两步法</w:delText>
              </w:r>
            </w:del>
          </w:p>
        </w:tc>
        <w:tc>
          <w:tcPr>
            <w:tcW w:w="2365" w:type="dxa"/>
            <w:gridSpan w:val="2"/>
            <w:vAlign w:val="center"/>
          </w:tcPr>
          <w:p w14:paraId="7B7FE469" w14:textId="78F9E08C" w:rsidR="00717322" w:rsidDel="00DA412A" w:rsidRDefault="00000000">
            <w:pPr>
              <w:spacing w:after="0" w:line="240" w:lineRule="auto"/>
              <w:ind w:firstLineChars="0" w:firstLine="0"/>
              <w:jc w:val="left"/>
              <w:rPr>
                <w:del w:id="3032" w:author="天赐 余" w:date="2025-12-04T10:56:00Z" w16du:dateUtc="2025-12-04T02:56:00Z"/>
                <w:rFonts w:asciiTheme="majorEastAsia" w:eastAsiaTheme="majorEastAsia" w:hAnsiTheme="majorEastAsia" w:hint="eastAsia"/>
              </w:rPr>
            </w:pPr>
            <w:del w:id="3033" w:author="天赐 余" w:date="2025-12-04T10:56:00Z" w16du:dateUtc="2025-12-04T02:56:00Z">
              <w:r w:rsidDel="00DA412A">
                <w:rPr>
                  <w:rFonts w:asciiTheme="majorEastAsia" w:eastAsiaTheme="majorEastAsia" w:hAnsiTheme="majorEastAsia"/>
                </w:rPr>
                <w:delText>Boolean</w:delText>
              </w:r>
            </w:del>
          </w:p>
        </w:tc>
        <w:tc>
          <w:tcPr>
            <w:tcW w:w="1028" w:type="dxa"/>
            <w:gridSpan w:val="2"/>
            <w:vAlign w:val="center"/>
          </w:tcPr>
          <w:p w14:paraId="746A96A3" w14:textId="252860AF" w:rsidR="00717322" w:rsidDel="00DA412A" w:rsidRDefault="00717322">
            <w:pPr>
              <w:spacing w:after="0" w:line="240" w:lineRule="auto"/>
              <w:ind w:firstLineChars="0" w:firstLine="0"/>
              <w:jc w:val="left"/>
              <w:rPr>
                <w:del w:id="3034" w:author="天赐 余" w:date="2025-12-04T10:56:00Z" w16du:dateUtc="2025-12-04T02:56:00Z"/>
                <w:rFonts w:asciiTheme="majorEastAsia" w:eastAsiaTheme="majorEastAsia" w:hAnsiTheme="majorEastAsia" w:hint="eastAsia"/>
              </w:rPr>
            </w:pPr>
          </w:p>
        </w:tc>
      </w:tr>
      <w:tr w:rsidR="00717322" w:rsidDel="00DA412A" w14:paraId="1B593C50" w14:textId="661ABF42" w:rsidTr="00DA412A">
        <w:trPr>
          <w:gridAfter w:val="1"/>
          <w:wAfter w:w="1028" w:type="dxa"/>
          <w:trHeight w:val="1452"/>
          <w:del w:id="3035" w:author="天赐 余" w:date="2025-12-04T10:56:00Z"/>
        </w:trPr>
        <w:tc>
          <w:tcPr>
            <w:tcW w:w="806" w:type="dxa"/>
            <w:vMerge w:val="restart"/>
          </w:tcPr>
          <w:p w14:paraId="08963685" w14:textId="5D55A1FA" w:rsidR="00717322" w:rsidDel="00DA412A" w:rsidRDefault="00000000">
            <w:pPr>
              <w:spacing w:after="0" w:line="240" w:lineRule="auto"/>
              <w:ind w:firstLineChars="0" w:firstLine="0"/>
              <w:jc w:val="center"/>
              <w:rPr>
                <w:del w:id="3036" w:author="天赐 余" w:date="2025-12-04T10:56:00Z" w16du:dateUtc="2025-12-04T02:56:00Z"/>
                <w:rFonts w:asciiTheme="majorEastAsia" w:eastAsiaTheme="majorEastAsia" w:hAnsiTheme="majorEastAsia" w:hint="eastAsia"/>
              </w:rPr>
            </w:pPr>
            <w:del w:id="3037" w:author="天赐 余" w:date="2025-12-04T10:56:00Z" w16du:dateUtc="2025-12-04T02:56:00Z">
              <w:r w:rsidDel="00DA412A">
                <w:rPr>
                  <w:rFonts w:asciiTheme="majorEastAsia" w:eastAsiaTheme="majorEastAsia" w:hAnsiTheme="majorEastAsia" w:hint="eastAsia"/>
                </w:rPr>
                <w:delText>端口</w:delText>
              </w:r>
            </w:del>
          </w:p>
        </w:tc>
        <w:tc>
          <w:tcPr>
            <w:tcW w:w="2077" w:type="dxa"/>
            <w:vAlign w:val="center"/>
          </w:tcPr>
          <w:p w14:paraId="05B63023" w14:textId="3933D5E7" w:rsidR="00717322" w:rsidDel="00DA412A" w:rsidRDefault="00000000">
            <w:pPr>
              <w:spacing w:after="0" w:line="240" w:lineRule="auto"/>
              <w:ind w:firstLineChars="0" w:firstLine="0"/>
              <w:jc w:val="left"/>
              <w:rPr>
                <w:del w:id="3038" w:author="天赐 余" w:date="2025-12-04T10:56:00Z" w16du:dateUtc="2025-12-04T02:56:00Z"/>
                <w:rFonts w:asciiTheme="majorEastAsia" w:eastAsiaTheme="majorEastAsia" w:hAnsiTheme="majorEastAsia" w:hint="eastAsia"/>
              </w:rPr>
            </w:pPr>
            <w:del w:id="3039" w:author="天赐 余" w:date="2025-12-04T10:56:00Z" w16du:dateUtc="2025-12-04T02:56:00Z">
              <w:r w:rsidDel="00DA412A">
                <w:rPr>
                  <w:rFonts w:asciiTheme="majorEastAsia" w:eastAsiaTheme="majorEastAsia" w:hAnsiTheme="majorEastAsia" w:hint="eastAsia"/>
                </w:rPr>
                <w:delText>portState</w:delText>
              </w:r>
            </w:del>
          </w:p>
        </w:tc>
        <w:tc>
          <w:tcPr>
            <w:tcW w:w="3172" w:type="dxa"/>
          </w:tcPr>
          <w:p w14:paraId="39615B73" w14:textId="14A1CFD8" w:rsidR="00717322" w:rsidDel="00DA412A" w:rsidRDefault="00000000">
            <w:pPr>
              <w:spacing w:after="0" w:line="240" w:lineRule="auto"/>
              <w:ind w:firstLineChars="0" w:firstLine="0"/>
              <w:jc w:val="left"/>
              <w:rPr>
                <w:del w:id="3040" w:author="天赐 余" w:date="2025-12-04T10:56:00Z" w16du:dateUtc="2025-12-04T02:56:00Z"/>
                <w:rFonts w:asciiTheme="majorEastAsia" w:eastAsiaTheme="majorEastAsia" w:hAnsiTheme="majorEastAsia" w:hint="eastAsia"/>
              </w:rPr>
            </w:pPr>
            <w:del w:id="3041" w:author="天赐 余" w:date="2025-12-04T10:56:00Z" w16du:dateUtc="2025-12-04T02:56:00Z">
              <w:r w:rsidDel="00DA412A">
                <w:rPr>
                  <w:rFonts w:asciiTheme="majorEastAsia" w:eastAsiaTheme="majorEastAsia" w:hAnsiTheme="majorEastAsia" w:hint="eastAsia"/>
                </w:rPr>
                <w:delText>接口状态，3表示未使用的接口，6表示Master接口，7表示Passive接口，9表示Slave接口</w:delText>
              </w:r>
            </w:del>
          </w:p>
        </w:tc>
        <w:tc>
          <w:tcPr>
            <w:tcW w:w="2365" w:type="dxa"/>
            <w:gridSpan w:val="2"/>
            <w:vAlign w:val="center"/>
          </w:tcPr>
          <w:p w14:paraId="66FE0F1C" w14:textId="1EAF4B8A" w:rsidR="00717322" w:rsidDel="00DA412A" w:rsidRDefault="00000000">
            <w:pPr>
              <w:spacing w:after="0" w:line="240" w:lineRule="auto"/>
              <w:ind w:firstLineChars="0" w:firstLine="0"/>
              <w:jc w:val="left"/>
              <w:rPr>
                <w:del w:id="3042" w:author="天赐 余" w:date="2025-12-04T10:56:00Z" w16du:dateUtc="2025-12-04T02:56:00Z"/>
                <w:rFonts w:asciiTheme="majorEastAsia" w:eastAsiaTheme="majorEastAsia" w:hAnsiTheme="majorEastAsia" w:hint="eastAsia"/>
              </w:rPr>
            </w:pPr>
            <w:del w:id="3043" w:author="天赐 余" w:date="2025-12-04T10:56:00Z" w16du:dateUtc="2025-12-04T02:56:00Z">
              <w:r w:rsidDel="00DA412A">
                <w:rPr>
                  <w:rFonts w:asciiTheme="majorEastAsia" w:eastAsiaTheme="majorEastAsia" w:hAnsiTheme="majorEastAsia"/>
                </w:rPr>
                <w:delText>Enumeration8</w:delText>
              </w:r>
            </w:del>
          </w:p>
        </w:tc>
        <w:tc>
          <w:tcPr>
            <w:tcW w:w="1028" w:type="dxa"/>
            <w:gridSpan w:val="2"/>
            <w:vAlign w:val="center"/>
          </w:tcPr>
          <w:p w14:paraId="3B969830" w14:textId="45F1BE35" w:rsidR="00717322" w:rsidDel="00DA412A" w:rsidRDefault="00717322">
            <w:pPr>
              <w:spacing w:after="0" w:line="240" w:lineRule="auto"/>
              <w:ind w:firstLineChars="0" w:firstLine="0"/>
              <w:jc w:val="left"/>
              <w:rPr>
                <w:del w:id="3044" w:author="天赐 余" w:date="2025-12-04T10:56:00Z" w16du:dateUtc="2025-12-04T02:56:00Z"/>
                <w:rFonts w:asciiTheme="majorEastAsia" w:eastAsiaTheme="majorEastAsia" w:hAnsiTheme="majorEastAsia" w:hint="eastAsia"/>
              </w:rPr>
            </w:pPr>
          </w:p>
        </w:tc>
      </w:tr>
      <w:tr w:rsidR="00717322" w:rsidDel="00DA412A" w14:paraId="2F8D7BD1" w14:textId="42824ED4" w:rsidTr="00DA412A">
        <w:trPr>
          <w:gridAfter w:val="1"/>
          <w:wAfter w:w="1028" w:type="dxa"/>
          <w:trHeight w:val="1083"/>
          <w:del w:id="3045" w:author="天赐 余" w:date="2025-12-04T10:56:00Z"/>
        </w:trPr>
        <w:tc>
          <w:tcPr>
            <w:tcW w:w="806" w:type="dxa"/>
            <w:vMerge/>
          </w:tcPr>
          <w:p w14:paraId="496B787E" w14:textId="2B28362C" w:rsidR="00717322" w:rsidDel="00DA412A" w:rsidRDefault="00717322">
            <w:pPr>
              <w:spacing w:after="0" w:line="240" w:lineRule="auto"/>
              <w:ind w:firstLineChars="0" w:firstLine="0"/>
              <w:jc w:val="left"/>
              <w:rPr>
                <w:del w:id="3046" w:author="天赐 余" w:date="2025-12-04T10:56:00Z" w16du:dateUtc="2025-12-04T02:56:00Z"/>
                <w:rFonts w:asciiTheme="majorEastAsia" w:eastAsiaTheme="majorEastAsia" w:hAnsiTheme="majorEastAsia" w:hint="eastAsia"/>
              </w:rPr>
            </w:pPr>
          </w:p>
        </w:tc>
        <w:tc>
          <w:tcPr>
            <w:tcW w:w="2077" w:type="dxa"/>
            <w:vAlign w:val="center"/>
          </w:tcPr>
          <w:p w14:paraId="3AFA52CA" w14:textId="40B2FEBD" w:rsidR="00717322" w:rsidDel="00DA412A" w:rsidRDefault="00000000">
            <w:pPr>
              <w:spacing w:after="0" w:line="240" w:lineRule="auto"/>
              <w:ind w:firstLineChars="0" w:firstLine="0"/>
              <w:jc w:val="left"/>
              <w:rPr>
                <w:del w:id="3047" w:author="天赐 余" w:date="2025-12-04T10:56:00Z" w16du:dateUtc="2025-12-04T02:56:00Z"/>
                <w:rFonts w:asciiTheme="majorEastAsia" w:eastAsiaTheme="majorEastAsia" w:hAnsiTheme="majorEastAsia" w:hint="eastAsia"/>
              </w:rPr>
            </w:pPr>
            <w:del w:id="3048" w:author="天赐 余" w:date="2025-12-04T10:56:00Z" w16du:dateUtc="2025-12-04T02:56:00Z">
              <w:r w:rsidDel="00DA412A">
                <w:rPr>
                  <w:rFonts w:asciiTheme="majorEastAsia" w:eastAsiaTheme="majorEastAsia" w:hAnsiTheme="majorEastAsia" w:hint="eastAsia"/>
                </w:rPr>
                <w:delText>ptpPortEnable</w:delText>
              </w:r>
            </w:del>
          </w:p>
        </w:tc>
        <w:tc>
          <w:tcPr>
            <w:tcW w:w="3172" w:type="dxa"/>
          </w:tcPr>
          <w:p w14:paraId="3046E122" w14:textId="2DE380D0" w:rsidR="00717322" w:rsidDel="00DA412A" w:rsidRDefault="00000000">
            <w:pPr>
              <w:spacing w:after="0" w:line="240" w:lineRule="auto"/>
              <w:ind w:firstLineChars="0" w:firstLine="0"/>
              <w:jc w:val="left"/>
              <w:rPr>
                <w:del w:id="3049" w:author="天赐 余" w:date="2025-12-04T10:56:00Z" w16du:dateUtc="2025-12-04T02:56:00Z"/>
                <w:rFonts w:asciiTheme="majorEastAsia" w:eastAsiaTheme="majorEastAsia" w:hAnsiTheme="majorEastAsia" w:hint="eastAsia"/>
              </w:rPr>
            </w:pPr>
            <w:del w:id="3050" w:author="天赐 余" w:date="2025-12-04T10:56:00Z" w16du:dateUtc="2025-12-04T02:56:00Z">
              <w:r w:rsidDel="00DA412A">
                <w:rPr>
                  <w:rFonts w:asciiTheme="majorEastAsia" w:eastAsiaTheme="majorEastAsia" w:hAnsiTheme="majorEastAsia" w:hint="eastAsia"/>
                </w:rPr>
                <w:delText>接口时间同步功能使能，True表示使能，False表示不使能</w:delText>
              </w:r>
            </w:del>
          </w:p>
        </w:tc>
        <w:tc>
          <w:tcPr>
            <w:tcW w:w="2365" w:type="dxa"/>
            <w:gridSpan w:val="2"/>
            <w:vAlign w:val="center"/>
          </w:tcPr>
          <w:p w14:paraId="2A378F59" w14:textId="0BD17179" w:rsidR="00717322" w:rsidDel="00DA412A" w:rsidRDefault="00000000">
            <w:pPr>
              <w:spacing w:after="0" w:line="240" w:lineRule="auto"/>
              <w:ind w:firstLineChars="0" w:firstLine="0"/>
              <w:jc w:val="left"/>
              <w:rPr>
                <w:del w:id="3051" w:author="天赐 余" w:date="2025-12-04T10:56:00Z" w16du:dateUtc="2025-12-04T02:56:00Z"/>
                <w:rFonts w:asciiTheme="majorEastAsia" w:eastAsiaTheme="majorEastAsia" w:hAnsiTheme="majorEastAsia" w:hint="eastAsia"/>
              </w:rPr>
            </w:pPr>
            <w:del w:id="3052" w:author="天赐 余" w:date="2025-12-04T10:56:00Z" w16du:dateUtc="2025-12-04T02:56:00Z">
              <w:r w:rsidDel="00DA412A">
                <w:rPr>
                  <w:rFonts w:asciiTheme="majorEastAsia" w:eastAsiaTheme="majorEastAsia" w:hAnsiTheme="majorEastAsia"/>
                </w:rPr>
                <w:delText>Boolean</w:delText>
              </w:r>
            </w:del>
          </w:p>
        </w:tc>
        <w:tc>
          <w:tcPr>
            <w:tcW w:w="1028" w:type="dxa"/>
            <w:gridSpan w:val="2"/>
            <w:vAlign w:val="center"/>
          </w:tcPr>
          <w:p w14:paraId="30831370" w14:textId="7CFAF47D" w:rsidR="00717322" w:rsidDel="00DA412A" w:rsidRDefault="00717322">
            <w:pPr>
              <w:spacing w:after="0" w:line="240" w:lineRule="auto"/>
              <w:ind w:firstLineChars="0" w:firstLine="0"/>
              <w:jc w:val="left"/>
              <w:rPr>
                <w:del w:id="3053" w:author="天赐 余" w:date="2025-12-04T10:56:00Z" w16du:dateUtc="2025-12-04T02:56:00Z"/>
                <w:rFonts w:asciiTheme="majorEastAsia" w:eastAsiaTheme="majorEastAsia" w:hAnsiTheme="majorEastAsia" w:hint="eastAsia"/>
              </w:rPr>
            </w:pPr>
          </w:p>
        </w:tc>
      </w:tr>
      <w:tr w:rsidR="00717322" w:rsidDel="00DA412A" w14:paraId="5BB0CA2A" w14:textId="770D0EE2" w:rsidTr="00DA412A">
        <w:trPr>
          <w:gridAfter w:val="1"/>
          <w:wAfter w:w="1028" w:type="dxa"/>
          <w:trHeight w:val="1089"/>
          <w:del w:id="3054" w:author="天赐 余" w:date="2025-12-04T10:56:00Z"/>
        </w:trPr>
        <w:tc>
          <w:tcPr>
            <w:tcW w:w="806" w:type="dxa"/>
            <w:vMerge/>
          </w:tcPr>
          <w:p w14:paraId="61D3C961" w14:textId="1C16F8C1" w:rsidR="00717322" w:rsidDel="00DA412A" w:rsidRDefault="00717322">
            <w:pPr>
              <w:spacing w:after="0" w:line="240" w:lineRule="auto"/>
              <w:ind w:firstLineChars="0" w:firstLine="0"/>
              <w:jc w:val="left"/>
              <w:rPr>
                <w:del w:id="3055" w:author="天赐 余" w:date="2025-12-04T10:56:00Z" w16du:dateUtc="2025-12-04T02:56:00Z"/>
                <w:rFonts w:asciiTheme="majorEastAsia" w:eastAsiaTheme="majorEastAsia" w:hAnsiTheme="majorEastAsia" w:hint="eastAsia"/>
              </w:rPr>
            </w:pPr>
          </w:p>
        </w:tc>
        <w:tc>
          <w:tcPr>
            <w:tcW w:w="2077" w:type="dxa"/>
            <w:vAlign w:val="center"/>
          </w:tcPr>
          <w:p w14:paraId="14E180E2" w14:textId="3851C082" w:rsidR="00717322" w:rsidDel="00DA412A" w:rsidRDefault="00000000">
            <w:pPr>
              <w:spacing w:after="0" w:line="240" w:lineRule="auto"/>
              <w:ind w:firstLineChars="0" w:firstLine="0"/>
              <w:jc w:val="left"/>
              <w:rPr>
                <w:del w:id="3056" w:author="天赐 余" w:date="2025-12-04T10:56:00Z" w16du:dateUtc="2025-12-04T02:56:00Z"/>
                <w:rFonts w:asciiTheme="majorEastAsia" w:eastAsiaTheme="majorEastAsia" w:hAnsiTheme="majorEastAsia" w:hint="eastAsia"/>
              </w:rPr>
            </w:pPr>
            <w:del w:id="3057" w:author="天赐 余" w:date="2025-12-04T10:56:00Z" w16du:dateUtc="2025-12-04T02:56:00Z">
              <w:r w:rsidDel="00DA412A">
                <w:rPr>
                  <w:rFonts w:asciiTheme="majorEastAsia" w:eastAsiaTheme="majorEastAsia" w:hAnsiTheme="majorEastAsia"/>
                </w:rPr>
                <w:delText>initialLogSyncInterval</w:delText>
              </w:r>
            </w:del>
          </w:p>
        </w:tc>
        <w:tc>
          <w:tcPr>
            <w:tcW w:w="3172" w:type="dxa"/>
          </w:tcPr>
          <w:p w14:paraId="2A1A0E22" w14:textId="3352FE23" w:rsidR="00717322" w:rsidDel="00DA412A" w:rsidRDefault="00000000">
            <w:pPr>
              <w:spacing w:after="0" w:line="240" w:lineRule="auto"/>
              <w:ind w:firstLineChars="0" w:firstLine="0"/>
              <w:jc w:val="left"/>
              <w:rPr>
                <w:del w:id="3058" w:author="天赐 余" w:date="2025-12-04T10:56:00Z" w16du:dateUtc="2025-12-04T02:56:00Z"/>
                <w:rFonts w:asciiTheme="majorEastAsia" w:eastAsiaTheme="majorEastAsia" w:hAnsiTheme="majorEastAsia" w:hint="eastAsia"/>
              </w:rPr>
            </w:pPr>
            <w:del w:id="3059" w:author="天赐 余" w:date="2025-12-04T10:56:00Z" w16du:dateUtc="2025-12-04T02:56:00Z">
              <w:r w:rsidDel="00DA412A">
                <w:rPr>
                  <w:rFonts w:asciiTheme="majorEastAsia" w:eastAsiaTheme="majorEastAsia" w:hAnsiTheme="majorEastAsia" w:hint="eastAsia"/>
                </w:rPr>
                <w:delText>初始时间同步周期，用时间同步周期的以2为底的对数表示</w:delText>
              </w:r>
            </w:del>
          </w:p>
        </w:tc>
        <w:tc>
          <w:tcPr>
            <w:tcW w:w="2365" w:type="dxa"/>
            <w:gridSpan w:val="2"/>
            <w:vAlign w:val="center"/>
          </w:tcPr>
          <w:p w14:paraId="449CF263" w14:textId="11EC666D" w:rsidR="00717322" w:rsidDel="00DA412A" w:rsidRDefault="00000000">
            <w:pPr>
              <w:spacing w:after="0" w:line="240" w:lineRule="auto"/>
              <w:ind w:firstLineChars="0" w:firstLine="0"/>
              <w:jc w:val="left"/>
              <w:rPr>
                <w:del w:id="3060" w:author="天赐 余" w:date="2025-12-04T10:56:00Z" w16du:dateUtc="2025-12-04T02:56:00Z"/>
                <w:rFonts w:asciiTheme="majorEastAsia" w:eastAsiaTheme="majorEastAsia" w:hAnsiTheme="majorEastAsia" w:hint="eastAsia"/>
              </w:rPr>
            </w:pPr>
            <w:del w:id="3061" w:author="天赐 余" w:date="2025-12-04T10:56:00Z" w16du:dateUtc="2025-12-04T02:56:00Z">
              <w:r w:rsidDel="00DA412A">
                <w:rPr>
                  <w:rFonts w:asciiTheme="majorEastAsia" w:eastAsiaTheme="majorEastAsia" w:hAnsiTheme="majorEastAsia"/>
                </w:rPr>
                <w:delText>Int8</w:delText>
              </w:r>
            </w:del>
          </w:p>
        </w:tc>
        <w:tc>
          <w:tcPr>
            <w:tcW w:w="1028" w:type="dxa"/>
            <w:gridSpan w:val="2"/>
            <w:vAlign w:val="center"/>
          </w:tcPr>
          <w:p w14:paraId="540B971B" w14:textId="352211AE" w:rsidR="00717322" w:rsidDel="00DA412A" w:rsidRDefault="00000000">
            <w:pPr>
              <w:spacing w:after="0" w:line="240" w:lineRule="auto"/>
              <w:ind w:firstLineChars="0" w:firstLine="0"/>
              <w:jc w:val="left"/>
              <w:rPr>
                <w:del w:id="3062" w:author="天赐 余" w:date="2025-12-04T10:56:00Z" w16du:dateUtc="2025-12-04T02:56:00Z"/>
                <w:rFonts w:asciiTheme="majorEastAsia" w:eastAsiaTheme="majorEastAsia" w:hAnsiTheme="majorEastAsia" w:hint="eastAsia"/>
              </w:rPr>
            </w:pPr>
            <w:del w:id="3063" w:author="天赐 余" w:date="2025-12-04T10:56:00Z" w16du:dateUtc="2025-12-04T02:56:00Z">
              <w:r w:rsidDel="00DA412A">
                <w:rPr>
                  <w:rFonts w:asciiTheme="majorEastAsia" w:eastAsiaTheme="majorEastAsia" w:hAnsiTheme="majorEastAsia" w:hint="eastAsia"/>
                </w:rPr>
                <w:delText>秒</w:delText>
              </w:r>
            </w:del>
          </w:p>
        </w:tc>
      </w:tr>
      <w:tr w:rsidR="00717322" w:rsidDel="00DA412A" w14:paraId="2BE0B828" w14:textId="399323DF" w:rsidTr="00DA412A">
        <w:trPr>
          <w:gridAfter w:val="1"/>
          <w:wAfter w:w="1028" w:type="dxa"/>
          <w:trHeight w:val="726"/>
          <w:del w:id="3064" w:author="天赐 余" w:date="2025-12-04T10:56:00Z"/>
        </w:trPr>
        <w:tc>
          <w:tcPr>
            <w:tcW w:w="806" w:type="dxa"/>
            <w:vMerge/>
          </w:tcPr>
          <w:p w14:paraId="2848818E" w14:textId="4B00E9AA" w:rsidR="00717322" w:rsidDel="00DA412A" w:rsidRDefault="00717322">
            <w:pPr>
              <w:spacing w:after="0" w:line="240" w:lineRule="auto"/>
              <w:ind w:firstLineChars="0" w:firstLine="0"/>
              <w:jc w:val="left"/>
              <w:rPr>
                <w:del w:id="3065" w:author="天赐 余" w:date="2025-12-04T10:56:00Z" w16du:dateUtc="2025-12-04T02:56:00Z"/>
                <w:rFonts w:asciiTheme="majorEastAsia" w:eastAsiaTheme="majorEastAsia" w:hAnsiTheme="majorEastAsia" w:hint="eastAsia"/>
                <w:highlight w:val="yellow"/>
              </w:rPr>
            </w:pPr>
          </w:p>
        </w:tc>
        <w:tc>
          <w:tcPr>
            <w:tcW w:w="2077" w:type="dxa"/>
            <w:vAlign w:val="center"/>
          </w:tcPr>
          <w:p w14:paraId="009EE554" w14:textId="7D10F872" w:rsidR="00717322" w:rsidDel="00DA412A" w:rsidRDefault="00000000">
            <w:pPr>
              <w:spacing w:after="0" w:line="240" w:lineRule="auto"/>
              <w:ind w:firstLineChars="0" w:firstLine="0"/>
              <w:jc w:val="left"/>
              <w:rPr>
                <w:del w:id="3066" w:author="天赐 余" w:date="2025-12-04T10:56:00Z" w16du:dateUtc="2025-12-04T02:56:00Z"/>
                <w:rFonts w:asciiTheme="majorEastAsia" w:eastAsiaTheme="majorEastAsia" w:hAnsiTheme="majorEastAsia" w:hint="eastAsia"/>
              </w:rPr>
            </w:pPr>
            <w:del w:id="3067" w:author="天赐 余" w:date="2025-12-04T10:56:00Z" w16du:dateUtc="2025-12-04T02:56:00Z">
              <w:r w:rsidDel="00DA412A">
                <w:rPr>
                  <w:rFonts w:asciiTheme="majorEastAsia" w:eastAsiaTheme="majorEastAsia" w:hAnsiTheme="majorEastAsia" w:hint="eastAsia"/>
                </w:rPr>
                <w:delText>ClockAccuracy</w:delText>
              </w:r>
            </w:del>
          </w:p>
        </w:tc>
        <w:tc>
          <w:tcPr>
            <w:tcW w:w="3172" w:type="dxa"/>
          </w:tcPr>
          <w:p w14:paraId="6AD07897" w14:textId="0F181784" w:rsidR="00717322" w:rsidDel="00DA412A" w:rsidRDefault="00000000">
            <w:pPr>
              <w:spacing w:after="0" w:line="240" w:lineRule="auto"/>
              <w:ind w:firstLineChars="0" w:firstLine="0"/>
              <w:jc w:val="left"/>
              <w:rPr>
                <w:del w:id="3068" w:author="天赐 余" w:date="2025-12-04T10:56:00Z" w16du:dateUtc="2025-12-04T02:56:00Z"/>
                <w:rFonts w:asciiTheme="majorEastAsia" w:eastAsiaTheme="majorEastAsia" w:hAnsiTheme="majorEastAsia" w:hint="eastAsia"/>
              </w:rPr>
            </w:pPr>
            <w:del w:id="3069" w:author="天赐 余" w:date="2025-12-04T10:56:00Z" w16du:dateUtc="2025-12-04T02:56:00Z">
              <w:r w:rsidDel="00DA412A">
                <w:rPr>
                  <w:rFonts w:asciiTheme="majorEastAsia" w:eastAsiaTheme="majorEastAsia" w:hAnsiTheme="majorEastAsia" w:hint="eastAsia"/>
                </w:rPr>
                <w:delText>节点时钟质量，数值越小时钟同步精度越高，具体数值参照</w:delText>
              </w:r>
              <w:r w:rsidDel="00DA412A">
                <w:rPr>
                  <w:rFonts w:asciiTheme="majorEastAsia" w:eastAsiaTheme="majorEastAsia" w:hAnsiTheme="majorEastAsia"/>
                </w:rPr>
                <w:delText>IEEE Std 1588-2019</w:delText>
              </w:r>
              <w:r w:rsidDel="00DA412A">
                <w:rPr>
                  <w:rFonts w:asciiTheme="majorEastAsia" w:eastAsiaTheme="majorEastAsia" w:hAnsiTheme="majorEastAsia" w:hint="eastAsia"/>
                </w:rPr>
                <w:delText xml:space="preserve"> 7.6.2.6节</w:delText>
              </w:r>
            </w:del>
          </w:p>
        </w:tc>
        <w:tc>
          <w:tcPr>
            <w:tcW w:w="2365" w:type="dxa"/>
            <w:gridSpan w:val="2"/>
            <w:vAlign w:val="center"/>
          </w:tcPr>
          <w:p w14:paraId="5AAF3815" w14:textId="2A4ADE39" w:rsidR="00717322" w:rsidDel="00DA412A" w:rsidRDefault="00000000">
            <w:pPr>
              <w:spacing w:after="0" w:line="240" w:lineRule="auto"/>
              <w:ind w:firstLineChars="0" w:firstLine="0"/>
              <w:jc w:val="left"/>
              <w:rPr>
                <w:del w:id="3070" w:author="天赐 余" w:date="2025-12-04T10:56:00Z" w16du:dateUtc="2025-12-04T02:56:00Z"/>
                <w:rFonts w:asciiTheme="majorEastAsia" w:eastAsiaTheme="majorEastAsia" w:hAnsiTheme="majorEastAsia" w:hint="eastAsia"/>
              </w:rPr>
            </w:pPr>
            <w:del w:id="3071" w:author="天赐 余" w:date="2025-12-04T10:56:00Z" w16du:dateUtc="2025-12-04T02:56:00Z">
              <w:r w:rsidDel="00DA412A">
                <w:rPr>
                  <w:rFonts w:asciiTheme="majorEastAsia" w:eastAsiaTheme="majorEastAsia" w:hAnsiTheme="majorEastAsia"/>
                </w:rPr>
                <w:delText>Enumeration8</w:delText>
              </w:r>
            </w:del>
          </w:p>
        </w:tc>
        <w:tc>
          <w:tcPr>
            <w:tcW w:w="1028" w:type="dxa"/>
            <w:gridSpan w:val="2"/>
            <w:vAlign w:val="center"/>
          </w:tcPr>
          <w:p w14:paraId="0F077358" w14:textId="153BFE30" w:rsidR="00717322" w:rsidDel="00DA412A" w:rsidRDefault="00717322">
            <w:pPr>
              <w:spacing w:after="0" w:line="240" w:lineRule="auto"/>
              <w:ind w:firstLineChars="0" w:firstLine="0"/>
              <w:jc w:val="left"/>
              <w:rPr>
                <w:del w:id="3072" w:author="天赐 余" w:date="2025-12-04T10:56:00Z" w16du:dateUtc="2025-12-04T02:56:00Z"/>
                <w:rFonts w:asciiTheme="majorEastAsia" w:eastAsiaTheme="majorEastAsia" w:hAnsiTheme="majorEastAsia" w:hint="eastAsia"/>
              </w:rPr>
            </w:pPr>
          </w:p>
        </w:tc>
      </w:tr>
      <w:tr w:rsidR="00717322" w:rsidDel="00DA412A" w14:paraId="604FA9A4" w14:textId="7003CA93" w:rsidTr="00DA412A">
        <w:trPr>
          <w:gridAfter w:val="1"/>
          <w:wAfter w:w="1028" w:type="dxa"/>
          <w:trHeight w:val="144"/>
          <w:del w:id="3073" w:author="天赐 余" w:date="2025-12-04T10:56:00Z"/>
        </w:trPr>
        <w:tc>
          <w:tcPr>
            <w:tcW w:w="806" w:type="dxa"/>
            <w:vMerge/>
          </w:tcPr>
          <w:p w14:paraId="6705B16B" w14:textId="5CD3F0D6" w:rsidR="00717322" w:rsidDel="00DA412A" w:rsidRDefault="00717322">
            <w:pPr>
              <w:spacing w:after="0" w:line="240" w:lineRule="auto"/>
              <w:ind w:firstLineChars="0" w:firstLine="0"/>
              <w:jc w:val="left"/>
              <w:rPr>
                <w:del w:id="3074" w:author="天赐 余" w:date="2025-12-04T10:56:00Z" w16du:dateUtc="2025-12-04T02:56:00Z"/>
                <w:rFonts w:asciiTheme="majorEastAsia" w:eastAsiaTheme="majorEastAsia" w:hAnsiTheme="majorEastAsia" w:hint="eastAsia"/>
              </w:rPr>
            </w:pPr>
          </w:p>
        </w:tc>
        <w:tc>
          <w:tcPr>
            <w:tcW w:w="2077" w:type="dxa"/>
            <w:vAlign w:val="center"/>
          </w:tcPr>
          <w:p w14:paraId="60743C5F" w14:textId="49CB1EE1" w:rsidR="00717322" w:rsidDel="00DA412A" w:rsidRDefault="00000000">
            <w:pPr>
              <w:spacing w:after="0" w:line="240" w:lineRule="auto"/>
              <w:ind w:firstLineChars="0" w:firstLine="0"/>
              <w:jc w:val="left"/>
              <w:rPr>
                <w:del w:id="3075" w:author="天赐 余" w:date="2025-12-04T10:56:00Z" w16du:dateUtc="2025-12-04T02:56:00Z"/>
                <w:rFonts w:asciiTheme="majorEastAsia" w:eastAsiaTheme="majorEastAsia" w:hAnsiTheme="majorEastAsia" w:hint="eastAsia"/>
              </w:rPr>
            </w:pPr>
            <w:del w:id="3076" w:author="天赐 余" w:date="2025-12-04T10:56:00Z" w16du:dateUtc="2025-12-04T02:56:00Z">
              <w:r w:rsidDel="00DA412A">
                <w:rPr>
                  <w:rFonts w:asciiTheme="majorEastAsia" w:eastAsiaTheme="majorEastAsia" w:hAnsiTheme="majorEastAsia"/>
                </w:rPr>
                <w:delText>initialLogPdelayReqInterval</w:delText>
              </w:r>
            </w:del>
          </w:p>
        </w:tc>
        <w:tc>
          <w:tcPr>
            <w:tcW w:w="3172" w:type="dxa"/>
          </w:tcPr>
          <w:p w14:paraId="663CF4EE" w14:textId="106C6F1D" w:rsidR="00717322" w:rsidDel="00DA412A" w:rsidRDefault="00000000">
            <w:pPr>
              <w:spacing w:after="0" w:line="240" w:lineRule="auto"/>
              <w:ind w:firstLineChars="0" w:firstLine="0"/>
              <w:jc w:val="left"/>
              <w:rPr>
                <w:del w:id="3077" w:author="天赐 余" w:date="2025-12-04T10:56:00Z" w16du:dateUtc="2025-12-04T02:56:00Z"/>
                <w:rFonts w:asciiTheme="majorEastAsia" w:eastAsiaTheme="majorEastAsia" w:hAnsiTheme="majorEastAsia" w:hint="eastAsia"/>
              </w:rPr>
            </w:pPr>
            <w:del w:id="3078" w:author="天赐 余" w:date="2025-12-04T10:56:00Z" w16du:dateUtc="2025-12-04T02:56:00Z">
              <w:r w:rsidDel="00DA412A">
                <w:rPr>
                  <w:rFonts w:asciiTheme="majorEastAsia" w:eastAsiaTheme="majorEastAsia" w:hAnsiTheme="majorEastAsia" w:hint="eastAsia"/>
                </w:rPr>
                <w:delText>初始链路延迟测量周期，用时间同步周期的以2为底的对数表示</w:delText>
              </w:r>
            </w:del>
          </w:p>
        </w:tc>
        <w:tc>
          <w:tcPr>
            <w:tcW w:w="2365" w:type="dxa"/>
            <w:gridSpan w:val="2"/>
            <w:vAlign w:val="center"/>
          </w:tcPr>
          <w:p w14:paraId="4B8D484B" w14:textId="2AEF690E" w:rsidR="00717322" w:rsidDel="00DA412A" w:rsidRDefault="00000000">
            <w:pPr>
              <w:spacing w:after="0" w:line="240" w:lineRule="auto"/>
              <w:ind w:firstLineChars="0" w:firstLine="0"/>
              <w:jc w:val="left"/>
              <w:rPr>
                <w:del w:id="3079" w:author="天赐 余" w:date="2025-12-04T10:56:00Z" w16du:dateUtc="2025-12-04T02:56:00Z"/>
                <w:rFonts w:asciiTheme="majorEastAsia" w:eastAsiaTheme="majorEastAsia" w:hAnsiTheme="majorEastAsia" w:hint="eastAsia"/>
              </w:rPr>
            </w:pPr>
            <w:del w:id="3080" w:author="天赐 余" w:date="2025-12-04T10:56:00Z" w16du:dateUtc="2025-12-04T02:56:00Z">
              <w:r w:rsidDel="00DA412A">
                <w:rPr>
                  <w:rFonts w:asciiTheme="majorEastAsia" w:eastAsiaTheme="majorEastAsia" w:hAnsiTheme="majorEastAsia"/>
                </w:rPr>
                <w:delText>Int8</w:delText>
              </w:r>
            </w:del>
          </w:p>
        </w:tc>
        <w:tc>
          <w:tcPr>
            <w:tcW w:w="1028" w:type="dxa"/>
            <w:gridSpan w:val="2"/>
            <w:vAlign w:val="center"/>
          </w:tcPr>
          <w:p w14:paraId="061B4C6D" w14:textId="3D9DF66F" w:rsidR="00717322" w:rsidDel="00DA412A" w:rsidRDefault="00000000">
            <w:pPr>
              <w:spacing w:after="0" w:line="240" w:lineRule="auto"/>
              <w:ind w:firstLineChars="0" w:firstLine="0"/>
              <w:jc w:val="left"/>
              <w:rPr>
                <w:del w:id="3081" w:author="天赐 余" w:date="2025-12-04T10:56:00Z" w16du:dateUtc="2025-12-04T02:56:00Z"/>
                <w:rFonts w:asciiTheme="majorEastAsia" w:eastAsiaTheme="majorEastAsia" w:hAnsiTheme="majorEastAsia" w:hint="eastAsia"/>
              </w:rPr>
            </w:pPr>
            <w:del w:id="3082" w:author="天赐 余" w:date="2025-12-04T10:56:00Z" w16du:dateUtc="2025-12-04T02:56:00Z">
              <w:r w:rsidDel="00DA412A">
                <w:rPr>
                  <w:rFonts w:asciiTheme="majorEastAsia" w:eastAsiaTheme="majorEastAsia" w:hAnsiTheme="majorEastAsia" w:hint="eastAsia"/>
                </w:rPr>
                <w:delText>秒</w:delText>
              </w:r>
            </w:del>
          </w:p>
        </w:tc>
      </w:tr>
      <w:tr w:rsidR="00717322" w:rsidDel="00DA412A" w14:paraId="58E77803" w14:textId="19AD04F6" w:rsidTr="00DA412A">
        <w:trPr>
          <w:gridAfter w:val="1"/>
          <w:wAfter w:w="1028" w:type="dxa"/>
          <w:trHeight w:val="144"/>
          <w:del w:id="3083" w:author="天赐 余" w:date="2025-12-04T10:56:00Z"/>
        </w:trPr>
        <w:tc>
          <w:tcPr>
            <w:tcW w:w="806" w:type="dxa"/>
            <w:vMerge/>
          </w:tcPr>
          <w:p w14:paraId="6B2BF3AF" w14:textId="5C7F69D4" w:rsidR="00717322" w:rsidDel="00DA412A" w:rsidRDefault="00717322">
            <w:pPr>
              <w:spacing w:after="0" w:line="240" w:lineRule="auto"/>
              <w:ind w:firstLineChars="0" w:firstLine="0"/>
              <w:jc w:val="left"/>
              <w:rPr>
                <w:del w:id="3084" w:author="天赐 余" w:date="2025-12-04T10:56:00Z" w16du:dateUtc="2025-12-04T02:56:00Z"/>
                <w:rFonts w:asciiTheme="majorEastAsia" w:eastAsiaTheme="majorEastAsia" w:hAnsiTheme="majorEastAsia" w:hint="eastAsia"/>
              </w:rPr>
            </w:pPr>
          </w:p>
        </w:tc>
        <w:tc>
          <w:tcPr>
            <w:tcW w:w="2077" w:type="dxa"/>
            <w:vAlign w:val="center"/>
          </w:tcPr>
          <w:p w14:paraId="10306B20" w14:textId="1F0BD0BF" w:rsidR="00717322" w:rsidDel="00DA412A" w:rsidRDefault="00000000">
            <w:pPr>
              <w:spacing w:after="0" w:line="240" w:lineRule="auto"/>
              <w:ind w:firstLineChars="0" w:firstLine="0"/>
              <w:jc w:val="left"/>
              <w:rPr>
                <w:del w:id="3085" w:author="天赐 余" w:date="2025-12-04T10:56:00Z" w16du:dateUtc="2025-12-04T02:56:00Z"/>
                <w:rFonts w:asciiTheme="majorEastAsia" w:eastAsiaTheme="majorEastAsia" w:hAnsiTheme="majorEastAsia" w:hint="eastAsia"/>
              </w:rPr>
            </w:pPr>
            <w:del w:id="3086" w:author="天赐 余" w:date="2025-12-04T10:56:00Z" w16du:dateUtc="2025-12-04T02:56:00Z">
              <w:r w:rsidDel="00DA412A">
                <w:rPr>
                  <w:rFonts w:asciiTheme="majorEastAsia" w:eastAsiaTheme="majorEastAsia" w:hAnsiTheme="majorEastAsia"/>
                </w:rPr>
                <w:delText>meanLinkDelayThresh</w:delText>
              </w:r>
            </w:del>
          </w:p>
        </w:tc>
        <w:tc>
          <w:tcPr>
            <w:tcW w:w="3172" w:type="dxa"/>
          </w:tcPr>
          <w:p w14:paraId="2C8A697E" w14:textId="5AF33B7A" w:rsidR="00717322" w:rsidDel="00DA412A" w:rsidRDefault="00000000">
            <w:pPr>
              <w:spacing w:after="0" w:line="240" w:lineRule="auto"/>
              <w:ind w:firstLineChars="0" w:firstLine="0"/>
              <w:jc w:val="left"/>
              <w:rPr>
                <w:del w:id="3087" w:author="天赐 余" w:date="2025-12-04T10:56:00Z" w16du:dateUtc="2025-12-04T02:56:00Z"/>
                <w:rFonts w:asciiTheme="majorEastAsia" w:eastAsiaTheme="majorEastAsia" w:hAnsiTheme="majorEastAsia" w:hint="eastAsia"/>
              </w:rPr>
            </w:pPr>
            <w:del w:id="3088" w:author="天赐 余" w:date="2025-12-04T10:56:00Z" w16du:dateUtc="2025-12-04T02:56:00Z">
              <w:r w:rsidDel="00DA412A">
                <w:rPr>
                  <w:rFonts w:asciiTheme="majorEastAsia" w:eastAsiaTheme="majorEastAsia" w:hAnsiTheme="majorEastAsia" w:hint="eastAsia"/>
                </w:rPr>
                <w:delText>链路延迟测量阈值 ，实际表示的时间间隔（以</w:delText>
              </w:r>
              <w:r w:rsidDel="00DA412A">
                <w:rPr>
                  <w:rFonts w:asciiTheme="majorEastAsia" w:eastAsiaTheme="majorEastAsia" w:hAnsiTheme="majorEastAsia" w:hint="eastAsia"/>
                </w:rPr>
                <w:lastRenderedPageBreak/>
                <w:delText>纳秒为单位）需要通过以下方式计算：</w:delText>
              </w:r>
            </w:del>
          </w:p>
          <w:p w14:paraId="54FDC975" w14:textId="2353E3FD" w:rsidR="00717322" w:rsidDel="00DA412A" w:rsidRDefault="00000000">
            <w:pPr>
              <w:spacing w:after="0" w:line="240" w:lineRule="auto"/>
              <w:ind w:firstLineChars="0" w:firstLine="0"/>
              <w:jc w:val="left"/>
              <w:rPr>
                <w:del w:id="3089" w:author="天赐 余" w:date="2025-12-04T10:56:00Z" w16du:dateUtc="2025-12-04T02:56:00Z"/>
                <w:rFonts w:asciiTheme="majorEastAsia" w:eastAsiaTheme="majorEastAsia" w:hAnsiTheme="majorEastAsia" w:hint="eastAsia"/>
                <w:vertAlign w:val="superscript"/>
              </w:rPr>
            </w:pPr>
            <w:del w:id="3090" w:author="天赐 余" w:date="2025-12-04T10:56:00Z" w16du:dateUtc="2025-12-04T02:56:00Z">
              <w:r w:rsidDel="00DA412A">
                <w:rPr>
                  <w:rFonts w:asciiTheme="majorEastAsia" w:eastAsiaTheme="majorEastAsia" w:hAnsiTheme="majorEastAsia" w:hint="eastAsia"/>
                </w:rPr>
                <w:delText>实际阈值（</w:delText>
              </w:r>
              <w:r w:rsidDel="00DA412A">
                <w:rPr>
                  <w:rFonts w:asciiTheme="majorEastAsia" w:eastAsiaTheme="majorEastAsia" w:hAnsiTheme="majorEastAsia"/>
                </w:rPr>
                <w:delText>ns</w:delText>
              </w:r>
              <w:r w:rsidDel="00DA412A">
                <w:rPr>
                  <w:rFonts w:asciiTheme="majorEastAsia" w:eastAsiaTheme="majorEastAsia" w:hAnsiTheme="majorEastAsia" w:hint="eastAsia"/>
                </w:rPr>
                <w:delText>）</w:delText>
              </w:r>
              <w:r w:rsidDel="00DA412A">
                <w:rPr>
                  <w:rFonts w:asciiTheme="majorEastAsia" w:eastAsiaTheme="majorEastAsia" w:hAnsiTheme="majorEastAsia"/>
                </w:rPr>
                <w:delText>=</w:delText>
              </w:r>
              <w:r w:rsidDel="00DA412A">
                <w:rPr>
                  <w:rFonts w:asciiTheme="majorEastAsia" w:eastAsiaTheme="majorEastAsia" w:hAnsiTheme="majorEastAsia" w:hint="eastAsia"/>
                </w:rPr>
                <w:delText>存储的</w:delText>
              </w:r>
              <w:r w:rsidDel="00DA412A">
                <w:rPr>
                  <w:rFonts w:asciiTheme="majorEastAsia" w:eastAsiaTheme="majorEastAsia" w:hAnsiTheme="majorEastAsia"/>
                </w:rPr>
                <w:delText>int64</w:delText>
              </w:r>
              <w:r w:rsidDel="00DA412A">
                <w:rPr>
                  <w:rFonts w:asciiTheme="majorEastAsia" w:eastAsiaTheme="majorEastAsia" w:hAnsiTheme="majorEastAsia" w:hint="eastAsia"/>
                </w:rPr>
                <w:delText>数/</w:delText>
              </w:r>
              <w:r w:rsidDel="00DA412A">
                <w:rPr>
                  <w:rFonts w:asciiTheme="majorEastAsia" w:eastAsiaTheme="majorEastAsia" w:hAnsiTheme="majorEastAsia"/>
                </w:rPr>
                <w:delText>2</w:delText>
              </w:r>
              <w:r w:rsidDel="00DA412A">
                <w:rPr>
                  <w:rFonts w:ascii="Cambria Math" w:eastAsiaTheme="majorEastAsia" w:hAnsi="Cambria Math" w:cs="Cambria Math" w:hint="eastAsia"/>
                  <w:vertAlign w:val="superscript"/>
                </w:rPr>
                <w:delText>16</w:delText>
              </w:r>
            </w:del>
          </w:p>
        </w:tc>
        <w:tc>
          <w:tcPr>
            <w:tcW w:w="2365" w:type="dxa"/>
            <w:gridSpan w:val="2"/>
            <w:vAlign w:val="center"/>
          </w:tcPr>
          <w:p w14:paraId="272680AC" w14:textId="645E2804" w:rsidR="00717322" w:rsidDel="00DA412A" w:rsidRDefault="00000000">
            <w:pPr>
              <w:spacing w:after="0" w:line="240" w:lineRule="auto"/>
              <w:ind w:firstLineChars="0" w:firstLine="0"/>
              <w:jc w:val="left"/>
              <w:rPr>
                <w:del w:id="3091" w:author="天赐 余" w:date="2025-12-04T10:56:00Z" w16du:dateUtc="2025-12-04T02:56:00Z"/>
                <w:rFonts w:asciiTheme="majorEastAsia" w:eastAsiaTheme="majorEastAsia" w:hAnsiTheme="majorEastAsia" w:hint="eastAsia"/>
              </w:rPr>
            </w:pPr>
            <w:del w:id="3092" w:author="天赐 余" w:date="2025-12-04T10:56:00Z" w16du:dateUtc="2025-12-04T02:56:00Z">
              <w:r w:rsidDel="00DA412A">
                <w:rPr>
                  <w:rFonts w:asciiTheme="majorEastAsia" w:eastAsiaTheme="majorEastAsia" w:hAnsiTheme="majorEastAsia" w:hint="eastAsia"/>
                </w:rPr>
                <w:lastRenderedPageBreak/>
                <w:delText>I</w:delText>
              </w:r>
              <w:r w:rsidDel="00DA412A">
                <w:rPr>
                  <w:rFonts w:asciiTheme="majorEastAsia" w:eastAsiaTheme="majorEastAsia" w:hAnsiTheme="majorEastAsia"/>
                </w:rPr>
                <w:delText>nt64</w:delText>
              </w:r>
            </w:del>
          </w:p>
        </w:tc>
        <w:tc>
          <w:tcPr>
            <w:tcW w:w="1028" w:type="dxa"/>
            <w:gridSpan w:val="2"/>
            <w:vAlign w:val="center"/>
          </w:tcPr>
          <w:p w14:paraId="0B2300EF" w14:textId="0B3209C2" w:rsidR="00717322" w:rsidDel="00DA412A" w:rsidRDefault="00000000">
            <w:pPr>
              <w:spacing w:after="0" w:line="240" w:lineRule="auto"/>
              <w:ind w:firstLineChars="0" w:firstLine="0"/>
              <w:jc w:val="left"/>
              <w:rPr>
                <w:del w:id="3093" w:author="天赐 余" w:date="2025-12-04T10:56:00Z" w16du:dateUtc="2025-12-04T02:56:00Z"/>
                <w:rFonts w:asciiTheme="majorEastAsia" w:eastAsiaTheme="majorEastAsia" w:hAnsiTheme="majorEastAsia" w:hint="eastAsia"/>
              </w:rPr>
            </w:pPr>
            <w:del w:id="3094" w:author="天赐 余" w:date="2025-12-04T10:56:00Z" w16du:dateUtc="2025-12-04T02:56:00Z">
              <w:r w:rsidDel="00DA412A">
                <w:rPr>
                  <w:rFonts w:asciiTheme="majorEastAsia" w:eastAsiaTheme="majorEastAsia" w:hAnsiTheme="majorEastAsia" w:hint="eastAsia"/>
                </w:rPr>
                <w:delText>纳秒</w:delText>
              </w:r>
            </w:del>
          </w:p>
        </w:tc>
      </w:tr>
      <w:tr w:rsidR="00717322" w:rsidDel="00DA412A" w14:paraId="34A64A4E" w14:textId="70EA2D96" w:rsidTr="00DA412A">
        <w:trPr>
          <w:gridAfter w:val="1"/>
          <w:wAfter w:w="1028" w:type="dxa"/>
          <w:trHeight w:val="363"/>
          <w:del w:id="3095" w:author="天赐 余" w:date="2025-12-04T10:56:00Z"/>
        </w:trPr>
        <w:tc>
          <w:tcPr>
            <w:tcW w:w="806" w:type="dxa"/>
            <w:vMerge/>
          </w:tcPr>
          <w:p w14:paraId="42F3E4DB" w14:textId="1DA40EA9" w:rsidR="00717322" w:rsidDel="00DA412A" w:rsidRDefault="00717322">
            <w:pPr>
              <w:spacing w:after="0" w:line="240" w:lineRule="auto"/>
              <w:ind w:firstLineChars="0" w:firstLine="0"/>
              <w:jc w:val="left"/>
              <w:rPr>
                <w:del w:id="3096" w:author="天赐 余" w:date="2025-12-04T10:56:00Z" w16du:dateUtc="2025-12-04T02:56:00Z"/>
                <w:rFonts w:asciiTheme="majorEastAsia" w:eastAsiaTheme="majorEastAsia" w:hAnsiTheme="majorEastAsia" w:hint="eastAsia"/>
              </w:rPr>
            </w:pPr>
          </w:p>
        </w:tc>
        <w:tc>
          <w:tcPr>
            <w:tcW w:w="2077" w:type="dxa"/>
            <w:vAlign w:val="center"/>
          </w:tcPr>
          <w:p w14:paraId="219F7044" w14:textId="39D33333" w:rsidR="00717322" w:rsidDel="00DA412A" w:rsidRDefault="00000000">
            <w:pPr>
              <w:spacing w:after="0" w:line="240" w:lineRule="auto"/>
              <w:ind w:firstLineChars="0" w:firstLine="0"/>
              <w:jc w:val="left"/>
              <w:rPr>
                <w:del w:id="3097" w:author="天赐 余" w:date="2025-12-04T10:56:00Z" w16du:dateUtc="2025-12-04T02:56:00Z"/>
                <w:rFonts w:asciiTheme="majorEastAsia" w:eastAsiaTheme="majorEastAsia" w:hAnsiTheme="majorEastAsia" w:hint="eastAsia"/>
              </w:rPr>
            </w:pPr>
            <w:del w:id="3098" w:author="天赐 余" w:date="2025-12-04T10:56:00Z" w16du:dateUtc="2025-12-04T02:56:00Z">
              <w:r w:rsidDel="00DA412A">
                <w:rPr>
                  <w:rFonts w:asciiTheme="majorEastAsia" w:eastAsiaTheme="majorEastAsia" w:hAnsiTheme="majorEastAsia"/>
                </w:rPr>
                <w:delText>syncReceiptTimeout</w:delText>
              </w:r>
            </w:del>
          </w:p>
        </w:tc>
        <w:tc>
          <w:tcPr>
            <w:tcW w:w="3172" w:type="dxa"/>
          </w:tcPr>
          <w:p w14:paraId="7CA297D9" w14:textId="76600224" w:rsidR="00717322" w:rsidDel="00DA412A" w:rsidRDefault="00000000">
            <w:pPr>
              <w:spacing w:after="0" w:line="240" w:lineRule="auto"/>
              <w:ind w:firstLineChars="0" w:firstLine="0"/>
              <w:jc w:val="left"/>
              <w:rPr>
                <w:del w:id="3099" w:author="天赐 余" w:date="2025-12-04T10:56:00Z" w16du:dateUtc="2025-12-04T02:56:00Z"/>
                <w:rFonts w:asciiTheme="majorEastAsia" w:eastAsiaTheme="majorEastAsia" w:hAnsiTheme="majorEastAsia" w:hint="eastAsia"/>
              </w:rPr>
            </w:pPr>
            <w:del w:id="3100" w:author="天赐 余" w:date="2025-12-04T10:56:00Z" w16du:dateUtc="2025-12-04T02:56:00Z">
              <w:r w:rsidDel="00DA412A">
                <w:rPr>
                  <w:rFonts w:asciiTheme="majorEastAsia" w:eastAsiaTheme="majorEastAsia" w:hAnsiTheme="majorEastAsia" w:hint="eastAsia"/>
                </w:rPr>
                <w:delText>同步接收超时阈值，默认值是3，即从端口连续 3 个同步间隔都未收到同步信息时，会判定主端口已停止发送</w:delText>
              </w:r>
            </w:del>
          </w:p>
        </w:tc>
        <w:tc>
          <w:tcPr>
            <w:tcW w:w="2365" w:type="dxa"/>
            <w:gridSpan w:val="2"/>
            <w:vAlign w:val="center"/>
          </w:tcPr>
          <w:p w14:paraId="04A8540D" w14:textId="5C3F1E61" w:rsidR="00717322" w:rsidDel="00DA412A" w:rsidRDefault="00000000">
            <w:pPr>
              <w:spacing w:after="0" w:line="240" w:lineRule="auto"/>
              <w:ind w:firstLineChars="0" w:firstLine="0"/>
              <w:jc w:val="left"/>
              <w:rPr>
                <w:del w:id="3101" w:author="天赐 余" w:date="2025-12-04T10:56:00Z" w16du:dateUtc="2025-12-04T02:56:00Z"/>
                <w:rFonts w:asciiTheme="majorEastAsia" w:eastAsiaTheme="majorEastAsia" w:hAnsiTheme="majorEastAsia" w:hint="eastAsia"/>
              </w:rPr>
            </w:pPr>
            <w:del w:id="3102" w:author="天赐 余" w:date="2025-12-04T10:56:00Z" w16du:dateUtc="2025-12-04T02:56:00Z">
              <w:r w:rsidDel="00DA412A">
                <w:rPr>
                  <w:rFonts w:asciiTheme="majorEastAsia" w:eastAsiaTheme="majorEastAsia" w:hAnsiTheme="majorEastAsia"/>
                </w:rPr>
                <w:delText>Uint8</w:delText>
              </w:r>
            </w:del>
          </w:p>
        </w:tc>
        <w:tc>
          <w:tcPr>
            <w:tcW w:w="1028" w:type="dxa"/>
            <w:gridSpan w:val="2"/>
            <w:vAlign w:val="center"/>
          </w:tcPr>
          <w:p w14:paraId="48AD1FB5" w14:textId="7C7D6074" w:rsidR="00717322" w:rsidDel="00DA412A" w:rsidRDefault="00000000">
            <w:pPr>
              <w:spacing w:after="0" w:line="240" w:lineRule="auto"/>
              <w:ind w:firstLineChars="0" w:firstLine="0"/>
              <w:jc w:val="left"/>
              <w:rPr>
                <w:del w:id="3103" w:author="天赐 余" w:date="2025-12-04T10:56:00Z" w16du:dateUtc="2025-12-04T02:56:00Z"/>
                <w:rFonts w:asciiTheme="majorEastAsia" w:eastAsiaTheme="majorEastAsia" w:hAnsiTheme="majorEastAsia" w:hint="eastAsia"/>
              </w:rPr>
            </w:pPr>
            <w:del w:id="3104" w:author="天赐 余" w:date="2025-12-04T10:56:00Z" w16du:dateUtc="2025-12-04T02:56:00Z">
              <w:r w:rsidDel="00DA412A">
                <w:rPr>
                  <w:rFonts w:asciiTheme="majorEastAsia" w:eastAsiaTheme="majorEastAsia" w:hAnsiTheme="majorEastAsia" w:hint="eastAsia"/>
                </w:rPr>
                <w:delText>同步间隔数</w:delText>
              </w:r>
            </w:del>
          </w:p>
        </w:tc>
      </w:tr>
      <w:tr w:rsidR="00DA412A" w14:paraId="76854613" w14:textId="77777777" w:rsidTr="00DA412A">
        <w:trPr>
          <w:trHeight w:val="363"/>
          <w:ins w:id="3105" w:author="天赐 余" w:date="2025-12-04T10:57:00Z"/>
        </w:trPr>
        <w:tc>
          <w:tcPr>
            <w:tcW w:w="806" w:type="dxa"/>
          </w:tcPr>
          <w:p w14:paraId="663B68BF" w14:textId="77777777" w:rsidR="00DA412A" w:rsidRDefault="00DA412A" w:rsidP="0034302B">
            <w:pPr>
              <w:spacing w:after="0" w:line="240" w:lineRule="auto"/>
              <w:ind w:firstLineChars="0" w:firstLine="0"/>
              <w:jc w:val="center"/>
              <w:rPr>
                <w:ins w:id="3106" w:author="天赐 余" w:date="2025-12-04T10:57:00Z" w16du:dateUtc="2025-12-04T02:57:00Z"/>
                <w:rFonts w:asciiTheme="majorEastAsia" w:eastAsiaTheme="majorEastAsia" w:hAnsiTheme="majorEastAsia" w:hint="eastAsia"/>
                <w:b/>
                <w:bCs/>
              </w:rPr>
            </w:pPr>
            <w:ins w:id="3107" w:author="天赐 余" w:date="2025-12-04T10:57:00Z" w16du:dateUtc="2025-12-04T02:57:00Z">
              <w:r>
                <w:rPr>
                  <w:rFonts w:asciiTheme="majorEastAsia" w:eastAsiaTheme="majorEastAsia" w:hAnsiTheme="majorEastAsia" w:hint="eastAsia"/>
                  <w:b/>
                  <w:bCs/>
                </w:rPr>
                <w:t>对象</w:t>
              </w:r>
            </w:ins>
          </w:p>
        </w:tc>
        <w:tc>
          <w:tcPr>
            <w:tcW w:w="2077" w:type="dxa"/>
            <w:vAlign w:val="center"/>
          </w:tcPr>
          <w:p w14:paraId="102E5A8E" w14:textId="77777777" w:rsidR="00DA412A" w:rsidRDefault="00DA412A" w:rsidP="0034302B">
            <w:pPr>
              <w:spacing w:after="0" w:line="240" w:lineRule="auto"/>
              <w:ind w:firstLineChars="0" w:firstLine="0"/>
              <w:jc w:val="center"/>
              <w:rPr>
                <w:ins w:id="3108" w:author="天赐 余" w:date="2025-12-04T10:57:00Z" w16du:dateUtc="2025-12-04T02:57:00Z"/>
                <w:rFonts w:asciiTheme="majorEastAsia" w:eastAsiaTheme="majorEastAsia" w:hAnsiTheme="majorEastAsia" w:hint="eastAsia"/>
                <w:b/>
                <w:bCs/>
              </w:rPr>
            </w:pPr>
            <w:ins w:id="3109" w:author="天赐 余" w:date="2025-12-04T10:57:00Z" w16du:dateUtc="2025-12-04T02:57:00Z">
              <w:r>
                <w:rPr>
                  <w:rFonts w:asciiTheme="majorEastAsia" w:eastAsiaTheme="majorEastAsia" w:hAnsiTheme="majorEastAsia" w:hint="eastAsia"/>
                  <w:b/>
                  <w:bCs/>
                </w:rPr>
                <w:t>参数</w:t>
              </w:r>
            </w:ins>
          </w:p>
        </w:tc>
        <w:tc>
          <w:tcPr>
            <w:tcW w:w="3172" w:type="dxa"/>
          </w:tcPr>
          <w:p w14:paraId="5D54B407" w14:textId="77777777" w:rsidR="00DA412A" w:rsidRDefault="00DA412A" w:rsidP="0034302B">
            <w:pPr>
              <w:spacing w:after="0" w:line="240" w:lineRule="auto"/>
              <w:ind w:firstLineChars="0" w:firstLine="0"/>
              <w:jc w:val="center"/>
              <w:rPr>
                <w:ins w:id="3110" w:author="天赐 余" w:date="2025-12-04T10:57:00Z" w16du:dateUtc="2025-12-04T02:57:00Z"/>
                <w:rFonts w:asciiTheme="majorEastAsia" w:eastAsiaTheme="majorEastAsia" w:hAnsiTheme="majorEastAsia" w:hint="eastAsia"/>
                <w:b/>
                <w:bCs/>
              </w:rPr>
            </w:pPr>
            <w:ins w:id="3111" w:author="天赐 余" w:date="2025-12-04T10:57:00Z" w16du:dateUtc="2025-12-04T02:57:00Z">
              <w:r>
                <w:rPr>
                  <w:rFonts w:asciiTheme="majorEastAsia" w:eastAsiaTheme="majorEastAsia" w:hAnsiTheme="majorEastAsia" w:hint="eastAsia"/>
                  <w:b/>
                  <w:bCs/>
                </w:rPr>
                <w:t>含义</w:t>
              </w:r>
            </w:ins>
          </w:p>
        </w:tc>
        <w:tc>
          <w:tcPr>
            <w:tcW w:w="2020" w:type="dxa"/>
          </w:tcPr>
          <w:p w14:paraId="158B6476" w14:textId="77777777" w:rsidR="00DA412A" w:rsidRDefault="00DA412A" w:rsidP="0034302B">
            <w:pPr>
              <w:spacing w:after="0" w:line="240" w:lineRule="auto"/>
              <w:ind w:firstLineChars="0" w:firstLine="0"/>
              <w:jc w:val="center"/>
              <w:rPr>
                <w:ins w:id="3112" w:author="天赐 余" w:date="2025-12-04T10:57:00Z" w16du:dateUtc="2025-12-04T02:57:00Z"/>
                <w:rFonts w:asciiTheme="majorEastAsia" w:eastAsiaTheme="majorEastAsia" w:hAnsiTheme="majorEastAsia" w:hint="eastAsia"/>
                <w:b/>
                <w:bCs/>
              </w:rPr>
            </w:pPr>
            <w:ins w:id="3113" w:author="天赐 余" w:date="2025-12-04T10:57:00Z" w16du:dateUtc="2025-12-04T02:57:00Z">
              <w:r>
                <w:rPr>
                  <w:rFonts w:asciiTheme="majorEastAsia" w:eastAsiaTheme="majorEastAsia" w:hAnsiTheme="majorEastAsia" w:hint="eastAsia"/>
                  <w:b/>
                  <w:bCs/>
                </w:rPr>
                <w:t>类型</w:t>
              </w:r>
            </w:ins>
          </w:p>
        </w:tc>
        <w:tc>
          <w:tcPr>
            <w:tcW w:w="992" w:type="dxa"/>
            <w:gridSpan w:val="2"/>
            <w:vAlign w:val="center"/>
          </w:tcPr>
          <w:p w14:paraId="1F99B645" w14:textId="77777777" w:rsidR="00DA412A" w:rsidRDefault="00DA412A" w:rsidP="0034302B">
            <w:pPr>
              <w:spacing w:after="0" w:line="240" w:lineRule="auto"/>
              <w:ind w:firstLineChars="0" w:firstLine="0"/>
              <w:jc w:val="center"/>
              <w:rPr>
                <w:ins w:id="3114" w:author="天赐 余" w:date="2025-12-04T10:57:00Z" w16du:dateUtc="2025-12-04T02:57:00Z"/>
                <w:rFonts w:asciiTheme="majorEastAsia" w:eastAsiaTheme="majorEastAsia" w:hAnsiTheme="majorEastAsia" w:hint="eastAsia"/>
                <w:b/>
                <w:bCs/>
              </w:rPr>
            </w:pPr>
            <w:ins w:id="3115" w:author="天赐 余" w:date="2025-12-04T10:57:00Z" w16du:dateUtc="2025-12-04T02:57:00Z">
              <w:r>
                <w:rPr>
                  <w:rFonts w:asciiTheme="majorEastAsia" w:eastAsiaTheme="majorEastAsia" w:hAnsiTheme="majorEastAsia" w:hint="eastAsia"/>
                  <w:b/>
                  <w:bCs/>
                </w:rPr>
                <w:t>量纲</w:t>
              </w:r>
            </w:ins>
          </w:p>
        </w:tc>
        <w:tc>
          <w:tcPr>
            <w:tcW w:w="1409" w:type="dxa"/>
            <w:gridSpan w:val="2"/>
          </w:tcPr>
          <w:p w14:paraId="66F23FC5" w14:textId="77777777" w:rsidR="00DA412A" w:rsidRDefault="00DA412A" w:rsidP="0034302B">
            <w:pPr>
              <w:spacing w:after="0" w:line="240" w:lineRule="auto"/>
              <w:ind w:firstLineChars="0" w:firstLine="0"/>
              <w:jc w:val="center"/>
              <w:rPr>
                <w:ins w:id="3116" w:author="天赐 余" w:date="2025-12-04T10:57:00Z" w16du:dateUtc="2025-12-04T02:57:00Z"/>
                <w:rFonts w:asciiTheme="majorEastAsia" w:eastAsiaTheme="majorEastAsia" w:hAnsiTheme="majorEastAsia" w:hint="eastAsia"/>
                <w:b/>
                <w:bCs/>
              </w:rPr>
            </w:pPr>
            <w:ins w:id="3117" w:author="天赐 余" w:date="2025-12-04T10:57:00Z" w16du:dateUtc="2025-12-04T02:57:00Z">
              <w:r>
                <w:rPr>
                  <w:rFonts w:asciiTheme="majorEastAsia" w:eastAsiaTheme="majorEastAsia" w:hAnsiTheme="majorEastAsia" w:hint="eastAsia"/>
                  <w:b/>
                  <w:bCs/>
                </w:rPr>
                <w:t>取值范围</w:t>
              </w:r>
            </w:ins>
          </w:p>
        </w:tc>
      </w:tr>
      <w:tr w:rsidR="00DA412A" w14:paraId="2CF98569" w14:textId="77777777" w:rsidTr="00DA412A">
        <w:trPr>
          <w:trHeight w:val="1089"/>
          <w:ins w:id="3118" w:author="天赐 余" w:date="2025-12-04T10:57:00Z"/>
        </w:trPr>
        <w:tc>
          <w:tcPr>
            <w:tcW w:w="806" w:type="dxa"/>
          </w:tcPr>
          <w:p w14:paraId="71DE3B1D" w14:textId="77777777" w:rsidR="00DA412A" w:rsidRDefault="00DA412A" w:rsidP="0034302B">
            <w:pPr>
              <w:spacing w:after="0" w:line="240" w:lineRule="auto"/>
              <w:ind w:firstLineChars="0" w:firstLine="0"/>
              <w:jc w:val="center"/>
              <w:rPr>
                <w:ins w:id="3119" w:author="天赐 余" w:date="2025-12-04T10:57:00Z" w16du:dateUtc="2025-12-04T02:57:00Z"/>
                <w:rFonts w:asciiTheme="majorEastAsia" w:eastAsiaTheme="majorEastAsia" w:hAnsiTheme="majorEastAsia" w:hint="eastAsia"/>
              </w:rPr>
            </w:pPr>
            <w:ins w:id="3120" w:author="天赐 余" w:date="2025-12-04T10:57:00Z" w16du:dateUtc="2025-12-04T02:57:00Z">
              <w:r>
                <w:rPr>
                  <w:rFonts w:asciiTheme="majorEastAsia" w:eastAsiaTheme="majorEastAsia" w:hAnsiTheme="majorEastAsia" w:hint="eastAsia"/>
                </w:rPr>
                <w:t>节点</w:t>
              </w:r>
            </w:ins>
          </w:p>
        </w:tc>
        <w:tc>
          <w:tcPr>
            <w:tcW w:w="2077" w:type="dxa"/>
            <w:vAlign w:val="center"/>
          </w:tcPr>
          <w:p w14:paraId="758EBD3F" w14:textId="77777777" w:rsidR="00DA412A" w:rsidRDefault="00DA412A" w:rsidP="0034302B">
            <w:pPr>
              <w:spacing w:after="0" w:line="240" w:lineRule="auto"/>
              <w:ind w:firstLineChars="0" w:firstLine="0"/>
              <w:jc w:val="left"/>
              <w:rPr>
                <w:ins w:id="3121" w:author="天赐 余" w:date="2025-12-04T10:57:00Z" w16du:dateUtc="2025-12-04T02:57:00Z"/>
                <w:rFonts w:asciiTheme="majorEastAsia" w:eastAsiaTheme="majorEastAsia" w:hAnsiTheme="majorEastAsia" w:hint="eastAsia"/>
              </w:rPr>
            </w:pPr>
            <w:proofErr w:type="spellStart"/>
            <w:ins w:id="3122" w:author="天赐 余" w:date="2025-12-04T10:57:00Z" w16du:dateUtc="2025-12-04T02:57:00Z">
              <w:r>
                <w:rPr>
                  <w:rFonts w:asciiTheme="majorEastAsia" w:eastAsiaTheme="majorEastAsia" w:hAnsiTheme="majorEastAsia"/>
                </w:rPr>
                <w:t>oneStepTxOper</w:t>
              </w:r>
              <w:proofErr w:type="spellEnd"/>
            </w:ins>
          </w:p>
        </w:tc>
        <w:tc>
          <w:tcPr>
            <w:tcW w:w="3172" w:type="dxa"/>
          </w:tcPr>
          <w:p w14:paraId="7FFF0182" w14:textId="77777777" w:rsidR="00DA412A" w:rsidRDefault="00DA412A" w:rsidP="0034302B">
            <w:pPr>
              <w:spacing w:after="0" w:line="240" w:lineRule="auto"/>
              <w:ind w:firstLineChars="0" w:firstLine="0"/>
              <w:jc w:val="left"/>
              <w:rPr>
                <w:ins w:id="3123" w:author="天赐 余" w:date="2025-12-04T10:57:00Z" w16du:dateUtc="2025-12-04T02:57:00Z"/>
                <w:rFonts w:asciiTheme="majorEastAsia" w:eastAsiaTheme="majorEastAsia" w:hAnsiTheme="majorEastAsia" w:hint="eastAsia"/>
              </w:rPr>
            </w:pPr>
            <w:ins w:id="3124" w:author="天赐 余" w:date="2025-12-04T10:57:00Z" w16du:dateUtc="2025-12-04T02:57:00Z">
              <w:r>
                <w:rPr>
                  <w:rFonts w:asciiTheme="majorEastAsia" w:eastAsiaTheme="majorEastAsia" w:hAnsiTheme="majorEastAsia" w:hint="eastAsia"/>
                </w:rPr>
                <w:t>同步模式，</w:t>
              </w:r>
              <w:r>
                <w:rPr>
                  <w:rFonts w:asciiTheme="majorEastAsia" w:eastAsiaTheme="majorEastAsia" w:hAnsiTheme="majorEastAsia"/>
                </w:rPr>
                <w:t>True</w:t>
              </w:r>
              <w:r>
                <w:rPr>
                  <w:rFonts w:asciiTheme="majorEastAsia" w:eastAsiaTheme="majorEastAsia" w:hAnsiTheme="majorEastAsia" w:hint="eastAsia"/>
                </w:rPr>
                <w:t>表示时间同步采用一步法，</w:t>
              </w:r>
              <w:r>
                <w:rPr>
                  <w:rFonts w:asciiTheme="majorEastAsia" w:eastAsiaTheme="majorEastAsia" w:hAnsiTheme="majorEastAsia"/>
                </w:rPr>
                <w:t>False</w:t>
              </w:r>
              <w:r>
                <w:rPr>
                  <w:rFonts w:asciiTheme="majorEastAsia" w:eastAsiaTheme="majorEastAsia" w:hAnsiTheme="majorEastAsia" w:hint="eastAsia"/>
                </w:rPr>
                <w:t>表示时间同步采用两步法</w:t>
              </w:r>
            </w:ins>
          </w:p>
        </w:tc>
        <w:tc>
          <w:tcPr>
            <w:tcW w:w="2020" w:type="dxa"/>
            <w:vAlign w:val="center"/>
          </w:tcPr>
          <w:p w14:paraId="74E9E085" w14:textId="77777777" w:rsidR="00DA412A" w:rsidRDefault="00DA412A" w:rsidP="0034302B">
            <w:pPr>
              <w:spacing w:after="0" w:line="240" w:lineRule="auto"/>
              <w:ind w:firstLineChars="0" w:firstLine="0"/>
              <w:jc w:val="left"/>
              <w:rPr>
                <w:ins w:id="3125" w:author="天赐 余" w:date="2025-12-04T10:57:00Z" w16du:dateUtc="2025-12-04T02:57:00Z"/>
                <w:rFonts w:asciiTheme="majorEastAsia" w:eastAsiaTheme="majorEastAsia" w:hAnsiTheme="majorEastAsia" w:hint="eastAsia"/>
              </w:rPr>
            </w:pPr>
            <w:ins w:id="3126" w:author="天赐 余" w:date="2025-12-04T10:57:00Z" w16du:dateUtc="2025-12-04T02:57:00Z">
              <w:r>
                <w:rPr>
                  <w:rFonts w:asciiTheme="majorEastAsia" w:eastAsiaTheme="majorEastAsia" w:hAnsiTheme="majorEastAsia"/>
                </w:rPr>
                <w:t>Boolean</w:t>
              </w:r>
            </w:ins>
          </w:p>
        </w:tc>
        <w:tc>
          <w:tcPr>
            <w:tcW w:w="992" w:type="dxa"/>
            <w:gridSpan w:val="2"/>
            <w:vAlign w:val="center"/>
          </w:tcPr>
          <w:p w14:paraId="4B5737BD" w14:textId="77777777" w:rsidR="00DA412A" w:rsidRDefault="00DA412A" w:rsidP="0034302B">
            <w:pPr>
              <w:spacing w:after="0" w:line="240" w:lineRule="auto"/>
              <w:ind w:firstLineChars="0" w:firstLine="0"/>
              <w:jc w:val="left"/>
              <w:rPr>
                <w:ins w:id="3127" w:author="天赐 余" w:date="2025-12-04T10:57:00Z" w16du:dateUtc="2025-12-04T02:57:00Z"/>
                <w:rFonts w:asciiTheme="majorEastAsia" w:eastAsiaTheme="majorEastAsia" w:hAnsiTheme="majorEastAsia" w:hint="eastAsia"/>
              </w:rPr>
            </w:pPr>
          </w:p>
        </w:tc>
        <w:tc>
          <w:tcPr>
            <w:tcW w:w="1409" w:type="dxa"/>
            <w:gridSpan w:val="2"/>
            <w:vAlign w:val="center"/>
          </w:tcPr>
          <w:p w14:paraId="6C023D60" w14:textId="77777777" w:rsidR="00DA412A" w:rsidRDefault="00DA412A" w:rsidP="0034302B">
            <w:pPr>
              <w:spacing w:after="0" w:line="240" w:lineRule="auto"/>
              <w:ind w:firstLineChars="0" w:firstLine="0"/>
              <w:jc w:val="left"/>
              <w:rPr>
                <w:ins w:id="3128" w:author="天赐 余" w:date="2025-12-04T10:57:00Z" w16du:dateUtc="2025-12-04T02:57:00Z"/>
                <w:rFonts w:asciiTheme="majorEastAsia" w:eastAsiaTheme="majorEastAsia" w:hAnsiTheme="majorEastAsia" w:hint="eastAsia"/>
              </w:rPr>
            </w:pPr>
            <w:ins w:id="3129" w:author="天赐 余" w:date="2025-12-04T10:57:00Z" w16du:dateUtc="2025-12-04T02:57:00Z">
              <w:r>
                <w:rPr>
                  <w:rFonts w:asciiTheme="majorEastAsia" w:eastAsiaTheme="majorEastAsia" w:hAnsiTheme="majorEastAsia" w:hint="eastAsia"/>
                </w:rPr>
                <w:t>True/False</w:t>
              </w:r>
            </w:ins>
          </w:p>
        </w:tc>
      </w:tr>
      <w:tr w:rsidR="00DA412A" w14:paraId="38E73824" w14:textId="77777777" w:rsidTr="00DA412A">
        <w:trPr>
          <w:trHeight w:val="1452"/>
          <w:ins w:id="3130" w:author="天赐 余" w:date="2025-12-04T10:57:00Z"/>
        </w:trPr>
        <w:tc>
          <w:tcPr>
            <w:tcW w:w="806" w:type="dxa"/>
            <w:vMerge w:val="restart"/>
          </w:tcPr>
          <w:p w14:paraId="7B7FD898" w14:textId="77777777" w:rsidR="00DA412A" w:rsidRDefault="00DA412A" w:rsidP="0034302B">
            <w:pPr>
              <w:spacing w:after="0" w:line="240" w:lineRule="auto"/>
              <w:ind w:firstLineChars="0" w:firstLine="0"/>
              <w:jc w:val="center"/>
              <w:rPr>
                <w:ins w:id="3131" w:author="天赐 余" w:date="2025-12-04T10:57:00Z" w16du:dateUtc="2025-12-04T02:57:00Z"/>
                <w:rFonts w:asciiTheme="majorEastAsia" w:eastAsiaTheme="majorEastAsia" w:hAnsiTheme="majorEastAsia" w:hint="eastAsia"/>
              </w:rPr>
            </w:pPr>
            <w:ins w:id="3132" w:author="天赐 余" w:date="2025-12-04T10:57:00Z" w16du:dateUtc="2025-12-04T02:57:00Z">
              <w:r>
                <w:rPr>
                  <w:rFonts w:asciiTheme="majorEastAsia" w:eastAsiaTheme="majorEastAsia" w:hAnsiTheme="majorEastAsia" w:hint="eastAsia"/>
                </w:rPr>
                <w:t>端口</w:t>
              </w:r>
            </w:ins>
          </w:p>
        </w:tc>
        <w:tc>
          <w:tcPr>
            <w:tcW w:w="2077" w:type="dxa"/>
            <w:vAlign w:val="center"/>
          </w:tcPr>
          <w:p w14:paraId="72A53C0C" w14:textId="77777777" w:rsidR="00DA412A" w:rsidRDefault="00DA412A" w:rsidP="0034302B">
            <w:pPr>
              <w:spacing w:after="0" w:line="240" w:lineRule="auto"/>
              <w:ind w:firstLineChars="0" w:firstLine="0"/>
              <w:jc w:val="left"/>
              <w:rPr>
                <w:ins w:id="3133" w:author="天赐 余" w:date="2025-12-04T10:57:00Z" w16du:dateUtc="2025-12-04T02:57:00Z"/>
                <w:rFonts w:asciiTheme="majorEastAsia" w:eastAsiaTheme="majorEastAsia" w:hAnsiTheme="majorEastAsia" w:hint="eastAsia"/>
              </w:rPr>
            </w:pPr>
            <w:proofErr w:type="spellStart"/>
            <w:ins w:id="3134" w:author="天赐 余" w:date="2025-12-04T10:57:00Z" w16du:dateUtc="2025-12-04T02:57:00Z">
              <w:r>
                <w:rPr>
                  <w:rFonts w:asciiTheme="majorEastAsia" w:eastAsiaTheme="majorEastAsia" w:hAnsiTheme="majorEastAsia" w:hint="eastAsia"/>
                </w:rPr>
                <w:t>portState</w:t>
              </w:r>
              <w:proofErr w:type="spellEnd"/>
            </w:ins>
          </w:p>
        </w:tc>
        <w:tc>
          <w:tcPr>
            <w:tcW w:w="3172" w:type="dxa"/>
          </w:tcPr>
          <w:p w14:paraId="47FD89E0" w14:textId="77777777" w:rsidR="00DA412A" w:rsidRDefault="00DA412A" w:rsidP="0034302B">
            <w:pPr>
              <w:spacing w:after="0" w:line="240" w:lineRule="auto"/>
              <w:ind w:firstLineChars="0" w:firstLine="0"/>
              <w:jc w:val="left"/>
              <w:rPr>
                <w:ins w:id="3135" w:author="天赐 余" w:date="2025-12-04T10:57:00Z" w16du:dateUtc="2025-12-04T02:57:00Z"/>
                <w:rFonts w:asciiTheme="majorEastAsia" w:eastAsiaTheme="majorEastAsia" w:hAnsiTheme="majorEastAsia" w:hint="eastAsia"/>
              </w:rPr>
            </w:pPr>
            <w:ins w:id="3136" w:author="天赐 余" w:date="2025-12-04T10:57:00Z" w16du:dateUtc="2025-12-04T02:57:00Z">
              <w:r>
                <w:rPr>
                  <w:rFonts w:asciiTheme="majorEastAsia" w:eastAsiaTheme="majorEastAsia" w:hAnsiTheme="majorEastAsia" w:hint="eastAsia"/>
                </w:rPr>
                <w:t>接口状态，3表示未使用的接口，6表示Master接口，7表示Passive接口，9表示Slave接口</w:t>
              </w:r>
            </w:ins>
          </w:p>
        </w:tc>
        <w:tc>
          <w:tcPr>
            <w:tcW w:w="2020" w:type="dxa"/>
            <w:vAlign w:val="center"/>
          </w:tcPr>
          <w:p w14:paraId="649F3768" w14:textId="77777777" w:rsidR="00DA412A" w:rsidRDefault="00DA412A" w:rsidP="0034302B">
            <w:pPr>
              <w:spacing w:after="0" w:line="240" w:lineRule="auto"/>
              <w:ind w:firstLineChars="0" w:firstLine="0"/>
              <w:jc w:val="left"/>
              <w:rPr>
                <w:ins w:id="3137" w:author="天赐 余" w:date="2025-12-04T10:57:00Z" w16du:dateUtc="2025-12-04T02:57:00Z"/>
                <w:rFonts w:asciiTheme="majorEastAsia" w:eastAsiaTheme="majorEastAsia" w:hAnsiTheme="majorEastAsia" w:hint="eastAsia"/>
              </w:rPr>
            </w:pPr>
            <w:ins w:id="3138" w:author="天赐 余" w:date="2025-12-04T10:57:00Z" w16du:dateUtc="2025-12-04T02:57:00Z">
              <w:r>
                <w:rPr>
                  <w:rFonts w:asciiTheme="majorEastAsia" w:eastAsiaTheme="majorEastAsia" w:hAnsiTheme="majorEastAsia"/>
                </w:rPr>
                <w:t>Enumeration8</w:t>
              </w:r>
            </w:ins>
          </w:p>
        </w:tc>
        <w:tc>
          <w:tcPr>
            <w:tcW w:w="992" w:type="dxa"/>
            <w:gridSpan w:val="2"/>
            <w:vAlign w:val="center"/>
          </w:tcPr>
          <w:p w14:paraId="4B1D733D" w14:textId="77777777" w:rsidR="00DA412A" w:rsidRDefault="00DA412A" w:rsidP="0034302B">
            <w:pPr>
              <w:spacing w:after="0" w:line="240" w:lineRule="auto"/>
              <w:ind w:firstLineChars="0" w:firstLine="0"/>
              <w:jc w:val="left"/>
              <w:rPr>
                <w:ins w:id="3139" w:author="天赐 余" w:date="2025-12-04T10:57:00Z" w16du:dateUtc="2025-12-04T02:57:00Z"/>
                <w:rFonts w:asciiTheme="majorEastAsia" w:eastAsiaTheme="majorEastAsia" w:hAnsiTheme="majorEastAsia" w:hint="eastAsia"/>
              </w:rPr>
            </w:pPr>
          </w:p>
        </w:tc>
        <w:tc>
          <w:tcPr>
            <w:tcW w:w="1409" w:type="dxa"/>
            <w:gridSpan w:val="2"/>
            <w:vAlign w:val="center"/>
          </w:tcPr>
          <w:p w14:paraId="43DAB890" w14:textId="77777777" w:rsidR="00DA412A" w:rsidRDefault="00DA412A" w:rsidP="0034302B">
            <w:pPr>
              <w:spacing w:after="0" w:line="240" w:lineRule="auto"/>
              <w:ind w:firstLineChars="0" w:firstLine="0"/>
              <w:jc w:val="left"/>
              <w:rPr>
                <w:ins w:id="3140" w:author="天赐 余" w:date="2025-12-04T10:57:00Z" w16du:dateUtc="2025-12-04T02:57:00Z"/>
                <w:rFonts w:asciiTheme="majorEastAsia" w:eastAsiaTheme="majorEastAsia" w:hAnsiTheme="majorEastAsia" w:hint="eastAsia"/>
              </w:rPr>
            </w:pPr>
            <w:ins w:id="3141" w:author="天赐 余" w:date="2025-12-04T10:57:00Z" w16du:dateUtc="2025-12-04T02:57:00Z">
              <w:r>
                <w:rPr>
                  <w:rFonts w:asciiTheme="majorEastAsia" w:eastAsiaTheme="majorEastAsia" w:hAnsiTheme="majorEastAsia" w:hint="eastAsia"/>
                </w:rPr>
                <w:t>3、6、7、9</w:t>
              </w:r>
            </w:ins>
          </w:p>
        </w:tc>
      </w:tr>
      <w:tr w:rsidR="00DA412A" w14:paraId="619BA6FC" w14:textId="77777777" w:rsidTr="00DA412A">
        <w:trPr>
          <w:trHeight w:val="1083"/>
          <w:ins w:id="3142" w:author="天赐 余" w:date="2025-12-04T10:57:00Z"/>
        </w:trPr>
        <w:tc>
          <w:tcPr>
            <w:tcW w:w="806" w:type="dxa"/>
            <w:vMerge/>
          </w:tcPr>
          <w:p w14:paraId="19619007" w14:textId="77777777" w:rsidR="00DA412A" w:rsidRDefault="00DA412A" w:rsidP="0034302B">
            <w:pPr>
              <w:spacing w:after="0" w:line="240" w:lineRule="auto"/>
              <w:ind w:firstLineChars="0" w:firstLine="0"/>
              <w:jc w:val="left"/>
              <w:rPr>
                <w:ins w:id="3143" w:author="天赐 余" w:date="2025-12-04T10:57:00Z" w16du:dateUtc="2025-12-04T02:57:00Z"/>
                <w:rFonts w:asciiTheme="majorEastAsia" w:eastAsiaTheme="majorEastAsia" w:hAnsiTheme="majorEastAsia" w:hint="eastAsia"/>
              </w:rPr>
            </w:pPr>
          </w:p>
        </w:tc>
        <w:tc>
          <w:tcPr>
            <w:tcW w:w="2077" w:type="dxa"/>
            <w:vAlign w:val="center"/>
          </w:tcPr>
          <w:p w14:paraId="4EDF12F1" w14:textId="77777777" w:rsidR="00DA412A" w:rsidRDefault="00DA412A" w:rsidP="0034302B">
            <w:pPr>
              <w:spacing w:after="0" w:line="240" w:lineRule="auto"/>
              <w:ind w:firstLineChars="0" w:firstLine="0"/>
              <w:jc w:val="left"/>
              <w:rPr>
                <w:ins w:id="3144" w:author="天赐 余" w:date="2025-12-04T10:57:00Z" w16du:dateUtc="2025-12-04T02:57:00Z"/>
                <w:rFonts w:asciiTheme="majorEastAsia" w:eastAsiaTheme="majorEastAsia" w:hAnsiTheme="majorEastAsia" w:hint="eastAsia"/>
              </w:rPr>
            </w:pPr>
            <w:proofErr w:type="spellStart"/>
            <w:ins w:id="3145" w:author="天赐 余" w:date="2025-12-04T10:57:00Z" w16du:dateUtc="2025-12-04T02:57:00Z">
              <w:r>
                <w:rPr>
                  <w:rFonts w:asciiTheme="majorEastAsia" w:eastAsiaTheme="majorEastAsia" w:hAnsiTheme="majorEastAsia" w:hint="eastAsia"/>
                </w:rPr>
                <w:t>ptpPortEnable</w:t>
              </w:r>
              <w:proofErr w:type="spellEnd"/>
            </w:ins>
          </w:p>
        </w:tc>
        <w:tc>
          <w:tcPr>
            <w:tcW w:w="3172" w:type="dxa"/>
          </w:tcPr>
          <w:p w14:paraId="5EE67C71" w14:textId="77777777" w:rsidR="00DA412A" w:rsidRDefault="00DA412A" w:rsidP="0034302B">
            <w:pPr>
              <w:spacing w:after="0" w:line="240" w:lineRule="auto"/>
              <w:ind w:firstLineChars="0" w:firstLine="0"/>
              <w:jc w:val="left"/>
              <w:rPr>
                <w:ins w:id="3146" w:author="天赐 余" w:date="2025-12-04T10:57:00Z" w16du:dateUtc="2025-12-04T02:57:00Z"/>
                <w:rFonts w:asciiTheme="majorEastAsia" w:eastAsiaTheme="majorEastAsia" w:hAnsiTheme="majorEastAsia" w:hint="eastAsia"/>
              </w:rPr>
            </w:pPr>
            <w:ins w:id="3147" w:author="天赐 余" w:date="2025-12-04T10:57:00Z" w16du:dateUtc="2025-12-04T02:57:00Z">
              <w:r>
                <w:rPr>
                  <w:rFonts w:asciiTheme="majorEastAsia" w:eastAsiaTheme="majorEastAsia" w:hAnsiTheme="majorEastAsia" w:hint="eastAsia"/>
                </w:rPr>
                <w:t>接口时间同步功能使能，True表示使能，False表示不使能</w:t>
              </w:r>
            </w:ins>
          </w:p>
        </w:tc>
        <w:tc>
          <w:tcPr>
            <w:tcW w:w="2020" w:type="dxa"/>
            <w:vAlign w:val="center"/>
          </w:tcPr>
          <w:p w14:paraId="4B40F389" w14:textId="77777777" w:rsidR="00DA412A" w:rsidRDefault="00DA412A" w:rsidP="0034302B">
            <w:pPr>
              <w:spacing w:after="0" w:line="240" w:lineRule="auto"/>
              <w:ind w:firstLineChars="0" w:firstLine="0"/>
              <w:jc w:val="left"/>
              <w:rPr>
                <w:ins w:id="3148" w:author="天赐 余" w:date="2025-12-04T10:57:00Z" w16du:dateUtc="2025-12-04T02:57:00Z"/>
                <w:rFonts w:asciiTheme="majorEastAsia" w:eastAsiaTheme="majorEastAsia" w:hAnsiTheme="majorEastAsia" w:hint="eastAsia"/>
              </w:rPr>
            </w:pPr>
            <w:ins w:id="3149" w:author="天赐 余" w:date="2025-12-04T10:57:00Z" w16du:dateUtc="2025-12-04T02:57:00Z">
              <w:r>
                <w:rPr>
                  <w:rFonts w:asciiTheme="majorEastAsia" w:eastAsiaTheme="majorEastAsia" w:hAnsiTheme="majorEastAsia"/>
                </w:rPr>
                <w:t>Boolean</w:t>
              </w:r>
            </w:ins>
          </w:p>
        </w:tc>
        <w:tc>
          <w:tcPr>
            <w:tcW w:w="992" w:type="dxa"/>
            <w:gridSpan w:val="2"/>
            <w:vAlign w:val="center"/>
          </w:tcPr>
          <w:p w14:paraId="15CBAB9C" w14:textId="77777777" w:rsidR="00DA412A" w:rsidRDefault="00DA412A" w:rsidP="0034302B">
            <w:pPr>
              <w:spacing w:after="0" w:line="240" w:lineRule="auto"/>
              <w:ind w:firstLineChars="0" w:firstLine="0"/>
              <w:jc w:val="left"/>
              <w:rPr>
                <w:ins w:id="3150" w:author="天赐 余" w:date="2025-12-04T10:57:00Z" w16du:dateUtc="2025-12-04T02:57:00Z"/>
                <w:rFonts w:asciiTheme="majorEastAsia" w:eastAsiaTheme="majorEastAsia" w:hAnsiTheme="majorEastAsia" w:hint="eastAsia"/>
              </w:rPr>
            </w:pPr>
          </w:p>
        </w:tc>
        <w:tc>
          <w:tcPr>
            <w:tcW w:w="1409" w:type="dxa"/>
            <w:gridSpan w:val="2"/>
            <w:vAlign w:val="center"/>
          </w:tcPr>
          <w:p w14:paraId="4183352C" w14:textId="77777777" w:rsidR="00DA412A" w:rsidRDefault="00DA412A" w:rsidP="0034302B">
            <w:pPr>
              <w:spacing w:after="0" w:line="240" w:lineRule="auto"/>
              <w:ind w:firstLineChars="0" w:firstLine="0"/>
              <w:jc w:val="left"/>
              <w:rPr>
                <w:ins w:id="3151" w:author="天赐 余" w:date="2025-12-04T10:57:00Z" w16du:dateUtc="2025-12-04T02:57:00Z"/>
                <w:rFonts w:asciiTheme="majorEastAsia" w:eastAsiaTheme="majorEastAsia" w:hAnsiTheme="majorEastAsia" w:hint="eastAsia"/>
              </w:rPr>
            </w:pPr>
            <w:ins w:id="3152" w:author="天赐 余" w:date="2025-12-04T10:57:00Z" w16du:dateUtc="2025-12-04T02:57:00Z">
              <w:r>
                <w:rPr>
                  <w:rFonts w:asciiTheme="majorEastAsia" w:eastAsiaTheme="majorEastAsia" w:hAnsiTheme="majorEastAsia" w:hint="eastAsia"/>
                </w:rPr>
                <w:t>True/False</w:t>
              </w:r>
            </w:ins>
          </w:p>
        </w:tc>
      </w:tr>
      <w:tr w:rsidR="00DA412A" w14:paraId="48B83BDD" w14:textId="77777777" w:rsidTr="00DA412A">
        <w:trPr>
          <w:trHeight w:val="1089"/>
          <w:ins w:id="3153" w:author="天赐 余" w:date="2025-12-04T10:57:00Z"/>
        </w:trPr>
        <w:tc>
          <w:tcPr>
            <w:tcW w:w="806" w:type="dxa"/>
            <w:vMerge/>
          </w:tcPr>
          <w:p w14:paraId="2B61EEC2" w14:textId="77777777" w:rsidR="00DA412A" w:rsidRDefault="00DA412A" w:rsidP="0034302B">
            <w:pPr>
              <w:spacing w:after="0" w:line="240" w:lineRule="auto"/>
              <w:ind w:firstLineChars="0" w:firstLine="0"/>
              <w:jc w:val="left"/>
              <w:rPr>
                <w:ins w:id="3154" w:author="天赐 余" w:date="2025-12-04T10:57:00Z" w16du:dateUtc="2025-12-04T02:57:00Z"/>
                <w:rFonts w:asciiTheme="majorEastAsia" w:eastAsiaTheme="majorEastAsia" w:hAnsiTheme="majorEastAsia" w:hint="eastAsia"/>
              </w:rPr>
            </w:pPr>
          </w:p>
        </w:tc>
        <w:tc>
          <w:tcPr>
            <w:tcW w:w="2077" w:type="dxa"/>
            <w:vAlign w:val="center"/>
          </w:tcPr>
          <w:p w14:paraId="671160D1" w14:textId="77777777" w:rsidR="00DA412A" w:rsidRDefault="00DA412A" w:rsidP="0034302B">
            <w:pPr>
              <w:spacing w:after="0" w:line="240" w:lineRule="auto"/>
              <w:ind w:firstLineChars="0" w:firstLine="0"/>
              <w:jc w:val="left"/>
              <w:rPr>
                <w:ins w:id="3155" w:author="天赐 余" w:date="2025-12-04T10:57:00Z" w16du:dateUtc="2025-12-04T02:57:00Z"/>
                <w:rFonts w:asciiTheme="majorEastAsia" w:eastAsiaTheme="majorEastAsia" w:hAnsiTheme="majorEastAsia" w:hint="eastAsia"/>
              </w:rPr>
            </w:pPr>
            <w:proofErr w:type="spellStart"/>
            <w:ins w:id="3156" w:author="天赐 余" w:date="2025-12-04T10:57:00Z" w16du:dateUtc="2025-12-04T02:57:00Z">
              <w:r>
                <w:rPr>
                  <w:rFonts w:asciiTheme="majorEastAsia" w:eastAsiaTheme="majorEastAsia" w:hAnsiTheme="majorEastAsia"/>
                </w:rPr>
                <w:t>initialLogSyncInterval</w:t>
              </w:r>
              <w:proofErr w:type="spellEnd"/>
            </w:ins>
          </w:p>
        </w:tc>
        <w:tc>
          <w:tcPr>
            <w:tcW w:w="3172" w:type="dxa"/>
          </w:tcPr>
          <w:p w14:paraId="20BC11B0" w14:textId="77777777" w:rsidR="00DA412A" w:rsidRDefault="00DA412A" w:rsidP="0034302B">
            <w:pPr>
              <w:spacing w:after="0" w:line="240" w:lineRule="auto"/>
              <w:ind w:firstLineChars="0" w:firstLine="0"/>
              <w:jc w:val="left"/>
              <w:rPr>
                <w:ins w:id="3157" w:author="天赐 余" w:date="2025-12-04T10:57:00Z" w16du:dateUtc="2025-12-04T02:57:00Z"/>
                <w:rFonts w:asciiTheme="majorEastAsia" w:eastAsiaTheme="majorEastAsia" w:hAnsiTheme="majorEastAsia" w:hint="eastAsia"/>
              </w:rPr>
            </w:pPr>
            <w:ins w:id="3158" w:author="天赐 余" w:date="2025-12-04T10:57:00Z" w16du:dateUtc="2025-12-04T02:57:00Z">
              <w:r>
                <w:rPr>
                  <w:rFonts w:asciiTheme="majorEastAsia" w:eastAsiaTheme="majorEastAsia" w:hAnsiTheme="majorEastAsia" w:hint="eastAsia"/>
                </w:rPr>
                <w:t>初始时间同步周期，用时间同步周期的以2为底的对数表示</w:t>
              </w:r>
            </w:ins>
          </w:p>
        </w:tc>
        <w:tc>
          <w:tcPr>
            <w:tcW w:w="2020" w:type="dxa"/>
            <w:vAlign w:val="center"/>
          </w:tcPr>
          <w:p w14:paraId="69FF45A8" w14:textId="77777777" w:rsidR="00DA412A" w:rsidRDefault="00DA412A" w:rsidP="0034302B">
            <w:pPr>
              <w:spacing w:after="0" w:line="240" w:lineRule="auto"/>
              <w:ind w:firstLineChars="0" w:firstLine="0"/>
              <w:jc w:val="left"/>
              <w:rPr>
                <w:ins w:id="3159" w:author="天赐 余" w:date="2025-12-04T10:57:00Z" w16du:dateUtc="2025-12-04T02:57:00Z"/>
                <w:rFonts w:asciiTheme="majorEastAsia" w:eastAsiaTheme="majorEastAsia" w:hAnsiTheme="majorEastAsia" w:hint="eastAsia"/>
              </w:rPr>
            </w:pPr>
            <w:ins w:id="3160" w:author="天赐 余" w:date="2025-12-04T10:57:00Z" w16du:dateUtc="2025-12-04T02:57:00Z">
              <w:r>
                <w:rPr>
                  <w:rFonts w:asciiTheme="majorEastAsia" w:eastAsiaTheme="majorEastAsia" w:hAnsiTheme="majorEastAsia"/>
                </w:rPr>
                <w:t>Int8</w:t>
              </w:r>
            </w:ins>
          </w:p>
        </w:tc>
        <w:tc>
          <w:tcPr>
            <w:tcW w:w="992" w:type="dxa"/>
            <w:gridSpan w:val="2"/>
            <w:vAlign w:val="center"/>
          </w:tcPr>
          <w:p w14:paraId="01202B22" w14:textId="77777777" w:rsidR="00DA412A" w:rsidRDefault="00DA412A" w:rsidP="0034302B">
            <w:pPr>
              <w:spacing w:after="0" w:line="240" w:lineRule="auto"/>
              <w:ind w:firstLineChars="0" w:firstLine="0"/>
              <w:jc w:val="left"/>
              <w:rPr>
                <w:ins w:id="3161" w:author="天赐 余" w:date="2025-12-04T10:57:00Z" w16du:dateUtc="2025-12-04T02:57:00Z"/>
                <w:rFonts w:asciiTheme="majorEastAsia" w:eastAsiaTheme="majorEastAsia" w:hAnsiTheme="majorEastAsia" w:hint="eastAsia"/>
              </w:rPr>
            </w:pPr>
            <w:ins w:id="3162" w:author="天赐 余" w:date="2025-12-04T10:57:00Z" w16du:dateUtc="2025-12-04T02:57:00Z">
              <w:r>
                <w:rPr>
                  <w:rFonts w:asciiTheme="majorEastAsia" w:eastAsiaTheme="majorEastAsia" w:hAnsiTheme="majorEastAsia" w:hint="eastAsia"/>
                </w:rPr>
                <w:t>秒</w:t>
              </w:r>
            </w:ins>
          </w:p>
        </w:tc>
        <w:tc>
          <w:tcPr>
            <w:tcW w:w="1409" w:type="dxa"/>
            <w:gridSpan w:val="2"/>
            <w:vAlign w:val="center"/>
          </w:tcPr>
          <w:p w14:paraId="4A235672" w14:textId="77777777" w:rsidR="00DA412A" w:rsidRDefault="00DA412A" w:rsidP="0034302B">
            <w:pPr>
              <w:spacing w:after="0" w:line="240" w:lineRule="auto"/>
              <w:ind w:firstLineChars="0" w:firstLine="0"/>
              <w:jc w:val="left"/>
              <w:rPr>
                <w:ins w:id="3163" w:author="天赐 余" w:date="2025-12-04T10:57:00Z" w16du:dateUtc="2025-12-04T02:57:00Z"/>
                <w:rFonts w:asciiTheme="majorEastAsia" w:eastAsiaTheme="majorEastAsia" w:hAnsiTheme="majorEastAsia" w:hint="eastAsia"/>
              </w:rPr>
            </w:pPr>
            <w:ins w:id="3164" w:author="天赐 余" w:date="2025-12-04T10:57:00Z" w16du:dateUtc="2025-12-04T02:57:00Z">
              <w:r w:rsidRPr="0079744C">
                <w:rPr>
                  <w:rFonts w:asciiTheme="majorEastAsia" w:eastAsiaTheme="majorEastAsia" w:hAnsiTheme="majorEastAsia" w:hint="eastAsia"/>
                </w:rPr>
                <w:t>实际使用范围[-10,3]整数</w:t>
              </w:r>
            </w:ins>
          </w:p>
        </w:tc>
      </w:tr>
      <w:tr w:rsidR="00DA412A" w14:paraId="6CE0421D" w14:textId="77777777" w:rsidTr="00DA412A">
        <w:trPr>
          <w:trHeight w:val="726"/>
          <w:ins w:id="3165" w:author="天赐 余" w:date="2025-12-04T10:57:00Z"/>
        </w:trPr>
        <w:tc>
          <w:tcPr>
            <w:tcW w:w="806" w:type="dxa"/>
            <w:vMerge/>
          </w:tcPr>
          <w:p w14:paraId="5EDD7A87" w14:textId="77777777" w:rsidR="00DA412A" w:rsidRDefault="00DA412A" w:rsidP="0034302B">
            <w:pPr>
              <w:spacing w:after="0" w:line="240" w:lineRule="auto"/>
              <w:ind w:firstLineChars="0" w:firstLine="0"/>
              <w:jc w:val="left"/>
              <w:rPr>
                <w:ins w:id="3166" w:author="天赐 余" w:date="2025-12-04T10:57:00Z" w16du:dateUtc="2025-12-04T02:57:00Z"/>
                <w:rFonts w:asciiTheme="majorEastAsia" w:eastAsiaTheme="majorEastAsia" w:hAnsiTheme="majorEastAsia" w:hint="eastAsia"/>
                <w:highlight w:val="yellow"/>
              </w:rPr>
            </w:pPr>
          </w:p>
        </w:tc>
        <w:tc>
          <w:tcPr>
            <w:tcW w:w="2077" w:type="dxa"/>
            <w:vAlign w:val="center"/>
          </w:tcPr>
          <w:p w14:paraId="71B286CC" w14:textId="77777777" w:rsidR="00DA412A" w:rsidRDefault="00DA412A" w:rsidP="0034302B">
            <w:pPr>
              <w:spacing w:after="0" w:line="240" w:lineRule="auto"/>
              <w:ind w:firstLineChars="0" w:firstLine="0"/>
              <w:jc w:val="left"/>
              <w:rPr>
                <w:ins w:id="3167" w:author="天赐 余" w:date="2025-12-04T10:57:00Z" w16du:dateUtc="2025-12-04T02:57:00Z"/>
                <w:rFonts w:asciiTheme="majorEastAsia" w:eastAsiaTheme="majorEastAsia" w:hAnsiTheme="majorEastAsia" w:hint="eastAsia"/>
              </w:rPr>
            </w:pPr>
            <w:proofErr w:type="spellStart"/>
            <w:ins w:id="3168" w:author="天赐 余" w:date="2025-12-04T10:57:00Z" w16du:dateUtc="2025-12-04T02:57:00Z">
              <w:r>
                <w:rPr>
                  <w:rFonts w:asciiTheme="majorEastAsia" w:eastAsiaTheme="majorEastAsia" w:hAnsiTheme="majorEastAsia" w:hint="eastAsia"/>
                </w:rPr>
                <w:t>ClockAccuracy</w:t>
              </w:r>
              <w:proofErr w:type="spellEnd"/>
            </w:ins>
          </w:p>
        </w:tc>
        <w:tc>
          <w:tcPr>
            <w:tcW w:w="3172" w:type="dxa"/>
          </w:tcPr>
          <w:p w14:paraId="68EA46AE" w14:textId="77777777" w:rsidR="00DA412A" w:rsidRDefault="00DA412A" w:rsidP="0034302B">
            <w:pPr>
              <w:spacing w:after="0" w:line="240" w:lineRule="auto"/>
              <w:ind w:firstLineChars="0" w:firstLine="0"/>
              <w:jc w:val="left"/>
              <w:rPr>
                <w:ins w:id="3169" w:author="天赐 余" w:date="2025-12-04T10:57:00Z" w16du:dateUtc="2025-12-04T02:57:00Z"/>
                <w:rFonts w:asciiTheme="majorEastAsia" w:eastAsiaTheme="majorEastAsia" w:hAnsiTheme="majorEastAsia" w:hint="eastAsia"/>
              </w:rPr>
            </w:pPr>
            <w:ins w:id="3170" w:author="天赐 余" w:date="2025-12-04T10:57:00Z" w16du:dateUtc="2025-12-04T02:57:00Z">
              <w:r>
                <w:rPr>
                  <w:rFonts w:asciiTheme="majorEastAsia" w:eastAsiaTheme="majorEastAsia" w:hAnsiTheme="majorEastAsia" w:hint="eastAsia"/>
                </w:rPr>
                <w:t>节点时钟质量，数值越小时钟同步精度越高</w:t>
              </w:r>
              <w:r w:rsidDel="00EA12D0">
                <w:rPr>
                  <w:rFonts w:asciiTheme="majorEastAsia" w:eastAsiaTheme="majorEastAsia" w:hAnsiTheme="majorEastAsia" w:hint="eastAsia"/>
                </w:rPr>
                <w:t xml:space="preserve"> </w:t>
              </w:r>
            </w:ins>
          </w:p>
        </w:tc>
        <w:tc>
          <w:tcPr>
            <w:tcW w:w="2020" w:type="dxa"/>
            <w:vAlign w:val="center"/>
          </w:tcPr>
          <w:p w14:paraId="7EA663BD" w14:textId="77777777" w:rsidR="00DA412A" w:rsidRDefault="00DA412A" w:rsidP="0034302B">
            <w:pPr>
              <w:spacing w:after="0" w:line="240" w:lineRule="auto"/>
              <w:ind w:firstLineChars="0" w:firstLine="0"/>
              <w:jc w:val="left"/>
              <w:rPr>
                <w:ins w:id="3171" w:author="天赐 余" w:date="2025-12-04T10:57:00Z" w16du:dateUtc="2025-12-04T02:57:00Z"/>
                <w:rFonts w:asciiTheme="majorEastAsia" w:eastAsiaTheme="majorEastAsia" w:hAnsiTheme="majorEastAsia" w:hint="eastAsia"/>
              </w:rPr>
            </w:pPr>
            <w:ins w:id="3172" w:author="天赐 余" w:date="2025-12-04T10:57:00Z" w16du:dateUtc="2025-12-04T02:57:00Z">
              <w:r>
                <w:rPr>
                  <w:rFonts w:asciiTheme="majorEastAsia" w:eastAsiaTheme="majorEastAsia" w:hAnsiTheme="majorEastAsia"/>
                </w:rPr>
                <w:t>Enumeration8</w:t>
              </w:r>
            </w:ins>
          </w:p>
        </w:tc>
        <w:tc>
          <w:tcPr>
            <w:tcW w:w="992" w:type="dxa"/>
            <w:gridSpan w:val="2"/>
            <w:vAlign w:val="center"/>
          </w:tcPr>
          <w:p w14:paraId="504D4464" w14:textId="77777777" w:rsidR="00DA412A" w:rsidRDefault="00DA412A" w:rsidP="0034302B">
            <w:pPr>
              <w:spacing w:after="0" w:line="240" w:lineRule="auto"/>
              <w:ind w:firstLineChars="0" w:firstLine="0"/>
              <w:jc w:val="left"/>
              <w:rPr>
                <w:ins w:id="3173" w:author="天赐 余" w:date="2025-12-04T10:57:00Z" w16du:dateUtc="2025-12-04T02:57:00Z"/>
                <w:rFonts w:asciiTheme="majorEastAsia" w:eastAsiaTheme="majorEastAsia" w:hAnsiTheme="majorEastAsia" w:hint="eastAsia"/>
              </w:rPr>
            </w:pPr>
          </w:p>
        </w:tc>
        <w:tc>
          <w:tcPr>
            <w:tcW w:w="1409" w:type="dxa"/>
            <w:gridSpan w:val="2"/>
            <w:vAlign w:val="center"/>
          </w:tcPr>
          <w:p w14:paraId="3F459E8C" w14:textId="77777777" w:rsidR="00DA412A" w:rsidRDefault="00DA412A" w:rsidP="0034302B">
            <w:pPr>
              <w:spacing w:after="0" w:line="240" w:lineRule="auto"/>
              <w:ind w:firstLineChars="0" w:firstLine="0"/>
              <w:jc w:val="left"/>
              <w:rPr>
                <w:ins w:id="3174" w:author="天赐 余" w:date="2025-12-04T10:57:00Z" w16du:dateUtc="2025-12-04T02:57:00Z"/>
                <w:rFonts w:asciiTheme="majorEastAsia" w:eastAsiaTheme="majorEastAsia" w:hAnsiTheme="majorEastAsia" w:hint="eastAsia"/>
              </w:rPr>
            </w:pPr>
            <w:ins w:id="3175" w:author="天赐 余" w:date="2025-12-04T10:57:00Z" w16du:dateUtc="2025-12-04T02:57:00Z">
              <w:r>
                <w:rPr>
                  <w:rFonts w:asciiTheme="majorEastAsia" w:eastAsiaTheme="majorEastAsia" w:hAnsiTheme="majorEastAsia" w:hint="eastAsia"/>
                </w:rPr>
                <w:t>[0,255]整数，255表示不具备主时钟能力，</w:t>
              </w:r>
              <w:r w:rsidRPr="003C4A88">
                <w:rPr>
                  <w:rFonts w:asciiTheme="majorEastAsia" w:eastAsiaTheme="majorEastAsia" w:hAnsiTheme="majorEastAsia" w:hint="eastAsia"/>
                </w:rPr>
                <w:t>254表示精度</w:t>
              </w:r>
              <w:r w:rsidRPr="0034302B">
                <w:rPr>
                  <w:rFonts w:asciiTheme="majorEastAsia" w:eastAsiaTheme="majorEastAsia" w:hAnsiTheme="majorEastAsia" w:hint="eastAsia"/>
                </w:rPr>
                <w:t>未知</w:t>
              </w:r>
            </w:ins>
          </w:p>
        </w:tc>
      </w:tr>
      <w:tr w:rsidR="00DA412A" w14:paraId="550934C0" w14:textId="77777777" w:rsidTr="00DA412A">
        <w:trPr>
          <w:trHeight w:val="144"/>
          <w:ins w:id="3176" w:author="天赐 余" w:date="2025-12-04T10:57:00Z"/>
        </w:trPr>
        <w:tc>
          <w:tcPr>
            <w:tcW w:w="806" w:type="dxa"/>
            <w:vMerge/>
          </w:tcPr>
          <w:p w14:paraId="725549E5" w14:textId="77777777" w:rsidR="00DA412A" w:rsidRDefault="00DA412A" w:rsidP="0034302B">
            <w:pPr>
              <w:spacing w:after="0" w:line="240" w:lineRule="auto"/>
              <w:ind w:firstLineChars="0" w:firstLine="0"/>
              <w:jc w:val="left"/>
              <w:rPr>
                <w:ins w:id="3177" w:author="天赐 余" w:date="2025-12-04T10:57:00Z" w16du:dateUtc="2025-12-04T02:57:00Z"/>
                <w:rFonts w:asciiTheme="majorEastAsia" w:eastAsiaTheme="majorEastAsia" w:hAnsiTheme="majorEastAsia" w:hint="eastAsia"/>
              </w:rPr>
            </w:pPr>
          </w:p>
        </w:tc>
        <w:tc>
          <w:tcPr>
            <w:tcW w:w="2077" w:type="dxa"/>
            <w:vAlign w:val="center"/>
          </w:tcPr>
          <w:p w14:paraId="4D00BDAB" w14:textId="77777777" w:rsidR="00DA412A" w:rsidRDefault="00DA412A" w:rsidP="0034302B">
            <w:pPr>
              <w:spacing w:after="0" w:line="240" w:lineRule="auto"/>
              <w:ind w:firstLineChars="0" w:firstLine="0"/>
              <w:jc w:val="left"/>
              <w:rPr>
                <w:ins w:id="3178" w:author="天赐 余" w:date="2025-12-04T10:57:00Z" w16du:dateUtc="2025-12-04T02:57:00Z"/>
                <w:rFonts w:asciiTheme="majorEastAsia" w:eastAsiaTheme="majorEastAsia" w:hAnsiTheme="majorEastAsia" w:hint="eastAsia"/>
              </w:rPr>
            </w:pPr>
            <w:proofErr w:type="spellStart"/>
            <w:ins w:id="3179" w:author="天赐 余" w:date="2025-12-04T10:57:00Z" w16du:dateUtc="2025-12-04T02:57:00Z">
              <w:r>
                <w:rPr>
                  <w:rFonts w:asciiTheme="majorEastAsia" w:eastAsiaTheme="majorEastAsia" w:hAnsiTheme="majorEastAsia"/>
                </w:rPr>
                <w:t>initialLogPdelayReqInterval</w:t>
              </w:r>
              <w:proofErr w:type="spellEnd"/>
            </w:ins>
          </w:p>
        </w:tc>
        <w:tc>
          <w:tcPr>
            <w:tcW w:w="3172" w:type="dxa"/>
          </w:tcPr>
          <w:p w14:paraId="30791D1E" w14:textId="77777777" w:rsidR="00DA412A" w:rsidRDefault="00DA412A" w:rsidP="0034302B">
            <w:pPr>
              <w:spacing w:after="0" w:line="240" w:lineRule="auto"/>
              <w:ind w:firstLineChars="0" w:firstLine="0"/>
              <w:jc w:val="left"/>
              <w:rPr>
                <w:ins w:id="3180" w:author="天赐 余" w:date="2025-12-04T10:57:00Z" w16du:dateUtc="2025-12-04T02:57:00Z"/>
                <w:rFonts w:asciiTheme="majorEastAsia" w:eastAsiaTheme="majorEastAsia" w:hAnsiTheme="majorEastAsia" w:hint="eastAsia"/>
              </w:rPr>
            </w:pPr>
            <w:ins w:id="3181" w:author="天赐 余" w:date="2025-12-04T10:57:00Z" w16du:dateUtc="2025-12-04T02:57:00Z">
              <w:r>
                <w:rPr>
                  <w:rFonts w:asciiTheme="majorEastAsia" w:eastAsiaTheme="majorEastAsia" w:hAnsiTheme="majorEastAsia" w:hint="eastAsia"/>
                </w:rPr>
                <w:t>初始链路延迟测量周期，用时间同步周期的以2为底的对数表示</w:t>
              </w:r>
            </w:ins>
          </w:p>
        </w:tc>
        <w:tc>
          <w:tcPr>
            <w:tcW w:w="2020" w:type="dxa"/>
            <w:vAlign w:val="center"/>
          </w:tcPr>
          <w:p w14:paraId="315ED321" w14:textId="77777777" w:rsidR="00DA412A" w:rsidRDefault="00DA412A" w:rsidP="0034302B">
            <w:pPr>
              <w:spacing w:after="0" w:line="240" w:lineRule="auto"/>
              <w:ind w:firstLineChars="0" w:firstLine="0"/>
              <w:jc w:val="left"/>
              <w:rPr>
                <w:ins w:id="3182" w:author="天赐 余" w:date="2025-12-04T10:57:00Z" w16du:dateUtc="2025-12-04T02:57:00Z"/>
                <w:rFonts w:asciiTheme="majorEastAsia" w:eastAsiaTheme="majorEastAsia" w:hAnsiTheme="majorEastAsia" w:hint="eastAsia"/>
              </w:rPr>
            </w:pPr>
            <w:ins w:id="3183" w:author="天赐 余" w:date="2025-12-04T10:57:00Z" w16du:dateUtc="2025-12-04T02:57:00Z">
              <w:r>
                <w:rPr>
                  <w:rFonts w:asciiTheme="majorEastAsia" w:eastAsiaTheme="majorEastAsia" w:hAnsiTheme="majorEastAsia"/>
                </w:rPr>
                <w:t>Int8</w:t>
              </w:r>
            </w:ins>
          </w:p>
        </w:tc>
        <w:tc>
          <w:tcPr>
            <w:tcW w:w="992" w:type="dxa"/>
            <w:gridSpan w:val="2"/>
            <w:vAlign w:val="center"/>
          </w:tcPr>
          <w:p w14:paraId="1DD65A8E" w14:textId="77777777" w:rsidR="00DA412A" w:rsidRDefault="00DA412A" w:rsidP="0034302B">
            <w:pPr>
              <w:spacing w:after="0" w:line="240" w:lineRule="auto"/>
              <w:ind w:firstLineChars="0" w:firstLine="0"/>
              <w:jc w:val="left"/>
              <w:rPr>
                <w:ins w:id="3184" w:author="天赐 余" w:date="2025-12-04T10:57:00Z" w16du:dateUtc="2025-12-04T02:57:00Z"/>
                <w:rFonts w:asciiTheme="majorEastAsia" w:eastAsiaTheme="majorEastAsia" w:hAnsiTheme="majorEastAsia" w:hint="eastAsia"/>
              </w:rPr>
            </w:pPr>
            <w:ins w:id="3185" w:author="天赐 余" w:date="2025-12-04T10:57:00Z" w16du:dateUtc="2025-12-04T02:57:00Z">
              <w:r>
                <w:rPr>
                  <w:rFonts w:asciiTheme="majorEastAsia" w:eastAsiaTheme="majorEastAsia" w:hAnsiTheme="majorEastAsia" w:hint="eastAsia"/>
                </w:rPr>
                <w:t>秒</w:t>
              </w:r>
            </w:ins>
          </w:p>
        </w:tc>
        <w:tc>
          <w:tcPr>
            <w:tcW w:w="1409" w:type="dxa"/>
            <w:gridSpan w:val="2"/>
            <w:vAlign w:val="center"/>
          </w:tcPr>
          <w:p w14:paraId="435CAA97" w14:textId="77777777" w:rsidR="00DA412A" w:rsidRDefault="00DA412A" w:rsidP="0034302B">
            <w:pPr>
              <w:spacing w:after="0" w:line="240" w:lineRule="auto"/>
              <w:ind w:firstLineChars="0" w:firstLine="0"/>
              <w:jc w:val="left"/>
              <w:rPr>
                <w:ins w:id="3186" w:author="天赐 余" w:date="2025-12-04T10:57:00Z" w16du:dateUtc="2025-12-04T02:57:00Z"/>
                <w:rFonts w:asciiTheme="majorEastAsia" w:eastAsiaTheme="majorEastAsia" w:hAnsiTheme="majorEastAsia" w:hint="eastAsia"/>
              </w:rPr>
            </w:pPr>
            <w:ins w:id="3187" w:author="天赐 余" w:date="2025-12-04T10:57:00Z" w16du:dateUtc="2025-12-04T02:57:00Z">
              <w:r w:rsidRPr="0079744C">
                <w:rPr>
                  <w:rFonts w:asciiTheme="majorEastAsia" w:eastAsiaTheme="majorEastAsia" w:hAnsiTheme="majorEastAsia" w:hint="eastAsia"/>
                </w:rPr>
                <w:t>实际使用范围[-10,3]</w:t>
              </w:r>
            </w:ins>
          </w:p>
        </w:tc>
      </w:tr>
      <w:tr w:rsidR="00DA412A" w14:paraId="457AF9CD" w14:textId="77777777" w:rsidTr="00DA412A">
        <w:trPr>
          <w:trHeight w:val="144"/>
          <w:ins w:id="3188" w:author="天赐 余" w:date="2025-12-04T10:57:00Z"/>
        </w:trPr>
        <w:tc>
          <w:tcPr>
            <w:tcW w:w="806" w:type="dxa"/>
            <w:vMerge/>
          </w:tcPr>
          <w:p w14:paraId="5D39980B" w14:textId="77777777" w:rsidR="00DA412A" w:rsidRDefault="00DA412A" w:rsidP="0034302B">
            <w:pPr>
              <w:spacing w:after="0" w:line="240" w:lineRule="auto"/>
              <w:ind w:firstLineChars="0" w:firstLine="0"/>
              <w:jc w:val="left"/>
              <w:rPr>
                <w:ins w:id="3189" w:author="天赐 余" w:date="2025-12-04T10:57:00Z" w16du:dateUtc="2025-12-04T02:57:00Z"/>
                <w:rFonts w:asciiTheme="majorEastAsia" w:eastAsiaTheme="majorEastAsia" w:hAnsiTheme="majorEastAsia" w:hint="eastAsia"/>
              </w:rPr>
            </w:pPr>
          </w:p>
        </w:tc>
        <w:tc>
          <w:tcPr>
            <w:tcW w:w="2077" w:type="dxa"/>
            <w:vAlign w:val="center"/>
          </w:tcPr>
          <w:p w14:paraId="058AC63A" w14:textId="77777777" w:rsidR="00DA412A" w:rsidRPr="005E1DFE" w:rsidRDefault="00DA412A" w:rsidP="0034302B">
            <w:pPr>
              <w:spacing w:after="0" w:line="240" w:lineRule="auto"/>
              <w:ind w:firstLineChars="0" w:firstLine="0"/>
              <w:jc w:val="left"/>
              <w:rPr>
                <w:ins w:id="3190" w:author="天赐 余" w:date="2025-12-04T10:57:00Z" w16du:dateUtc="2025-12-04T02:57:00Z"/>
                <w:rFonts w:asciiTheme="majorEastAsia" w:eastAsiaTheme="majorEastAsia" w:hAnsiTheme="majorEastAsia" w:hint="eastAsia"/>
              </w:rPr>
            </w:pPr>
            <w:proofErr w:type="spellStart"/>
            <w:ins w:id="3191" w:author="天赐 余" w:date="2025-12-04T10:57:00Z" w16du:dateUtc="2025-12-04T02:57:00Z">
              <w:r w:rsidRPr="005E1DFE">
                <w:rPr>
                  <w:rFonts w:asciiTheme="majorEastAsia" w:eastAsiaTheme="majorEastAsia" w:hAnsiTheme="majorEastAsia"/>
                </w:rPr>
                <w:t>meanLinkDelayThresh</w:t>
              </w:r>
              <w:proofErr w:type="spellEnd"/>
            </w:ins>
          </w:p>
        </w:tc>
        <w:tc>
          <w:tcPr>
            <w:tcW w:w="3172" w:type="dxa"/>
          </w:tcPr>
          <w:p w14:paraId="37E34596" w14:textId="77777777" w:rsidR="00DA412A" w:rsidRPr="005E1DFE" w:rsidRDefault="00DA412A" w:rsidP="0034302B">
            <w:pPr>
              <w:spacing w:after="0" w:line="240" w:lineRule="auto"/>
              <w:ind w:firstLineChars="0" w:firstLine="0"/>
              <w:jc w:val="left"/>
              <w:rPr>
                <w:ins w:id="3192" w:author="天赐 余" w:date="2025-12-04T10:57:00Z" w16du:dateUtc="2025-12-04T02:57:00Z"/>
                <w:rFonts w:asciiTheme="majorEastAsia" w:eastAsiaTheme="majorEastAsia" w:hAnsiTheme="majorEastAsia" w:hint="eastAsia"/>
              </w:rPr>
            </w:pPr>
            <w:ins w:id="3193" w:author="天赐 余" w:date="2025-12-04T10:57:00Z" w16du:dateUtc="2025-12-04T02:57:00Z">
              <w:r w:rsidRPr="005E1DFE">
                <w:rPr>
                  <w:rFonts w:asciiTheme="majorEastAsia" w:eastAsiaTheme="majorEastAsia" w:hAnsiTheme="majorEastAsia" w:hint="eastAsia"/>
                </w:rPr>
                <w:t>链路延迟测量阈值，实际表示的时间间隔（以纳秒为单位）需要通过以下方式计算：</w:t>
              </w:r>
            </w:ins>
          </w:p>
          <w:p w14:paraId="24F14CE8" w14:textId="77777777" w:rsidR="00DA412A" w:rsidRPr="0034302B" w:rsidRDefault="00DA412A" w:rsidP="0034302B">
            <w:pPr>
              <w:spacing w:after="0" w:line="240" w:lineRule="auto"/>
              <w:ind w:firstLineChars="0" w:firstLine="0"/>
              <w:jc w:val="left"/>
              <w:rPr>
                <w:ins w:id="3194" w:author="天赐 余" w:date="2025-12-04T10:57:00Z" w16du:dateUtc="2025-12-04T02:57:00Z"/>
                <w:rFonts w:asciiTheme="majorEastAsia" w:eastAsiaTheme="majorEastAsia" w:hAnsiTheme="majorEastAsia" w:hint="eastAsia"/>
              </w:rPr>
            </w:pPr>
            <w:ins w:id="3195" w:author="天赐 余" w:date="2025-12-04T10:57:00Z" w16du:dateUtc="2025-12-04T02:57:00Z">
              <w:r w:rsidRPr="005E1DFE">
                <w:rPr>
                  <w:rFonts w:asciiTheme="majorEastAsia" w:eastAsiaTheme="majorEastAsia" w:hAnsiTheme="majorEastAsia" w:hint="eastAsia"/>
                </w:rPr>
                <w:t>实际阈值（</w:t>
              </w:r>
              <w:r w:rsidRPr="005E1DFE">
                <w:rPr>
                  <w:rFonts w:asciiTheme="majorEastAsia" w:eastAsiaTheme="majorEastAsia" w:hAnsiTheme="majorEastAsia"/>
                </w:rPr>
                <w:t>ns</w:t>
              </w:r>
              <w:r w:rsidRPr="005E1DFE">
                <w:rPr>
                  <w:rFonts w:asciiTheme="majorEastAsia" w:eastAsiaTheme="majorEastAsia" w:hAnsiTheme="majorEastAsia" w:hint="eastAsia"/>
                </w:rPr>
                <w:t>）</w:t>
              </w:r>
              <w:r w:rsidRPr="005E1DFE">
                <w:rPr>
                  <w:rFonts w:asciiTheme="majorEastAsia" w:eastAsiaTheme="majorEastAsia" w:hAnsiTheme="majorEastAsia"/>
                </w:rPr>
                <w:t>=</w:t>
              </w:r>
              <w:r w:rsidRPr="005E1DFE">
                <w:rPr>
                  <w:rFonts w:asciiTheme="majorEastAsia" w:eastAsiaTheme="majorEastAsia" w:hAnsiTheme="majorEastAsia" w:hint="eastAsia"/>
                </w:rPr>
                <w:t>存储的</w:t>
              </w:r>
              <w:r w:rsidRPr="005E1DFE">
                <w:rPr>
                  <w:rFonts w:asciiTheme="majorEastAsia" w:eastAsiaTheme="majorEastAsia" w:hAnsiTheme="majorEastAsia"/>
                </w:rPr>
                <w:t>int64</w:t>
              </w:r>
              <w:r w:rsidRPr="005E1DFE">
                <w:rPr>
                  <w:rFonts w:asciiTheme="majorEastAsia" w:eastAsiaTheme="majorEastAsia" w:hAnsiTheme="majorEastAsia" w:hint="eastAsia"/>
                </w:rPr>
                <w:t>数/</w:t>
              </w:r>
              <w:r w:rsidRPr="005E1DFE">
                <w:rPr>
                  <w:rFonts w:asciiTheme="majorEastAsia" w:eastAsiaTheme="majorEastAsia" w:hAnsiTheme="majorEastAsia"/>
                </w:rPr>
                <w:t>2</w:t>
              </w:r>
              <w:r w:rsidRPr="005E1DFE">
                <w:rPr>
                  <w:rFonts w:ascii="Cambria Math" w:eastAsiaTheme="majorEastAsia" w:hAnsi="Cambria Math" w:cs="Cambria Math" w:hint="eastAsia"/>
                  <w:vertAlign w:val="superscript"/>
                </w:rPr>
                <w:t>16</w:t>
              </w:r>
              <w:r w:rsidRPr="0034302B">
                <w:rPr>
                  <w:rFonts w:ascii="Cambria Math" w:eastAsiaTheme="majorEastAsia" w:hAnsi="Cambria Math" w:cs="Cambria Math" w:hint="eastAsia"/>
                </w:rPr>
                <w:t>，链路延时超过该阈值认为无法支持时间同步</w:t>
              </w:r>
            </w:ins>
          </w:p>
        </w:tc>
        <w:tc>
          <w:tcPr>
            <w:tcW w:w="2020" w:type="dxa"/>
            <w:vAlign w:val="center"/>
          </w:tcPr>
          <w:p w14:paraId="582029B6" w14:textId="77777777" w:rsidR="00DA412A" w:rsidRDefault="00DA412A" w:rsidP="0034302B">
            <w:pPr>
              <w:spacing w:after="0" w:line="240" w:lineRule="auto"/>
              <w:ind w:firstLineChars="0" w:firstLine="0"/>
              <w:jc w:val="left"/>
              <w:rPr>
                <w:ins w:id="3196" w:author="天赐 余" w:date="2025-12-04T10:57:00Z" w16du:dateUtc="2025-12-04T02:57:00Z"/>
                <w:rFonts w:asciiTheme="majorEastAsia" w:eastAsiaTheme="majorEastAsia" w:hAnsiTheme="majorEastAsia" w:hint="eastAsia"/>
              </w:rPr>
            </w:pPr>
            <w:ins w:id="3197" w:author="天赐 余" w:date="2025-12-04T10:57:00Z" w16du:dateUtc="2025-12-04T02:57:00Z">
              <w:r>
                <w:rPr>
                  <w:rFonts w:asciiTheme="majorEastAsia" w:eastAsiaTheme="majorEastAsia" w:hAnsiTheme="majorEastAsia" w:hint="eastAsia"/>
                </w:rPr>
                <w:t>I</w:t>
              </w:r>
              <w:r>
                <w:rPr>
                  <w:rFonts w:asciiTheme="majorEastAsia" w:eastAsiaTheme="majorEastAsia" w:hAnsiTheme="majorEastAsia"/>
                </w:rPr>
                <w:t>nt64</w:t>
              </w:r>
            </w:ins>
          </w:p>
        </w:tc>
        <w:tc>
          <w:tcPr>
            <w:tcW w:w="992" w:type="dxa"/>
            <w:gridSpan w:val="2"/>
            <w:vAlign w:val="center"/>
          </w:tcPr>
          <w:p w14:paraId="64ED0541" w14:textId="77777777" w:rsidR="00DA412A" w:rsidRDefault="00DA412A" w:rsidP="0034302B">
            <w:pPr>
              <w:spacing w:after="0" w:line="240" w:lineRule="auto"/>
              <w:ind w:firstLineChars="0" w:firstLine="0"/>
              <w:jc w:val="left"/>
              <w:rPr>
                <w:ins w:id="3198" w:author="天赐 余" w:date="2025-12-04T10:57:00Z" w16du:dateUtc="2025-12-04T02:57:00Z"/>
                <w:rFonts w:asciiTheme="majorEastAsia" w:eastAsiaTheme="majorEastAsia" w:hAnsiTheme="majorEastAsia" w:hint="eastAsia"/>
              </w:rPr>
            </w:pPr>
            <w:ins w:id="3199" w:author="天赐 余" w:date="2025-12-04T10:57:00Z" w16du:dateUtc="2025-12-04T02:57:00Z">
              <w:r>
                <w:rPr>
                  <w:rFonts w:asciiTheme="majorEastAsia" w:eastAsiaTheme="majorEastAsia" w:hAnsiTheme="majorEastAsia" w:hint="eastAsia"/>
                </w:rPr>
                <w:t>纳秒</w:t>
              </w:r>
            </w:ins>
          </w:p>
        </w:tc>
        <w:tc>
          <w:tcPr>
            <w:tcW w:w="1409" w:type="dxa"/>
            <w:gridSpan w:val="2"/>
            <w:shd w:val="clear" w:color="auto" w:fill="FFFFFF" w:themeFill="background1"/>
            <w:vAlign w:val="center"/>
          </w:tcPr>
          <w:p w14:paraId="73EF7C28" w14:textId="77777777" w:rsidR="00DA412A" w:rsidRDefault="00DA412A" w:rsidP="0034302B">
            <w:pPr>
              <w:spacing w:after="0" w:line="240" w:lineRule="auto"/>
              <w:ind w:firstLineChars="0" w:firstLine="0"/>
              <w:jc w:val="left"/>
              <w:rPr>
                <w:ins w:id="3200" w:author="天赐 余" w:date="2025-12-04T10:57:00Z" w16du:dateUtc="2025-12-04T02:57:00Z"/>
                <w:rFonts w:asciiTheme="majorEastAsia" w:eastAsiaTheme="majorEastAsia" w:hAnsiTheme="majorEastAsia" w:hint="eastAsia"/>
              </w:rPr>
            </w:pPr>
            <w:ins w:id="3201" w:author="天赐 余" w:date="2025-12-04T10:57:00Z" w16du:dateUtc="2025-12-04T02:57:00Z">
              <w:r w:rsidRPr="0034302B">
                <w:rPr>
                  <w:rFonts w:asciiTheme="majorEastAsia" w:eastAsiaTheme="majorEastAsia" w:hAnsiTheme="majorEastAsia" w:hint="eastAsia"/>
                </w:rPr>
                <w:t>对于</w:t>
              </w:r>
              <w:r w:rsidRPr="001D0CD8">
                <w:rPr>
                  <w:rFonts w:asciiTheme="majorEastAsia" w:eastAsiaTheme="majorEastAsia" w:hAnsiTheme="majorEastAsia" w:hint="eastAsia"/>
                </w:rPr>
                <w:t>100M/1000M</w:t>
              </w:r>
              <w:r w:rsidRPr="0034302B">
                <w:rPr>
                  <w:rFonts w:asciiTheme="majorEastAsia" w:eastAsiaTheme="majorEastAsia" w:hAnsiTheme="majorEastAsia" w:hint="eastAsia"/>
                </w:rPr>
                <w:t>铜缆链路为</w:t>
              </w:r>
              <w:r w:rsidRPr="001D0CD8">
                <w:rPr>
                  <w:rFonts w:asciiTheme="majorEastAsia" w:eastAsiaTheme="majorEastAsia" w:hAnsiTheme="majorEastAsia" w:hint="eastAsia"/>
                </w:rPr>
                <w:t>800</w:t>
              </w:r>
              <w:r w:rsidRPr="0034302B">
                <w:rPr>
                  <w:rFonts w:asciiTheme="majorEastAsia" w:eastAsiaTheme="majorEastAsia" w:hAnsiTheme="majorEastAsia" w:hint="eastAsia"/>
                </w:rPr>
                <w:t>ns</w:t>
              </w:r>
            </w:ins>
          </w:p>
        </w:tc>
      </w:tr>
      <w:tr w:rsidR="00DA412A" w14:paraId="1322FE25" w14:textId="77777777" w:rsidTr="00DA412A">
        <w:trPr>
          <w:trHeight w:val="363"/>
          <w:ins w:id="3202" w:author="天赐 余" w:date="2025-12-04T10:57:00Z"/>
        </w:trPr>
        <w:tc>
          <w:tcPr>
            <w:tcW w:w="806" w:type="dxa"/>
            <w:vMerge/>
          </w:tcPr>
          <w:p w14:paraId="19CDFD46" w14:textId="77777777" w:rsidR="00DA412A" w:rsidRDefault="00DA412A" w:rsidP="0034302B">
            <w:pPr>
              <w:spacing w:after="0" w:line="240" w:lineRule="auto"/>
              <w:ind w:firstLineChars="0" w:firstLine="0"/>
              <w:jc w:val="left"/>
              <w:rPr>
                <w:ins w:id="3203" w:author="天赐 余" w:date="2025-12-04T10:57:00Z" w16du:dateUtc="2025-12-04T02:57:00Z"/>
                <w:rFonts w:asciiTheme="majorEastAsia" w:eastAsiaTheme="majorEastAsia" w:hAnsiTheme="majorEastAsia" w:hint="eastAsia"/>
              </w:rPr>
            </w:pPr>
          </w:p>
        </w:tc>
        <w:tc>
          <w:tcPr>
            <w:tcW w:w="2077" w:type="dxa"/>
            <w:vAlign w:val="center"/>
          </w:tcPr>
          <w:p w14:paraId="0E7A2B11" w14:textId="77777777" w:rsidR="00DA412A" w:rsidRDefault="00DA412A" w:rsidP="0034302B">
            <w:pPr>
              <w:spacing w:after="0" w:line="240" w:lineRule="auto"/>
              <w:ind w:firstLineChars="0" w:firstLine="0"/>
              <w:jc w:val="left"/>
              <w:rPr>
                <w:ins w:id="3204" w:author="天赐 余" w:date="2025-12-04T10:57:00Z" w16du:dateUtc="2025-12-04T02:57:00Z"/>
                <w:rFonts w:asciiTheme="majorEastAsia" w:eastAsiaTheme="majorEastAsia" w:hAnsiTheme="majorEastAsia" w:hint="eastAsia"/>
              </w:rPr>
            </w:pPr>
            <w:proofErr w:type="spellStart"/>
            <w:ins w:id="3205" w:author="天赐 余" w:date="2025-12-04T10:57:00Z" w16du:dateUtc="2025-12-04T02:57:00Z">
              <w:r>
                <w:rPr>
                  <w:rFonts w:asciiTheme="majorEastAsia" w:eastAsiaTheme="majorEastAsia" w:hAnsiTheme="majorEastAsia"/>
                </w:rPr>
                <w:t>syncReceiptTimeout</w:t>
              </w:r>
              <w:proofErr w:type="spellEnd"/>
            </w:ins>
          </w:p>
        </w:tc>
        <w:tc>
          <w:tcPr>
            <w:tcW w:w="3172" w:type="dxa"/>
          </w:tcPr>
          <w:p w14:paraId="7FD2ED55" w14:textId="77777777" w:rsidR="00DA412A" w:rsidRDefault="00DA412A" w:rsidP="0034302B">
            <w:pPr>
              <w:spacing w:after="0" w:line="240" w:lineRule="auto"/>
              <w:ind w:firstLineChars="0" w:firstLine="0"/>
              <w:jc w:val="left"/>
              <w:rPr>
                <w:ins w:id="3206" w:author="天赐 余" w:date="2025-12-04T10:57:00Z" w16du:dateUtc="2025-12-04T02:57:00Z"/>
                <w:rFonts w:asciiTheme="majorEastAsia" w:eastAsiaTheme="majorEastAsia" w:hAnsiTheme="majorEastAsia" w:hint="eastAsia"/>
              </w:rPr>
            </w:pPr>
            <w:ins w:id="3207" w:author="天赐 余" w:date="2025-12-04T10:57:00Z" w16du:dateUtc="2025-12-04T02:57:00Z">
              <w:r>
                <w:rPr>
                  <w:rFonts w:asciiTheme="majorEastAsia" w:eastAsiaTheme="majorEastAsia" w:hAnsiTheme="majorEastAsia" w:hint="eastAsia"/>
                </w:rPr>
                <w:t>同步接收超时阈值，即从端口连续</w:t>
              </w:r>
              <w:proofErr w:type="spellStart"/>
              <w:r>
                <w:rPr>
                  <w:rFonts w:asciiTheme="majorEastAsia" w:eastAsiaTheme="majorEastAsia" w:hAnsiTheme="majorEastAsia"/>
                </w:rPr>
                <w:t>syncReceiptTimeout</w:t>
              </w:r>
              <w:proofErr w:type="spellEnd"/>
              <w:r>
                <w:rPr>
                  <w:rFonts w:asciiTheme="majorEastAsia" w:eastAsiaTheme="majorEastAsia" w:hAnsiTheme="majorEastAsia" w:hint="eastAsia"/>
                </w:rPr>
                <w:t>个同步间隔都未收到同步信息时，会判定主端口已停止发送</w:t>
              </w:r>
            </w:ins>
          </w:p>
        </w:tc>
        <w:tc>
          <w:tcPr>
            <w:tcW w:w="2020" w:type="dxa"/>
            <w:vAlign w:val="center"/>
          </w:tcPr>
          <w:p w14:paraId="59E7E4FE" w14:textId="77777777" w:rsidR="00DA412A" w:rsidRDefault="00DA412A" w:rsidP="0034302B">
            <w:pPr>
              <w:spacing w:after="0" w:line="240" w:lineRule="auto"/>
              <w:ind w:firstLineChars="0" w:firstLine="0"/>
              <w:jc w:val="left"/>
              <w:rPr>
                <w:ins w:id="3208" w:author="天赐 余" w:date="2025-12-04T10:57:00Z" w16du:dateUtc="2025-12-04T02:57:00Z"/>
                <w:rFonts w:asciiTheme="majorEastAsia" w:eastAsiaTheme="majorEastAsia" w:hAnsiTheme="majorEastAsia" w:hint="eastAsia"/>
              </w:rPr>
            </w:pPr>
            <w:ins w:id="3209" w:author="天赐 余" w:date="2025-12-04T10:57:00Z" w16du:dateUtc="2025-12-04T02:57:00Z">
              <w:r>
                <w:rPr>
                  <w:rFonts w:asciiTheme="majorEastAsia" w:eastAsiaTheme="majorEastAsia" w:hAnsiTheme="majorEastAsia"/>
                </w:rPr>
                <w:t>Uint8</w:t>
              </w:r>
            </w:ins>
          </w:p>
        </w:tc>
        <w:tc>
          <w:tcPr>
            <w:tcW w:w="992" w:type="dxa"/>
            <w:gridSpan w:val="2"/>
            <w:vAlign w:val="center"/>
          </w:tcPr>
          <w:p w14:paraId="3048BBB7" w14:textId="77777777" w:rsidR="00DA412A" w:rsidRDefault="00DA412A" w:rsidP="0034302B">
            <w:pPr>
              <w:spacing w:after="0" w:line="240" w:lineRule="auto"/>
              <w:ind w:firstLineChars="0" w:firstLine="0"/>
              <w:jc w:val="left"/>
              <w:rPr>
                <w:ins w:id="3210" w:author="天赐 余" w:date="2025-12-04T10:57:00Z" w16du:dateUtc="2025-12-04T02:57:00Z"/>
                <w:rFonts w:asciiTheme="majorEastAsia" w:eastAsiaTheme="majorEastAsia" w:hAnsiTheme="majorEastAsia" w:hint="eastAsia"/>
              </w:rPr>
            </w:pPr>
            <w:ins w:id="3211" w:author="天赐 余" w:date="2025-12-04T10:57:00Z" w16du:dateUtc="2025-12-04T02:57:00Z">
              <w:r>
                <w:rPr>
                  <w:rFonts w:asciiTheme="majorEastAsia" w:eastAsiaTheme="majorEastAsia" w:hAnsiTheme="majorEastAsia" w:hint="eastAsia"/>
                </w:rPr>
                <w:t>同步间隔数</w:t>
              </w:r>
            </w:ins>
          </w:p>
        </w:tc>
        <w:tc>
          <w:tcPr>
            <w:tcW w:w="1409" w:type="dxa"/>
            <w:gridSpan w:val="2"/>
            <w:vAlign w:val="center"/>
          </w:tcPr>
          <w:p w14:paraId="71563458" w14:textId="77777777" w:rsidR="00DA412A" w:rsidRDefault="00DA412A" w:rsidP="0034302B">
            <w:pPr>
              <w:spacing w:after="0" w:line="240" w:lineRule="auto"/>
              <w:ind w:firstLineChars="0" w:firstLine="0"/>
              <w:jc w:val="left"/>
              <w:rPr>
                <w:ins w:id="3212" w:author="天赐 余" w:date="2025-12-04T10:57:00Z" w16du:dateUtc="2025-12-04T02:57:00Z"/>
                <w:rFonts w:asciiTheme="majorEastAsia" w:eastAsiaTheme="majorEastAsia" w:hAnsiTheme="majorEastAsia" w:hint="eastAsia"/>
              </w:rPr>
            </w:pPr>
            <w:ins w:id="3213" w:author="天赐 余" w:date="2025-12-04T10:57:00Z" w16du:dateUtc="2025-12-04T02:57:00Z">
              <w:r>
                <w:rPr>
                  <w:rFonts w:asciiTheme="majorEastAsia" w:eastAsiaTheme="majorEastAsia" w:hAnsiTheme="majorEastAsia" w:hint="eastAsia"/>
                </w:rPr>
                <w:t>实际使用范围[2,10]整数</w:t>
              </w:r>
            </w:ins>
          </w:p>
        </w:tc>
      </w:tr>
      <w:tr w:rsidR="00DA412A" w14:paraId="04AE456F" w14:textId="77777777" w:rsidTr="00DA412A">
        <w:trPr>
          <w:trHeight w:val="363"/>
          <w:ins w:id="3214" w:author="天赐 余" w:date="2025-12-04T10:57:00Z"/>
        </w:trPr>
        <w:tc>
          <w:tcPr>
            <w:tcW w:w="806" w:type="dxa"/>
            <w:vMerge/>
          </w:tcPr>
          <w:p w14:paraId="407C93C1" w14:textId="77777777" w:rsidR="00DA412A" w:rsidRDefault="00DA412A" w:rsidP="0034302B">
            <w:pPr>
              <w:spacing w:after="0" w:line="240" w:lineRule="auto"/>
              <w:ind w:firstLineChars="0" w:firstLine="0"/>
              <w:jc w:val="left"/>
              <w:rPr>
                <w:ins w:id="3215" w:author="天赐 余" w:date="2025-12-04T10:57:00Z" w16du:dateUtc="2025-12-04T02:57:00Z"/>
                <w:rFonts w:asciiTheme="majorEastAsia" w:eastAsiaTheme="majorEastAsia" w:hAnsiTheme="majorEastAsia" w:hint="eastAsia"/>
              </w:rPr>
            </w:pPr>
          </w:p>
        </w:tc>
        <w:tc>
          <w:tcPr>
            <w:tcW w:w="2077" w:type="dxa"/>
            <w:vAlign w:val="center"/>
          </w:tcPr>
          <w:p w14:paraId="063D2371" w14:textId="77777777" w:rsidR="00DA412A" w:rsidRDefault="00DA412A" w:rsidP="0034302B">
            <w:pPr>
              <w:spacing w:after="0" w:line="240" w:lineRule="auto"/>
              <w:ind w:firstLineChars="0" w:firstLine="0"/>
              <w:jc w:val="left"/>
              <w:rPr>
                <w:ins w:id="3216" w:author="天赐 余" w:date="2025-12-04T10:57:00Z" w16du:dateUtc="2025-12-04T02:57:00Z"/>
                <w:rFonts w:asciiTheme="majorEastAsia" w:eastAsiaTheme="majorEastAsia" w:hAnsiTheme="majorEastAsia" w:hint="eastAsia"/>
              </w:rPr>
            </w:pPr>
            <w:proofErr w:type="spellStart"/>
            <w:ins w:id="3217" w:author="天赐 余" w:date="2025-12-04T10:57:00Z" w16du:dateUtc="2025-12-04T02:57:00Z">
              <w:r w:rsidRPr="00B05EAC">
                <w:rPr>
                  <w:rFonts w:asciiTheme="majorEastAsia" w:eastAsiaTheme="majorEastAsia" w:hAnsiTheme="majorEastAsia"/>
                </w:rPr>
                <w:t>delayAsymmetry</w:t>
              </w:r>
              <w:proofErr w:type="spellEnd"/>
            </w:ins>
          </w:p>
        </w:tc>
        <w:tc>
          <w:tcPr>
            <w:tcW w:w="3172" w:type="dxa"/>
          </w:tcPr>
          <w:p w14:paraId="72854EBC" w14:textId="77777777" w:rsidR="00DA412A" w:rsidRDefault="00DA412A" w:rsidP="0034302B">
            <w:pPr>
              <w:spacing w:after="0" w:line="240" w:lineRule="auto"/>
              <w:ind w:firstLineChars="0" w:firstLine="0"/>
              <w:jc w:val="left"/>
              <w:rPr>
                <w:ins w:id="3218" w:author="天赐 余" w:date="2025-12-04T10:57:00Z" w16du:dateUtc="2025-12-04T02:57:00Z"/>
                <w:rFonts w:asciiTheme="majorEastAsia" w:eastAsiaTheme="majorEastAsia" w:hAnsiTheme="majorEastAsia" w:hint="eastAsia"/>
              </w:rPr>
            </w:pPr>
            <w:ins w:id="3219" w:author="天赐 余" w:date="2025-12-04T10:57:00Z" w16du:dateUtc="2025-12-04T02:57:00Z">
              <w:r w:rsidRPr="00B05EAC">
                <w:rPr>
                  <w:rFonts w:asciiTheme="majorEastAsia" w:eastAsiaTheme="majorEastAsia" w:hAnsiTheme="majorEastAsia" w:hint="eastAsia"/>
                </w:rPr>
                <w:t>链路传播延迟的不对称值</w:t>
              </w:r>
              <w:r>
                <w:rPr>
                  <w:rFonts w:asciiTheme="majorEastAsia" w:eastAsiaTheme="majorEastAsia" w:hAnsiTheme="majorEastAsia" w:hint="eastAsia"/>
                </w:rPr>
                <w:t>。用于对链路延时不对称情况下的补偿</w:t>
              </w:r>
            </w:ins>
          </w:p>
        </w:tc>
        <w:tc>
          <w:tcPr>
            <w:tcW w:w="2020" w:type="dxa"/>
            <w:vAlign w:val="center"/>
          </w:tcPr>
          <w:p w14:paraId="7F2A7456" w14:textId="77777777" w:rsidR="00DA412A" w:rsidRDefault="00DA412A" w:rsidP="0034302B">
            <w:pPr>
              <w:spacing w:after="0" w:line="240" w:lineRule="auto"/>
              <w:ind w:firstLineChars="0" w:firstLine="0"/>
              <w:jc w:val="left"/>
              <w:rPr>
                <w:ins w:id="3220" w:author="天赐 余" w:date="2025-12-04T10:57:00Z" w16du:dateUtc="2025-12-04T02:57:00Z"/>
                <w:rFonts w:asciiTheme="majorEastAsia" w:eastAsiaTheme="majorEastAsia" w:hAnsiTheme="majorEastAsia" w:hint="eastAsia"/>
              </w:rPr>
            </w:pPr>
            <w:ins w:id="3221" w:author="天赐 余" w:date="2025-12-04T10:57:00Z" w16du:dateUtc="2025-12-04T02:57:00Z">
              <w:r w:rsidRPr="00B05EAC">
                <w:rPr>
                  <w:rFonts w:asciiTheme="majorEastAsia" w:eastAsiaTheme="majorEastAsia" w:hAnsiTheme="majorEastAsia"/>
                </w:rPr>
                <w:t>Integer96</w:t>
              </w:r>
            </w:ins>
          </w:p>
        </w:tc>
        <w:tc>
          <w:tcPr>
            <w:tcW w:w="992" w:type="dxa"/>
            <w:gridSpan w:val="2"/>
            <w:vAlign w:val="center"/>
          </w:tcPr>
          <w:p w14:paraId="1ABDF2C4" w14:textId="77777777" w:rsidR="00DA412A" w:rsidRDefault="00DA412A" w:rsidP="0034302B">
            <w:pPr>
              <w:spacing w:after="0" w:line="240" w:lineRule="auto"/>
              <w:ind w:firstLineChars="0" w:firstLine="0"/>
              <w:jc w:val="left"/>
              <w:rPr>
                <w:ins w:id="3222" w:author="天赐 余" w:date="2025-12-04T10:57:00Z" w16du:dateUtc="2025-12-04T02:57:00Z"/>
                <w:rFonts w:asciiTheme="majorEastAsia" w:eastAsiaTheme="majorEastAsia" w:hAnsiTheme="majorEastAsia" w:hint="eastAsia"/>
              </w:rPr>
            </w:pPr>
            <w:ins w:id="3223" w:author="天赐 余" w:date="2025-12-04T10:57:00Z" w16du:dateUtc="2025-12-04T02:57:00Z">
              <w:r w:rsidRPr="00B05EAC">
                <w:rPr>
                  <w:rFonts w:asciiTheme="majorEastAsia" w:eastAsiaTheme="majorEastAsia" w:hAnsiTheme="majorEastAsia"/>
                </w:rPr>
                <w:t>2</w:t>
              </w:r>
              <w:r>
                <w:rPr>
                  <w:rFonts w:ascii="Cambria Math" w:eastAsiaTheme="majorEastAsia" w:hAnsi="Cambria Math" w:cs="Cambria Math" w:hint="eastAsia"/>
                  <w:vertAlign w:val="superscript"/>
                </w:rPr>
                <w:t>-16</w:t>
              </w:r>
              <w:r w:rsidRPr="00B05EAC">
                <w:rPr>
                  <w:rFonts w:asciiTheme="majorEastAsia" w:eastAsiaTheme="majorEastAsia" w:hAnsiTheme="majorEastAsia" w:hint="eastAsia"/>
                </w:rPr>
                <w:t>纳秒</w:t>
              </w:r>
            </w:ins>
          </w:p>
        </w:tc>
        <w:tc>
          <w:tcPr>
            <w:tcW w:w="1409" w:type="dxa"/>
            <w:gridSpan w:val="2"/>
            <w:vAlign w:val="center"/>
          </w:tcPr>
          <w:p w14:paraId="041715DC" w14:textId="77777777" w:rsidR="00DA412A" w:rsidRDefault="00DA412A" w:rsidP="0034302B">
            <w:pPr>
              <w:spacing w:after="0" w:line="240" w:lineRule="auto"/>
              <w:ind w:firstLineChars="0" w:firstLine="0"/>
              <w:jc w:val="left"/>
              <w:rPr>
                <w:ins w:id="3224" w:author="天赐 余" w:date="2025-12-04T10:57:00Z" w16du:dateUtc="2025-12-04T02:57:00Z"/>
                <w:rFonts w:asciiTheme="majorEastAsia" w:eastAsiaTheme="majorEastAsia" w:hAnsiTheme="majorEastAsia" w:hint="eastAsia"/>
              </w:rPr>
            </w:pPr>
            <w:ins w:id="3225" w:author="天赐 余" w:date="2025-12-04T10:57:00Z" w16du:dateUtc="2025-12-04T02:57:00Z">
              <w:r>
                <w:rPr>
                  <w:rFonts w:asciiTheme="majorEastAsia" w:eastAsiaTheme="majorEastAsia" w:hAnsiTheme="majorEastAsia" w:hint="eastAsia"/>
                </w:rPr>
                <w:t>通常在[-100ns,100ns]</w:t>
              </w:r>
            </w:ins>
          </w:p>
        </w:tc>
      </w:tr>
    </w:tbl>
    <w:p w14:paraId="6A7D6D39" w14:textId="77777777" w:rsidR="00717322" w:rsidRDefault="00717322">
      <w:pPr>
        <w:ind w:firstLineChars="0" w:firstLine="0"/>
      </w:pPr>
    </w:p>
    <w:p w14:paraId="68D40A35" w14:textId="539BD174" w:rsidR="00717322" w:rsidRDefault="00000000">
      <w:pPr>
        <w:numPr>
          <w:ilvl w:val="0"/>
          <w:numId w:val="17"/>
        </w:numPr>
        <w:ind w:firstLine="560"/>
      </w:pPr>
      <w:r>
        <w:rPr>
          <w:rFonts w:hint="eastAsia"/>
        </w:rPr>
        <w:t>时间感知整形（</w:t>
      </w:r>
      <w:proofErr w:type="spellStart"/>
      <w:r>
        <w:rPr>
          <w:rFonts w:hint="eastAsia"/>
        </w:rPr>
        <w:t>Q</w:t>
      </w:r>
      <w:ins w:id="3226" w:author="天赐 余" w:date="2025-12-01T16:55:00Z" w16du:dateUtc="2025-12-01T08:55:00Z">
        <w:r w:rsidR="00291F21">
          <w:rPr>
            <w:rFonts w:hint="eastAsia"/>
          </w:rPr>
          <w:t>bv</w:t>
        </w:r>
      </w:ins>
      <w:proofErr w:type="spellEnd"/>
      <w:del w:id="3227" w:author="天赐 余" w:date="2025-12-01T16:55:00Z" w16du:dateUtc="2025-12-01T08:55:00Z">
        <w:r w:rsidDel="00291F21">
          <w:rPr>
            <w:rFonts w:hint="eastAsia"/>
          </w:rPr>
          <w:delText>BV</w:delText>
        </w:r>
      </w:del>
      <w:r>
        <w:rPr>
          <w:rFonts w:hint="eastAsia"/>
        </w:rPr>
        <w:t>）参数</w:t>
      </w:r>
    </w:p>
    <w:p w14:paraId="05D50FCF" w14:textId="48418858" w:rsidR="00C069EB" w:rsidRDefault="00C069EB">
      <w:pPr>
        <w:pStyle w:val="a7"/>
        <w:keepNext/>
        <w:rPr>
          <w:ins w:id="3228" w:author="天赐 余" w:date="2025-12-04T10:58:00Z" w16du:dateUtc="2025-12-04T02:58:00Z"/>
        </w:rPr>
        <w:pPrChange w:id="3229" w:author="天赐 余" w:date="2025-12-04T10:58:00Z" w16du:dateUtc="2025-12-04T02:58:00Z">
          <w:pPr>
            <w:ind w:firstLine="560"/>
          </w:pPr>
        </w:pPrChange>
      </w:pPr>
      <w:ins w:id="3230" w:author="天赐 余" w:date="2025-12-04T10:58:00Z" w16du:dateUtc="2025-12-04T02:58: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3231" w:author="天赐 余" w:date="2025-12-04T10:58:00Z" w16du:dateUtc="2025-12-04T02:58:00Z">
        <w:r>
          <w:rPr>
            <w:noProof/>
          </w:rPr>
          <w:t>15</w:t>
        </w:r>
        <w:r>
          <w:fldChar w:fldCharType="end"/>
        </w:r>
        <w:r>
          <w:rPr>
            <w:rFonts w:hint="eastAsia"/>
          </w:rPr>
          <w:t xml:space="preserve"> </w:t>
        </w:r>
      </w:ins>
      <w:ins w:id="3232" w:author="天赐 余" w:date="2025-12-04T11:07:00Z" w16du:dateUtc="2025-12-04T03:07:00Z">
        <w:r w:rsidR="008425B0">
          <w:rPr>
            <w:rFonts w:hint="eastAsia"/>
          </w:rPr>
          <w:t>网卡</w:t>
        </w:r>
      </w:ins>
      <w:ins w:id="3233" w:author="天赐 余" w:date="2025-12-04T10:58:00Z" w16du:dateUtc="2025-12-04T02:58:00Z">
        <w:r>
          <w:rPr>
            <w:rFonts w:hint="eastAsia"/>
          </w:rPr>
          <w:t>时间感知</w:t>
        </w:r>
      </w:ins>
      <w:ins w:id="3234" w:author="天赐 余" w:date="2025-12-04T10:59:00Z" w16du:dateUtc="2025-12-04T02:59:00Z">
        <w:r>
          <w:rPr>
            <w:rFonts w:hint="eastAsia"/>
          </w:rPr>
          <w:t>整形参数</w:t>
        </w:r>
      </w:ins>
    </w:p>
    <w:tbl>
      <w:tblPr>
        <w:tblStyle w:val="aff1"/>
        <w:tblW w:w="9694" w:type="dxa"/>
        <w:tblLayout w:type="fixed"/>
        <w:tblLook w:val="04A0" w:firstRow="1" w:lastRow="0" w:firstColumn="1" w:lastColumn="0" w:noHBand="0" w:noVBand="1"/>
      </w:tblPr>
      <w:tblGrid>
        <w:gridCol w:w="2070"/>
        <w:gridCol w:w="3162"/>
        <w:gridCol w:w="1993"/>
        <w:gridCol w:w="365"/>
        <w:gridCol w:w="627"/>
        <w:gridCol w:w="425"/>
        <w:gridCol w:w="1052"/>
      </w:tblGrid>
      <w:tr w:rsidR="00717322" w:rsidDel="004A37EF" w14:paraId="30F76519" w14:textId="516FC7A9" w:rsidTr="004A37EF">
        <w:trPr>
          <w:gridAfter w:val="1"/>
          <w:wAfter w:w="1052" w:type="dxa"/>
          <w:trHeight w:val="366"/>
          <w:del w:id="3235" w:author="天赐 余" w:date="2025-12-04T10:58:00Z"/>
        </w:trPr>
        <w:tc>
          <w:tcPr>
            <w:tcW w:w="2070" w:type="dxa"/>
            <w:vAlign w:val="center"/>
          </w:tcPr>
          <w:p w14:paraId="5A66E351" w14:textId="594C2AF1" w:rsidR="00717322" w:rsidDel="004A37EF" w:rsidRDefault="00000000">
            <w:pPr>
              <w:spacing w:after="0" w:line="240" w:lineRule="auto"/>
              <w:ind w:firstLineChars="0" w:firstLine="0"/>
              <w:jc w:val="center"/>
              <w:rPr>
                <w:del w:id="3236" w:author="天赐 余" w:date="2025-12-04T10:58:00Z" w16du:dateUtc="2025-12-04T02:58:00Z"/>
                <w:rFonts w:asciiTheme="majorEastAsia" w:eastAsiaTheme="majorEastAsia" w:hAnsiTheme="majorEastAsia" w:hint="eastAsia"/>
                <w:b/>
                <w:bCs/>
              </w:rPr>
            </w:pPr>
            <w:del w:id="3237" w:author="天赐 余" w:date="2025-12-04T10:58:00Z" w16du:dateUtc="2025-12-04T02:58:00Z">
              <w:r w:rsidDel="004A37EF">
                <w:rPr>
                  <w:rFonts w:asciiTheme="majorEastAsia" w:eastAsiaTheme="majorEastAsia" w:hAnsiTheme="majorEastAsia" w:hint="eastAsia"/>
                  <w:b/>
                  <w:bCs/>
                </w:rPr>
                <w:delText>参数</w:delText>
              </w:r>
            </w:del>
          </w:p>
        </w:tc>
        <w:tc>
          <w:tcPr>
            <w:tcW w:w="3162" w:type="dxa"/>
          </w:tcPr>
          <w:p w14:paraId="382B819A" w14:textId="5A183844" w:rsidR="00717322" w:rsidDel="004A37EF" w:rsidRDefault="00000000">
            <w:pPr>
              <w:spacing w:after="0" w:line="240" w:lineRule="auto"/>
              <w:ind w:firstLineChars="0" w:firstLine="0"/>
              <w:jc w:val="center"/>
              <w:rPr>
                <w:del w:id="3238" w:author="天赐 余" w:date="2025-12-04T10:58:00Z" w16du:dateUtc="2025-12-04T02:58:00Z"/>
                <w:rFonts w:asciiTheme="majorEastAsia" w:eastAsiaTheme="majorEastAsia" w:hAnsiTheme="majorEastAsia" w:hint="eastAsia"/>
                <w:b/>
                <w:bCs/>
              </w:rPr>
            </w:pPr>
            <w:del w:id="3239" w:author="天赐 余" w:date="2025-12-04T10:58:00Z" w16du:dateUtc="2025-12-04T02:58:00Z">
              <w:r w:rsidDel="004A37EF">
                <w:rPr>
                  <w:rFonts w:asciiTheme="majorEastAsia" w:eastAsiaTheme="majorEastAsia" w:hAnsiTheme="majorEastAsia" w:hint="eastAsia"/>
                  <w:b/>
                  <w:bCs/>
                </w:rPr>
                <w:delText>含义</w:delText>
              </w:r>
            </w:del>
          </w:p>
        </w:tc>
        <w:tc>
          <w:tcPr>
            <w:tcW w:w="2358" w:type="dxa"/>
            <w:gridSpan w:val="2"/>
          </w:tcPr>
          <w:p w14:paraId="7817CF5A" w14:textId="6E3364F0" w:rsidR="00717322" w:rsidDel="004A37EF" w:rsidRDefault="00000000">
            <w:pPr>
              <w:spacing w:after="0" w:line="240" w:lineRule="auto"/>
              <w:ind w:firstLineChars="0" w:firstLine="0"/>
              <w:jc w:val="center"/>
              <w:rPr>
                <w:del w:id="3240" w:author="天赐 余" w:date="2025-12-04T10:58:00Z" w16du:dateUtc="2025-12-04T02:58:00Z"/>
                <w:rFonts w:asciiTheme="majorEastAsia" w:eastAsiaTheme="majorEastAsia" w:hAnsiTheme="majorEastAsia" w:hint="eastAsia"/>
                <w:b/>
                <w:bCs/>
              </w:rPr>
            </w:pPr>
            <w:del w:id="3241" w:author="天赐 余" w:date="2025-12-04T10:58:00Z" w16du:dateUtc="2025-12-04T02:58:00Z">
              <w:r w:rsidDel="004A37EF">
                <w:rPr>
                  <w:rFonts w:asciiTheme="majorEastAsia" w:eastAsiaTheme="majorEastAsia" w:hAnsiTheme="majorEastAsia" w:hint="eastAsia"/>
                  <w:b/>
                  <w:bCs/>
                </w:rPr>
                <w:delText>类型</w:delText>
              </w:r>
            </w:del>
          </w:p>
        </w:tc>
        <w:tc>
          <w:tcPr>
            <w:tcW w:w="1052" w:type="dxa"/>
            <w:gridSpan w:val="2"/>
            <w:vAlign w:val="center"/>
          </w:tcPr>
          <w:p w14:paraId="447AAACD" w14:textId="44B43C08" w:rsidR="00717322" w:rsidDel="004A37EF" w:rsidRDefault="00000000">
            <w:pPr>
              <w:spacing w:after="0" w:line="240" w:lineRule="auto"/>
              <w:ind w:firstLineChars="0" w:firstLine="0"/>
              <w:jc w:val="center"/>
              <w:rPr>
                <w:del w:id="3242" w:author="天赐 余" w:date="2025-12-04T10:58:00Z" w16du:dateUtc="2025-12-04T02:58:00Z"/>
                <w:rFonts w:asciiTheme="majorEastAsia" w:eastAsiaTheme="majorEastAsia" w:hAnsiTheme="majorEastAsia" w:hint="eastAsia"/>
                <w:b/>
                <w:bCs/>
              </w:rPr>
            </w:pPr>
            <w:del w:id="3243" w:author="天赐 余" w:date="2025-12-04T10:58:00Z" w16du:dateUtc="2025-12-04T02:58:00Z">
              <w:r w:rsidDel="004A37EF">
                <w:rPr>
                  <w:rFonts w:asciiTheme="majorEastAsia" w:eastAsiaTheme="majorEastAsia" w:hAnsiTheme="majorEastAsia" w:hint="eastAsia"/>
                  <w:b/>
                  <w:bCs/>
                </w:rPr>
                <w:delText>量纲</w:delText>
              </w:r>
            </w:del>
          </w:p>
        </w:tc>
      </w:tr>
      <w:tr w:rsidR="00717322" w:rsidDel="004A37EF" w14:paraId="4C1A4E1C" w14:textId="3AD24B3C" w:rsidTr="004A37EF">
        <w:trPr>
          <w:gridAfter w:val="1"/>
          <w:wAfter w:w="1052" w:type="dxa"/>
          <w:trHeight w:val="1084"/>
          <w:del w:id="3244" w:author="天赐 余" w:date="2025-12-04T10:58:00Z"/>
        </w:trPr>
        <w:tc>
          <w:tcPr>
            <w:tcW w:w="2070" w:type="dxa"/>
            <w:vAlign w:val="center"/>
          </w:tcPr>
          <w:p w14:paraId="1DEE35C5" w14:textId="484B868B" w:rsidR="00717322" w:rsidDel="004A37EF" w:rsidRDefault="00000000">
            <w:pPr>
              <w:spacing w:after="0" w:line="240" w:lineRule="auto"/>
              <w:ind w:firstLineChars="0" w:firstLine="0"/>
              <w:jc w:val="left"/>
              <w:rPr>
                <w:del w:id="3245" w:author="天赐 余" w:date="2025-12-04T10:58:00Z" w16du:dateUtc="2025-12-04T02:58:00Z"/>
                <w:rFonts w:asciiTheme="majorEastAsia" w:eastAsiaTheme="majorEastAsia" w:hAnsiTheme="majorEastAsia" w:hint="eastAsia"/>
              </w:rPr>
            </w:pPr>
            <w:del w:id="3246" w:author="天赐 余" w:date="2025-12-04T10:58:00Z" w16du:dateUtc="2025-12-04T02:58:00Z">
              <w:r w:rsidDel="004A37EF">
                <w:rPr>
                  <w:rFonts w:asciiTheme="majorEastAsia" w:eastAsiaTheme="majorEastAsia" w:hAnsiTheme="majorEastAsia"/>
                </w:rPr>
                <w:delText>GateEnabled</w:delText>
              </w:r>
            </w:del>
          </w:p>
        </w:tc>
        <w:tc>
          <w:tcPr>
            <w:tcW w:w="3162" w:type="dxa"/>
          </w:tcPr>
          <w:p w14:paraId="56917732" w14:textId="14756EC5" w:rsidR="00717322" w:rsidDel="004A37EF" w:rsidRDefault="00000000">
            <w:pPr>
              <w:spacing w:after="0" w:line="240" w:lineRule="auto"/>
              <w:ind w:firstLineChars="0" w:firstLine="0"/>
              <w:jc w:val="left"/>
              <w:rPr>
                <w:del w:id="3247" w:author="天赐 余" w:date="2025-12-04T10:58:00Z" w16du:dateUtc="2025-12-04T02:58:00Z"/>
                <w:rFonts w:asciiTheme="majorEastAsia" w:eastAsiaTheme="majorEastAsia" w:hAnsiTheme="majorEastAsia" w:hint="eastAsia"/>
              </w:rPr>
            </w:pPr>
            <w:del w:id="3248" w:author="天赐 余" w:date="2025-12-04T10:58:00Z" w16du:dateUtc="2025-12-04T02:58:00Z">
              <w:r w:rsidDel="004A37EF">
                <w:rPr>
                  <w:rFonts w:asciiTheme="majorEastAsia" w:eastAsiaTheme="majorEastAsia" w:hAnsiTheme="majorEastAsia" w:hint="eastAsia"/>
                </w:rPr>
                <w:delText>门控使能，True表示使能门控，False表示不使能门控</w:delText>
              </w:r>
            </w:del>
          </w:p>
        </w:tc>
        <w:tc>
          <w:tcPr>
            <w:tcW w:w="2358" w:type="dxa"/>
            <w:gridSpan w:val="2"/>
            <w:vAlign w:val="center"/>
          </w:tcPr>
          <w:p w14:paraId="25968E96" w14:textId="78274119" w:rsidR="00717322" w:rsidDel="004A37EF" w:rsidRDefault="00000000">
            <w:pPr>
              <w:spacing w:after="0" w:line="240" w:lineRule="auto"/>
              <w:ind w:firstLineChars="0" w:firstLine="0"/>
              <w:jc w:val="left"/>
              <w:rPr>
                <w:del w:id="3249" w:author="天赐 余" w:date="2025-12-04T10:58:00Z" w16du:dateUtc="2025-12-04T02:58:00Z"/>
                <w:rFonts w:asciiTheme="majorEastAsia" w:eastAsiaTheme="majorEastAsia" w:hAnsiTheme="majorEastAsia" w:hint="eastAsia"/>
              </w:rPr>
            </w:pPr>
            <w:del w:id="3250" w:author="天赐 余" w:date="2025-12-04T10:58:00Z" w16du:dateUtc="2025-12-04T02:58:00Z">
              <w:r w:rsidDel="004A37EF">
                <w:rPr>
                  <w:rFonts w:asciiTheme="majorEastAsia" w:eastAsiaTheme="majorEastAsia" w:hAnsiTheme="majorEastAsia"/>
                </w:rPr>
                <w:delText>Boolean</w:delText>
              </w:r>
            </w:del>
          </w:p>
        </w:tc>
        <w:tc>
          <w:tcPr>
            <w:tcW w:w="1052" w:type="dxa"/>
            <w:gridSpan w:val="2"/>
            <w:vAlign w:val="center"/>
          </w:tcPr>
          <w:p w14:paraId="1BE8C6AB" w14:textId="14F94B81" w:rsidR="00717322" w:rsidDel="004A37EF" w:rsidRDefault="00717322">
            <w:pPr>
              <w:spacing w:after="0" w:line="240" w:lineRule="auto"/>
              <w:ind w:firstLineChars="0" w:firstLine="0"/>
              <w:jc w:val="left"/>
              <w:rPr>
                <w:del w:id="3251" w:author="天赐 余" w:date="2025-12-04T10:58:00Z" w16du:dateUtc="2025-12-04T02:58:00Z"/>
                <w:rFonts w:asciiTheme="majorEastAsia" w:eastAsiaTheme="majorEastAsia" w:hAnsiTheme="majorEastAsia" w:hint="eastAsia"/>
              </w:rPr>
            </w:pPr>
          </w:p>
        </w:tc>
      </w:tr>
      <w:tr w:rsidR="00717322" w:rsidDel="004A37EF" w14:paraId="438AB106" w14:textId="07537BB0" w:rsidTr="004A37EF">
        <w:trPr>
          <w:gridAfter w:val="1"/>
          <w:wAfter w:w="1052" w:type="dxa"/>
          <w:trHeight w:val="732"/>
          <w:del w:id="3252" w:author="天赐 余" w:date="2025-12-04T10:58:00Z"/>
        </w:trPr>
        <w:tc>
          <w:tcPr>
            <w:tcW w:w="2070" w:type="dxa"/>
            <w:vAlign w:val="center"/>
          </w:tcPr>
          <w:p w14:paraId="283366A9" w14:textId="309D1F8E" w:rsidR="00717322" w:rsidDel="004A37EF" w:rsidRDefault="00000000">
            <w:pPr>
              <w:spacing w:after="0" w:line="240" w:lineRule="auto"/>
              <w:ind w:firstLineChars="0" w:firstLine="0"/>
              <w:jc w:val="left"/>
              <w:rPr>
                <w:del w:id="3253" w:author="天赐 余" w:date="2025-12-04T10:58:00Z" w16du:dateUtc="2025-12-04T02:58:00Z"/>
                <w:rFonts w:asciiTheme="majorEastAsia" w:eastAsiaTheme="majorEastAsia" w:hAnsiTheme="majorEastAsia" w:hint="eastAsia"/>
              </w:rPr>
            </w:pPr>
            <w:del w:id="3254" w:author="天赐 余" w:date="2025-12-04T10:58:00Z" w16du:dateUtc="2025-12-04T02:58:00Z">
              <w:r w:rsidDel="004A37EF">
                <w:rPr>
                  <w:rFonts w:asciiTheme="majorEastAsia" w:eastAsiaTheme="majorEastAsia" w:hAnsiTheme="majorEastAsia"/>
                </w:rPr>
                <w:delText>AdminControlListLength</w:delText>
              </w:r>
            </w:del>
          </w:p>
        </w:tc>
        <w:tc>
          <w:tcPr>
            <w:tcW w:w="3162" w:type="dxa"/>
          </w:tcPr>
          <w:p w14:paraId="56F616BE" w14:textId="16D04D80" w:rsidR="00717322" w:rsidDel="004A37EF" w:rsidRDefault="00000000">
            <w:pPr>
              <w:spacing w:after="0" w:line="240" w:lineRule="auto"/>
              <w:ind w:firstLineChars="0" w:firstLine="0"/>
              <w:jc w:val="left"/>
              <w:rPr>
                <w:del w:id="3255" w:author="天赐 余" w:date="2025-12-04T10:58:00Z" w16du:dateUtc="2025-12-04T02:58:00Z"/>
                <w:rFonts w:asciiTheme="majorEastAsia" w:eastAsiaTheme="majorEastAsia" w:hAnsiTheme="majorEastAsia" w:hint="eastAsia"/>
              </w:rPr>
            </w:pPr>
            <w:del w:id="3256" w:author="天赐 余" w:date="2025-12-04T10:58:00Z" w16du:dateUtc="2025-12-04T02:58:00Z">
              <w:r w:rsidDel="004A37EF">
                <w:rPr>
                  <w:rFonts w:asciiTheme="majorEastAsia" w:eastAsiaTheme="majorEastAsia" w:hAnsiTheme="majorEastAsia" w:hint="eastAsia"/>
                </w:rPr>
                <w:delText>门控表长度，门控表表项数</w:delText>
              </w:r>
            </w:del>
          </w:p>
        </w:tc>
        <w:tc>
          <w:tcPr>
            <w:tcW w:w="2358" w:type="dxa"/>
            <w:gridSpan w:val="2"/>
            <w:vAlign w:val="center"/>
          </w:tcPr>
          <w:p w14:paraId="39D35D73" w14:textId="5039E2D8" w:rsidR="00717322" w:rsidDel="004A37EF" w:rsidRDefault="00000000">
            <w:pPr>
              <w:spacing w:after="0" w:line="240" w:lineRule="auto"/>
              <w:ind w:firstLineChars="0" w:firstLine="0"/>
              <w:jc w:val="left"/>
              <w:rPr>
                <w:del w:id="3257" w:author="天赐 余" w:date="2025-12-04T10:58:00Z" w16du:dateUtc="2025-12-04T02:58:00Z"/>
                <w:rFonts w:asciiTheme="majorEastAsia" w:eastAsiaTheme="majorEastAsia" w:hAnsiTheme="majorEastAsia" w:hint="eastAsia"/>
              </w:rPr>
            </w:pPr>
            <w:del w:id="3258" w:author="天赐 余" w:date="2025-12-04T10:58:00Z" w16du:dateUtc="2025-12-04T02:58:00Z">
              <w:r w:rsidDel="004A37EF">
                <w:rPr>
                  <w:rFonts w:asciiTheme="majorEastAsia" w:eastAsiaTheme="majorEastAsia" w:hAnsiTheme="majorEastAsia" w:hint="eastAsia"/>
                </w:rPr>
                <w:delText>U</w:delText>
              </w:r>
              <w:r w:rsidDel="004A37EF">
                <w:rPr>
                  <w:rFonts w:asciiTheme="majorEastAsia" w:eastAsiaTheme="majorEastAsia" w:hAnsiTheme="majorEastAsia"/>
                </w:rPr>
                <w:delText>int</w:delText>
              </w:r>
            </w:del>
          </w:p>
        </w:tc>
        <w:tc>
          <w:tcPr>
            <w:tcW w:w="1052" w:type="dxa"/>
            <w:gridSpan w:val="2"/>
            <w:vAlign w:val="center"/>
          </w:tcPr>
          <w:p w14:paraId="7CB4EA3A" w14:textId="57C04CE9" w:rsidR="00717322" w:rsidDel="004A37EF" w:rsidRDefault="00000000">
            <w:pPr>
              <w:spacing w:after="0" w:line="240" w:lineRule="auto"/>
              <w:ind w:firstLineChars="0" w:firstLine="0"/>
              <w:jc w:val="left"/>
              <w:rPr>
                <w:del w:id="3259" w:author="天赐 余" w:date="2025-12-04T10:58:00Z" w16du:dateUtc="2025-12-04T02:58:00Z"/>
                <w:rFonts w:asciiTheme="majorEastAsia" w:eastAsiaTheme="majorEastAsia" w:hAnsiTheme="majorEastAsia" w:hint="eastAsia"/>
              </w:rPr>
            </w:pPr>
            <w:del w:id="3260" w:author="天赐 余" w:date="2025-12-04T10:58:00Z" w16du:dateUtc="2025-12-04T02:58:00Z">
              <w:r w:rsidDel="004A37EF">
                <w:rPr>
                  <w:rFonts w:asciiTheme="majorEastAsia" w:eastAsiaTheme="majorEastAsia" w:hAnsiTheme="majorEastAsia" w:hint="eastAsia"/>
                </w:rPr>
                <w:delText>表项个数</w:delText>
              </w:r>
            </w:del>
          </w:p>
        </w:tc>
      </w:tr>
      <w:tr w:rsidR="00717322" w:rsidDel="004A37EF" w14:paraId="6AA734DA" w14:textId="19B316B6" w:rsidTr="004A37EF">
        <w:trPr>
          <w:gridAfter w:val="1"/>
          <w:wAfter w:w="1052" w:type="dxa"/>
          <w:trHeight w:val="732"/>
          <w:del w:id="3261" w:author="天赐 余" w:date="2025-12-04T10:58:00Z"/>
        </w:trPr>
        <w:tc>
          <w:tcPr>
            <w:tcW w:w="2070" w:type="dxa"/>
            <w:vAlign w:val="center"/>
          </w:tcPr>
          <w:p w14:paraId="3AB61A0F" w14:textId="28BCB7C6" w:rsidR="00717322" w:rsidDel="004A37EF" w:rsidRDefault="00000000">
            <w:pPr>
              <w:spacing w:after="0" w:line="240" w:lineRule="auto"/>
              <w:ind w:firstLineChars="0" w:firstLine="0"/>
              <w:jc w:val="left"/>
              <w:rPr>
                <w:del w:id="3262" w:author="天赐 余" w:date="2025-12-04T10:58:00Z" w16du:dateUtc="2025-12-04T02:58:00Z"/>
                <w:rFonts w:asciiTheme="majorEastAsia" w:eastAsiaTheme="majorEastAsia" w:hAnsiTheme="majorEastAsia" w:hint="eastAsia"/>
              </w:rPr>
            </w:pPr>
            <w:del w:id="3263" w:author="天赐 余" w:date="2025-12-04T10:58:00Z" w16du:dateUtc="2025-12-04T02:58:00Z">
              <w:r w:rsidDel="004A37EF">
                <w:rPr>
                  <w:rFonts w:asciiTheme="majorEastAsia" w:eastAsiaTheme="majorEastAsia" w:hAnsiTheme="majorEastAsia"/>
                </w:rPr>
                <w:delText>GateControlEntry</w:delText>
              </w:r>
              <w:r w:rsidDel="004A37EF">
                <w:rPr>
                  <w:rFonts w:asciiTheme="majorEastAsia" w:eastAsiaTheme="majorEastAsia" w:hAnsiTheme="majorEastAsia" w:hint="eastAsia"/>
                </w:rPr>
                <w:delText>-operation_name</w:delText>
              </w:r>
            </w:del>
          </w:p>
        </w:tc>
        <w:tc>
          <w:tcPr>
            <w:tcW w:w="3162" w:type="dxa"/>
          </w:tcPr>
          <w:p w14:paraId="771273FC" w14:textId="6AE3008B" w:rsidR="00717322" w:rsidDel="004A37EF" w:rsidRDefault="00000000">
            <w:pPr>
              <w:spacing w:after="0" w:line="240" w:lineRule="auto"/>
              <w:ind w:firstLineChars="0" w:firstLine="0"/>
              <w:jc w:val="left"/>
              <w:rPr>
                <w:del w:id="3264" w:author="天赐 余" w:date="2025-12-04T10:58:00Z" w16du:dateUtc="2025-12-04T02:58:00Z"/>
                <w:rFonts w:asciiTheme="majorEastAsia" w:eastAsiaTheme="majorEastAsia" w:hAnsiTheme="majorEastAsia" w:hint="eastAsia"/>
              </w:rPr>
            </w:pPr>
            <w:del w:id="3265" w:author="天赐 余" w:date="2025-12-04T10:58:00Z" w16du:dateUtc="2025-12-04T02:58:00Z">
              <w:r w:rsidDel="004A37EF">
                <w:rPr>
                  <w:rFonts w:asciiTheme="majorEastAsia" w:eastAsiaTheme="majorEastAsia" w:hAnsiTheme="majorEastAsia" w:hint="eastAsia"/>
                </w:rPr>
                <w:delText>门控表表项(操作类型、门控状态、时间间隔)操作类型，目前仅包括设置门控</w:delText>
              </w:r>
            </w:del>
          </w:p>
        </w:tc>
        <w:tc>
          <w:tcPr>
            <w:tcW w:w="2358" w:type="dxa"/>
            <w:gridSpan w:val="2"/>
            <w:vAlign w:val="center"/>
          </w:tcPr>
          <w:p w14:paraId="19F86FC7" w14:textId="2198B7A1" w:rsidR="00717322" w:rsidDel="004A37EF" w:rsidRDefault="00000000">
            <w:pPr>
              <w:spacing w:after="0" w:line="240" w:lineRule="auto"/>
              <w:ind w:firstLineChars="0" w:firstLine="0"/>
              <w:jc w:val="left"/>
              <w:rPr>
                <w:del w:id="3266" w:author="天赐 余" w:date="2025-12-04T10:58:00Z" w16du:dateUtc="2025-12-04T02:58:00Z"/>
                <w:rFonts w:asciiTheme="majorEastAsia" w:eastAsiaTheme="majorEastAsia" w:hAnsiTheme="majorEastAsia" w:hint="eastAsia"/>
              </w:rPr>
            </w:pPr>
            <w:del w:id="3267" w:author="天赐 余" w:date="2025-12-04T10:58:00Z" w16du:dateUtc="2025-12-04T02:58:00Z">
              <w:r w:rsidDel="004A37EF">
                <w:rPr>
                  <w:rFonts w:asciiTheme="majorEastAsia" w:eastAsiaTheme="majorEastAsia" w:hAnsiTheme="majorEastAsia"/>
                </w:rPr>
                <w:delText>Enumeration</w:delText>
              </w:r>
            </w:del>
          </w:p>
        </w:tc>
        <w:tc>
          <w:tcPr>
            <w:tcW w:w="1052" w:type="dxa"/>
            <w:gridSpan w:val="2"/>
            <w:vAlign w:val="center"/>
          </w:tcPr>
          <w:p w14:paraId="6AE4E80D" w14:textId="7AC95AF3" w:rsidR="00717322" w:rsidDel="004A37EF" w:rsidRDefault="00717322">
            <w:pPr>
              <w:spacing w:after="0" w:line="240" w:lineRule="auto"/>
              <w:ind w:firstLineChars="0" w:firstLine="0"/>
              <w:jc w:val="left"/>
              <w:rPr>
                <w:del w:id="3268" w:author="天赐 余" w:date="2025-12-04T10:58:00Z" w16du:dateUtc="2025-12-04T02:58:00Z"/>
                <w:rFonts w:asciiTheme="majorEastAsia" w:eastAsiaTheme="majorEastAsia" w:hAnsiTheme="majorEastAsia" w:hint="eastAsia"/>
              </w:rPr>
            </w:pPr>
          </w:p>
        </w:tc>
      </w:tr>
      <w:tr w:rsidR="00717322" w:rsidDel="004A37EF" w14:paraId="487011BB" w14:textId="0E3135D2" w:rsidTr="004A37EF">
        <w:trPr>
          <w:gridAfter w:val="1"/>
          <w:wAfter w:w="1052" w:type="dxa"/>
          <w:trHeight w:val="732"/>
          <w:del w:id="3269" w:author="天赐 余" w:date="2025-12-04T10:58:00Z"/>
        </w:trPr>
        <w:tc>
          <w:tcPr>
            <w:tcW w:w="2070" w:type="dxa"/>
            <w:vAlign w:val="center"/>
          </w:tcPr>
          <w:p w14:paraId="2BA39265" w14:textId="067B1678" w:rsidR="00717322" w:rsidDel="004A37EF" w:rsidRDefault="00000000">
            <w:pPr>
              <w:spacing w:after="0" w:line="240" w:lineRule="auto"/>
              <w:ind w:firstLineChars="0" w:firstLine="0"/>
              <w:jc w:val="left"/>
              <w:rPr>
                <w:del w:id="3270" w:author="天赐 余" w:date="2025-12-04T10:58:00Z" w16du:dateUtc="2025-12-04T02:58:00Z"/>
                <w:rFonts w:asciiTheme="majorEastAsia" w:eastAsiaTheme="majorEastAsia" w:hAnsiTheme="majorEastAsia" w:hint="eastAsia"/>
              </w:rPr>
            </w:pPr>
            <w:del w:id="3271" w:author="天赐 余" w:date="2025-12-04T10:58:00Z" w16du:dateUtc="2025-12-04T02:58:00Z">
              <w:r w:rsidDel="004A37EF">
                <w:rPr>
                  <w:rFonts w:asciiTheme="majorEastAsia" w:eastAsiaTheme="majorEastAsia" w:hAnsiTheme="majorEastAsia"/>
                </w:rPr>
                <w:delText>GateControlEntry</w:delText>
              </w:r>
              <w:r w:rsidDel="004A37EF">
                <w:rPr>
                  <w:rFonts w:asciiTheme="majorEastAsia" w:eastAsiaTheme="majorEastAsia" w:hAnsiTheme="majorEastAsia" w:hint="eastAsia"/>
                </w:rPr>
                <w:delText>-gatestate</w:delText>
              </w:r>
            </w:del>
          </w:p>
        </w:tc>
        <w:tc>
          <w:tcPr>
            <w:tcW w:w="3162" w:type="dxa"/>
          </w:tcPr>
          <w:p w14:paraId="3D34088E" w14:textId="3B199E9C" w:rsidR="00717322" w:rsidDel="004A37EF" w:rsidRDefault="00000000">
            <w:pPr>
              <w:spacing w:after="0" w:line="240" w:lineRule="auto"/>
              <w:ind w:firstLineChars="0" w:firstLine="0"/>
              <w:jc w:val="left"/>
              <w:rPr>
                <w:del w:id="3272" w:author="天赐 余" w:date="2025-12-04T10:58:00Z" w16du:dateUtc="2025-12-04T02:58:00Z"/>
                <w:rFonts w:asciiTheme="majorEastAsia" w:eastAsiaTheme="majorEastAsia" w:hAnsiTheme="majorEastAsia" w:hint="eastAsia"/>
              </w:rPr>
            </w:pPr>
            <w:del w:id="3273" w:author="天赐 余" w:date="2025-12-04T10:58:00Z" w16du:dateUtc="2025-12-04T02:58:00Z">
              <w:r w:rsidDel="004A37EF">
                <w:rPr>
                  <w:rFonts w:asciiTheme="majorEastAsia" w:eastAsiaTheme="majorEastAsia" w:hAnsiTheme="majorEastAsia" w:hint="eastAsia"/>
                </w:rPr>
                <w:delText>门控状态，表示每个流量类的门状态（bit0~7对应TC0~TC7,0=关闭，1=打开），例如，0b11100101，表示优先</w:delText>
              </w:r>
              <w:r w:rsidDel="004A37EF">
                <w:rPr>
                  <w:rFonts w:asciiTheme="majorEastAsia" w:eastAsiaTheme="majorEastAsia" w:hAnsiTheme="majorEastAsia" w:hint="eastAsia"/>
                </w:rPr>
                <w:lastRenderedPageBreak/>
                <w:delText>级0、2、5、6、7队列打开。</w:delText>
              </w:r>
            </w:del>
          </w:p>
        </w:tc>
        <w:tc>
          <w:tcPr>
            <w:tcW w:w="2358" w:type="dxa"/>
            <w:gridSpan w:val="2"/>
            <w:vAlign w:val="center"/>
          </w:tcPr>
          <w:p w14:paraId="1038FD97" w14:textId="60E6962B" w:rsidR="00717322" w:rsidDel="004A37EF" w:rsidRDefault="00000000">
            <w:pPr>
              <w:spacing w:after="0" w:line="240" w:lineRule="auto"/>
              <w:ind w:firstLineChars="0" w:firstLine="0"/>
              <w:jc w:val="left"/>
              <w:rPr>
                <w:del w:id="3274" w:author="天赐 余" w:date="2025-12-04T10:58:00Z" w16du:dateUtc="2025-12-04T02:58:00Z"/>
                <w:rFonts w:asciiTheme="majorEastAsia" w:eastAsiaTheme="majorEastAsia" w:hAnsiTheme="majorEastAsia" w:hint="eastAsia"/>
              </w:rPr>
            </w:pPr>
            <w:del w:id="3275" w:author="天赐 余" w:date="2025-12-04T10:58:00Z" w16du:dateUtc="2025-12-04T02:58:00Z">
              <w:r w:rsidDel="004A37EF">
                <w:rPr>
                  <w:rFonts w:asciiTheme="majorEastAsia" w:eastAsiaTheme="majorEastAsia" w:hAnsiTheme="majorEastAsia" w:hint="eastAsia"/>
                </w:rPr>
                <w:lastRenderedPageBreak/>
                <w:delText>Uint8</w:delText>
              </w:r>
            </w:del>
          </w:p>
        </w:tc>
        <w:tc>
          <w:tcPr>
            <w:tcW w:w="1052" w:type="dxa"/>
            <w:gridSpan w:val="2"/>
            <w:vAlign w:val="center"/>
          </w:tcPr>
          <w:p w14:paraId="756540B3" w14:textId="091BE51D" w:rsidR="00717322" w:rsidDel="004A37EF" w:rsidRDefault="00717322">
            <w:pPr>
              <w:spacing w:after="0" w:line="240" w:lineRule="auto"/>
              <w:ind w:firstLineChars="0" w:firstLine="0"/>
              <w:jc w:val="left"/>
              <w:rPr>
                <w:del w:id="3276" w:author="天赐 余" w:date="2025-12-04T10:58:00Z" w16du:dateUtc="2025-12-04T02:58:00Z"/>
                <w:rFonts w:asciiTheme="majorEastAsia" w:eastAsiaTheme="majorEastAsia" w:hAnsiTheme="majorEastAsia" w:hint="eastAsia"/>
              </w:rPr>
            </w:pPr>
          </w:p>
        </w:tc>
      </w:tr>
      <w:tr w:rsidR="00717322" w:rsidDel="004A37EF" w14:paraId="26FAB3DE" w14:textId="3E708DC4" w:rsidTr="004A37EF">
        <w:trPr>
          <w:gridAfter w:val="1"/>
          <w:wAfter w:w="1052" w:type="dxa"/>
          <w:trHeight w:val="732"/>
          <w:del w:id="3277" w:author="天赐 余" w:date="2025-12-04T10:58:00Z"/>
        </w:trPr>
        <w:tc>
          <w:tcPr>
            <w:tcW w:w="2070" w:type="dxa"/>
            <w:vAlign w:val="center"/>
          </w:tcPr>
          <w:p w14:paraId="0E6512C5" w14:textId="10EA7A2E" w:rsidR="00717322" w:rsidDel="004A37EF" w:rsidRDefault="00000000">
            <w:pPr>
              <w:spacing w:after="0" w:line="240" w:lineRule="auto"/>
              <w:ind w:firstLineChars="0" w:firstLine="0"/>
              <w:jc w:val="left"/>
              <w:rPr>
                <w:del w:id="3278" w:author="天赐 余" w:date="2025-12-04T10:58:00Z" w16du:dateUtc="2025-12-04T02:58:00Z"/>
                <w:rFonts w:asciiTheme="majorEastAsia" w:eastAsiaTheme="majorEastAsia" w:hAnsiTheme="majorEastAsia" w:hint="eastAsia"/>
              </w:rPr>
            </w:pPr>
            <w:del w:id="3279" w:author="天赐 余" w:date="2025-12-04T10:58:00Z" w16du:dateUtc="2025-12-04T02:58:00Z">
              <w:r w:rsidDel="004A37EF">
                <w:rPr>
                  <w:rFonts w:asciiTheme="majorEastAsia" w:eastAsiaTheme="majorEastAsia" w:hAnsiTheme="majorEastAsia"/>
                </w:rPr>
                <w:delText>GateControlEntry</w:delText>
              </w:r>
              <w:r w:rsidDel="004A37EF">
                <w:rPr>
                  <w:rFonts w:asciiTheme="majorEastAsia" w:eastAsiaTheme="majorEastAsia" w:hAnsiTheme="majorEastAsia" w:hint="eastAsia"/>
                </w:rPr>
                <w:delText>-</w:delText>
              </w:r>
              <w:r w:rsidDel="004A37EF">
                <w:rPr>
                  <w:rFonts w:asciiTheme="majorEastAsia" w:eastAsiaTheme="majorEastAsia" w:hAnsiTheme="majorEastAsia"/>
                </w:rPr>
                <w:delText>TimeInterval</w:delText>
              </w:r>
            </w:del>
          </w:p>
        </w:tc>
        <w:tc>
          <w:tcPr>
            <w:tcW w:w="3162" w:type="dxa"/>
          </w:tcPr>
          <w:p w14:paraId="568DCF41" w14:textId="0E5DF5BB" w:rsidR="00717322" w:rsidDel="004A37EF" w:rsidRDefault="00000000">
            <w:pPr>
              <w:spacing w:after="0" w:line="240" w:lineRule="auto"/>
              <w:ind w:firstLineChars="0" w:firstLine="0"/>
              <w:jc w:val="left"/>
              <w:rPr>
                <w:del w:id="3280" w:author="天赐 余" w:date="2025-12-04T10:58:00Z" w16du:dateUtc="2025-12-04T02:58:00Z"/>
                <w:rFonts w:asciiTheme="majorEastAsia" w:eastAsiaTheme="majorEastAsia" w:hAnsiTheme="majorEastAsia" w:hint="eastAsia"/>
              </w:rPr>
            </w:pPr>
            <w:del w:id="3281" w:author="天赐 余" w:date="2025-12-04T10:58:00Z" w16du:dateUtc="2025-12-04T02:58:00Z">
              <w:r w:rsidDel="004A37EF">
                <w:rPr>
                  <w:rFonts w:asciiTheme="majorEastAsia" w:eastAsiaTheme="majorEastAsia" w:hAnsiTheme="majorEastAsia" w:hint="eastAsia"/>
                </w:rPr>
                <w:delText>门控持续时间</w:delText>
              </w:r>
            </w:del>
          </w:p>
        </w:tc>
        <w:tc>
          <w:tcPr>
            <w:tcW w:w="2358" w:type="dxa"/>
            <w:gridSpan w:val="2"/>
            <w:vAlign w:val="center"/>
          </w:tcPr>
          <w:p w14:paraId="1954D997" w14:textId="45A8B131" w:rsidR="00717322" w:rsidDel="004A37EF" w:rsidRDefault="00000000">
            <w:pPr>
              <w:spacing w:after="0" w:line="240" w:lineRule="auto"/>
              <w:ind w:firstLineChars="0" w:firstLine="0"/>
              <w:jc w:val="left"/>
              <w:rPr>
                <w:del w:id="3282" w:author="天赐 余" w:date="2025-12-04T10:58:00Z" w16du:dateUtc="2025-12-04T02:58:00Z"/>
                <w:rFonts w:asciiTheme="majorEastAsia" w:eastAsiaTheme="majorEastAsia" w:hAnsiTheme="majorEastAsia" w:hint="eastAsia"/>
              </w:rPr>
            </w:pPr>
            <w:del w:id="3283" w:author="天赐 余" w:date="2025-12-04T10:58:00Z" w16du:dateUtc="2025-12-04T02:58:00Z">
              <w:r w:rsidDel="004A37EF">
                <w:rPr>
                  <w:rFonts w:asciiTheme="majorEastAsia" w:eastAsiaTheme="majorEastAsia" w:hAnsiTheme="majorEastAsia" w:hint="eastAsia"/>
                </w:rPr>
                <w:delText>Uint32</w:delText>
              </w:r>
            </w:del>
          </w:p>
        </w:tc>
        <w:tc>
          <w:tcPr>
            <w:tcW w:w="1052" w:type="dxa"/>
            <w:gridSpan w:val="2"/>
            <w:vAlign w:val="center"/>
          </w:tcPr>
          <w:p w14:paraId="672C3BB0" w14:textId="73A28FB8" w:rsidR="00717322" w:rsidDel="004A37EF" w:rsidRDefault="00000000">
            <w:pPr>
              <w:spacing w:after="0" w:line="240" w:lineRule="auto"/>
              <w:ind w:firstLineChars="0" w:firstLine="0"/>
              <w:jc w:val="left"/>
              <w:rPr>
                <w:del w:id="3284" w:author="天赐 余" w:date="2025-12-04T10:58:00Z" w16du:dateUtc="2025-12-04T02:58:00Z"/>
                <w:rFonts w:asciiTheme="majorEastAsia" w:eastAsiaTheme="majorEastAsia" w:hAnsiTheme="majorEastAsia" w:hint="eastAsia"/>
              </w:rPr>
            </w:pPr>
            <w:del w:id="3285" w:author="天赐 余" w:date="2025-12-04T10:58:00Z" w16du:dateUtc="2025-12-04T02:58:00Z">
              <w:r w:rsidDel="004A37EF">
                <w:rPr>
                  <w:rFonts w:asciiTheme="majorEastAsia" w:eastAsiaTheme="majorEastAsia" w:hAnsiTheme="majorEastAsia" w:hint="eastAsia"/>
                </w:rPr>
                <w:delText>纳秒</w:delText>
              </w:r>
            </w:del>
          </w:p>
        </w:tc>
      </w:tr>
      <w:tr w:rsidR="00717322" w:rsidDel="004A37EF" w14:paraId="0F037148" w14:textId="01144C00" w:rsidTr="004A37EF">
        <w:trPr>
          <w:gridAfter w:val="1"/>
          <w:wAfter w:w="1052" w:type="dxa"/>
          <w:trHeight w:val="725"/>
          <w:del w:id="3286" w:author="天赐 余" w:date="2025-12-04T10:58:00Z"/>
        </w:trPr>
        <w:tc>
          <w:tcPr>
            <w:tcW w:w="2070" w:type="dxa"/>
            <w:vAlign w:val="center"/>
          </w:tcPr>
          <w:p w14:paraId="7AD318D2" w14:textId="7EFB5EDB" w:rsidR="00717322" w:rsidDel="004A37EF" w:rsidRDefault="00000000">
            <w:pPr>
              <w:spacing w:after="0" w:line="240" w:lineRule="auto"/>
              <w:ind w:firstLineChars="0" w:firstLine="0"/>
              <w:jc w:val="left"/>
              <w:rPr>
                <w:del w:id="3287" w:author="天赐 余" w:date="2025-12-04T10:58:00Z" w16du:dateUtc="2025-12-04T02:58:00Z"/>
                <w:rFonts w:asciiTheme="majorEastAsia" w:eastAsiaTheme="majorEastAsia" w:hAnsiTheme="majorEastAsia" w:hint="eastAsia"/>
              </w:rPr>
            </w:pPr>
            <w:del w:id="3288" w:author="天赐 余" w:date="2025-12-04T10:58:00Z" w16du:dateUtc="2025-12-04T02:58:00Z">
              <w:r w:rsidDel="004A37EF">
                <w:rPr>
                  <w:rFonts w:asciiTheme="majorEastAsia" w:eastAsiaTheme="majorEastAsia" w:hAnsiTheme="majorEastAsia"/>
                </w:rPr>
                <w:delText>AdminControlList</w:delText>
              </w:r>
            </w:del>
          </w:p>
        </w:tc>
        <w:tc>
          <w:tcPr>
            <w:tcW w:w="3162" w:type="dxa"/>
          </w:tcPr>
          <w:p w14:paraId="0F6C33F1" w14:textId="0C7302C7" w:rsidR="00717322" w:rsidDel="004A37EF" w:rsidRDefault="00000000">
            <w:pPr>
              <w:spacing w:after="0" w:line="240" w:lineRule="auto"/>
              <w:ind w:firstLineChars="0" w:firstLine="0"/>
              <w:jc w:val="left"/>
              <w:rPr>
                <w:del w:id="3289" w:author="天赐 余" w:date="2025-12-04T10:58:00Z" w16du:dateUtc="2025-12-04T02:58:00Z"/>
                <w:rFonts w:asciiTheme="majorEastAsia" w:eastAsiaTheme="majorEastAsia" w:hAnsiTheme="majorEastAsia" w:hint="eastAsia"/>
              </w:rPr>
            </w:pPr>
            <w:del w:id="3290" w:author="天赐 余" w:date="2025-12-04T10:58:00Z" w16du:dateUtc="2025-12-04T02:58:00Z">
              <w:r w:rsidDel="004A37EF">
                <w:rPr>
                  <w:rFonts w:asciiTheme="majorEastAsia" w:eastAsiaTheme="majorEastAsia" w:hAnsiTheme="majorEastAsia" w:hint="eastAsia"/>
                </w:rPr>
                <w:delText>门控表</w:delText>
              </w:r>
            </w:del>
          </w:p>
        </w:tc>
        <w:tc>
          <w:tcPr>
            <w:tcW w:w="2358" w:type="dxa"/>
            <w:gridSpan w:val="2"/>
            <w:vAlign w:val="center"/>
          </w:tcPr>
          <w:p w14:paraId="45115D92" w14:textId="333E52A7" w:rsidR="00717322" w:rsidDel="004A37EF" w:rsidRDefault="00000000">
            <w:pPr>
              <w:spacing w:after="0" w:line="240" w:lineRule="auto"/>
              <w:ind w:firstLineChars="0" w:firstLine="0"/>
              <w:jc w:val="left"/>
              <w:rPr>
                <w:del w:id="3291" w:author="天赐 余" w:date="2025-12-04T10:58:00Z" w16du:dateUtc="2025-12-04T02:58:00Z"/>
                <w:rFonts w:asciiTheme="majorEastAsia" w:eastAsiaTheme="majorEastAsia" w:hAnsiTheme="majorEastAsia" w:hint="eastAsia"/>
              </w:rPr>
            </w:pPr>
            <w:del w:id="3292" w:author="天赐 余" w:date="2025-12-04T10:58:00Z" w16du:dateUtc="2025-12-04T02:58:00Z">
              <w:r w:rsidDel="004A37EF">
                <w:rPr>
                  <w:rFonts w:asciiTheme="majorEastAsia" w:eastAsiaTheme="majorEastAsia" w:hAnsiTheme="majorEastAsia"/>
                </w:rPr>
                <w:delText>GateControlEntry</w:delText>
              </w:r>
              <w:r w:rsidDel="004A37EF">
                <w:rPr>
                  <w:rFonts w:asciiTheme="majorEastAsia" w:eastAsiaTheme="majorEastAsia" w:hAnsiTheme="majorEastAsia" w:hint="eastAsia"/>
                </w:rPr>
                <w:delText>列表</w:delText>
              </w:r>
            </w:del>
          </w:p>
        </w:tc>
        <w:tc>
          <w:tcPr>
            <w:tcW w:w="1052" w:type="dxa"/>
            <w:gridSpan w:val="2"/>
            <w:vAlign w:val="center"/>
          </w:tcPr>
          <w:p w14:paraId="463F8CA5" w14:textId="78F599A5" w:rsidR="00717322" w:rsidDel="004A37EF" w:rsidRDefault="00717322">
            <w:pPr>
              <w:spacing w:after="0" w:line="240" w:lineRule="auto"/>
              <w:ind w:firstLineChars="0" w:firstLine="0"/>
              <w:jc w:val="left"/>
              <w:rPr>
                <w:del w:id="3293" w:author="天赐 余" w:date="2025-12-04T10:58:00Z" w16du:dateUtc="2025-12-04T02:58:00Z"/>
                <w:rFonts w:asciiTheme="majorEastAsia" w:eastAsiaTheme="majorEastAsia" w:hAnsiTheme="majorEastAsia" w:hint="eastAsia"/>
              </w:rPr>
            </w:pPr>
          </w:p>
        </w:tc>
      </w:tr>
      <w:tr w:rsidR="00717322" w:rsidDel="004A37EF" w14:paraId="338E8B4A" w14:textId="390FB96A" w:rsidTr="004A37EF">
        <w:trPr>
          <w:gridAfter w:val="1"/>
          <w:wAfter w:w="1052" w:type="dxa"/>
          <w:trHeight w:val="725"/>
          <w:del w:id="3294" w:author="天赐 余" w:date="2025-12-04T10:58:00Z"/>
        </w:trPr>
        <w:tc>
          <w:tcPr>
            <w:tcW w:w="2070" w:type="dxa"/>
            <w:vAlign w:val="center"/>
          </w:tcPr>
          <w:p w14:paraId="121D9ABF" w14:textId="02B455A0" w:rsidR="00717322" w:rsidDel="004A37EF" w:rsidRDefault="00000000">
            <w:pPr>
              <w:spacing w:after="0" w:line="240" w:lineRule="auto"/>
              <w:ind w:firstLineChars="0" w:firstLine="0"/>
              <w:jc w:val="left"/>
              <w:rPr>
                <w:del w:id="3295" w:author="天赐 余" w:date="2025-12-04T10:58:00Z" w16du:dateUtc="2025-12-04T02:58:00Z"/>
                <w:rFonts w:asciiTheme="majorEastAsia" w:eastAsiaTheme="majorEastAsia" w:hAnsiTheme="majorEastAsia" w:hint="eastAsia"/>
              </w:rPr>
            </w:pPr>
            <w:del w:id="3296" w:author="天赐 余" w:date="2025-12-04T10:58:00Z" w16du:dateUtc="2025-12-04T02:58:00Z">
              <w:r w:rsidDel="004A37EF">
                <w:rPr>
                  <w:rFonts w:asciiTheme="majorEastAsia" w:eastAsiaTheme="majorEastAsia" w:hAnsiTheme="majorEastAsia"/>
                </w:rPr>
                <w:delText>AdminCycleTime</w:delText>
              </w:r>
              <w:r w:rsidDel="004A37EF">
                <w:rPr>
                  <w:rFonts w:asciiTheme="majorEastAsia" w:eastAsiaTheme="majorEastAsia" w:hAnsiTheme="majorEastAsia" w:hint="eastAsia"/>
                </w:rPr>
                <w:delText>-</w:delText>
              </w:r>
              <w:r w:rsidDel="004A37EF">
                <w:rPr>
                  <w:rFonts w:asciiTheme="majorEastAsia" w:eastAsiaTheme="majorEastAsia" w:hAnsiTheme="majorEastAsia"/>
                </w:rPr>
                <w:delText>Numerator</w:delText>
              </w:r>
            </w:del>
          </w:p>
        </w:tc>
        <w:tc>
          <w:tcPr>
            <w:tcW w:w="3162" w:type="dxa"/>
          </w:tcPr>
          <w:p w14:paraId="14C63EB9" w14:textId="5B458263" w:rsidR="00717322" w:rsidDel="004A37EF" w:rsidRDefault="00000000">
            <w:pPr>
              <w:spacing w:after="0" w:line="240" w:lineRule="auto"/>
              <w:ind w:firstLineChars="0" w:firstLine="0"/>
              <w:jc w:val="left"/>
              <w:rPr>
                <w:del w:id="3297" w:author="天赐 余" w:date="2025-12-04T10:58:00Z" w16du:dateUtc="2025-12-04T02:58:00Z"/>
                <w:rFonts w:asciiTheme="majorEastAsia" w:eastAsiaTheme="majorEastAsia" w:hAnsiTheme="majorEastAsia" w:hint="eastAsia"/>
              </w:rPr>
            </w:pPr>
            <w:del w:id="3298" w:author="天赐 余" w:date="2025-12-04T10:58:00Z" w16du:dateUtc="2025-12-04T02:58:00Z">
              <w:r w:rsidDel="004A37EF">
                <w:rPr>
                  <w:rFonts w:asciiTheme="majorEastAsia" w:eastAsiaTheme="majorEastAsia" w:hAnsiTheme="majorEastAsia" w:hint="eastAsia"/>
                </w:rPr>
                <w:delText>门控循环时间（有理数表示，分子/分母）分子部分</w:delText>
              </w:r>
            </w:del>
          </w:p>
        </w:tc>
        <w:tc>
          <w:tcPr>
            <w:tcW w:w="2358" w:type="dxa"/>
            <w:gridSpan w:val="2"/>
            <w:vAlign w:val="center"/>
          </w:tcPr>
          <w:p w14:paraId="1460EE91" w14:textId="14A7FC33" w:rsidR="00717322" w:rsidDel="004A37EF" w:rsidRDefault="00000000">
            <w:pPr>
              <w:spacing w:after="0" w:line="240" w:lineRule="auto"/>
              <w:ind w:firstLineChars="0" w:firstLine="0"/>
              <w:jc w:val="left"/>
              <w:rPr>
                <w:del w:id="3299" w:author="天赐 余" w:date="2025-12-04T10:58:00Z" w16du:dateUtc="2025-12-04T02:58:00Z"/>
                <w:rFonts w:asciiTheme="majorEastAsia" w:eastAsiaTheme="majorEastAsia" w:hAnsiTheme="majorEastAsia" w:hint="eastAsia"/>
              </w:rPr>
            </w:pPr>
            <w:del w:id="3300" w:author="天赐 余" w:date="2025-12-04T10:58:00Z" w16du:dateUtc="2025-12-04T02:58:00Z">
              <w:r w:rsidDel="004A37EF">
                <w:rPr>
                  <w:rFonts w:asciiTheme="majorEastAsia" w:eastAsiaTheme="majorEastAsia" w:hAnsiTheme="majorEastAsia" w:hint="eastAsia"/>
                </w:rPr>
                <w:delText>Uint</w:delText>
              </w:r>
            </w:del>
          </w:p>
        </w:tc>
        <w:tc>
          <w:tcPr>
            <w:tcW w:w="1052" w:type="dxa"/>
            <w:gridSpan w:val="2"/>
            <w:vMerge w:val="restart"/>
            <w:vAlign w:val="center"/>
          </w:tcPr>
          <w:p w14:paraId="65ACDC5B" w14:textId="0B82EECC" w:rsidR="00717322" w:rsidDel="004A37EF" w:rsidRDefault="00000000">
            <w:pPr>
              <w:spacing w:after="0" w:line="240" w:lineRule="auto"/>
              <w:ind w:firstLineChars="0" w:firstLine="0"/>
              <w:jc w:val="left"/>
              <w:rPr>
                <w:del w:id="3301" w:author="天赐 余" w:date="2025-12-04T10:58:00Z" w16du:dateUtc="2025-12-04T02:58:00Z"/>
                <w:rFonts w:asciiTheme="majorEastAsia" w:eastAsiaTheme="majorEastAsia" w:hAnsiTheme="majorEastAsia" w:hint="eastAsia"/>
              </w:rPr>
            </w:pPr>
            <w:del w:id="3302" w:author="天赐 余" w:date="2025-12-04T10:58:00Z" w16du:dateUtc="2025-12-04T02:58:00Z">
              <w:r w:rsidDel="004A37EF">
                <w:rPr>
                  <w:rFonts w:asciiTheme="majorEastAsia" w:eastAsiaTheme="majorEastAsia" w:hAnsiTheme="majorEastAsia" w:hint="eastAsia"/>
                </w:rPr>
                <w:delText>纳秒</w:delText>
              </w:r>
            </w:del>
          </w:p>
        </w:tc>
      </w:tr>
      <w:tr w:rsidR="00717322" w:rsidDel="004A37EF" w14:paraId="2EECCFDD" w14:textId="210D3297" w:rsidTr="004A37EF">
        <w:trPr>
          <w:gridAfter w:val="1"/>
          <w:wAfter w:w="1052" w:type="dxa"/>
          <w:trHeight w:val="725"/>
          <w:del w:id="3303" w:author="天赐 余" w:date="2025-12-04T10:58:00Z"/>
        </w:trPr>
        <w:tc>
          <w:tcPr>
            <w:tcW w:w="2070" w:type="dxa"/>
            <w:vAlign w:val="center"/>
          </w:tcPr>
          <w:p w14:paraId="7E8275DD" w14:textId="2B48DEEB" w:rsidR="00717322" w:rsidDel="004A37EF" w:rsidRDefault="00000000">
            <w:pPr>
              <w:spacing w:after="0" w:line="240" w:lineRule="auto"/>
              <w:ind w:firstLineChars="0" w:firstLine="0"/>
              <w:jc w:val="left"/>
              <w:rPr>
                <w:del w:id="3304" w:author="天赐 余" w:date="2025-12-04T10:58:00Z" w16du:dateUtc="2025-12-04T02:58:00Z"/>
                <w:rFonts w:asciiTheme="majorEastAsia" w:eastAsiaTheme="majorEastAsia" w:hAnsiTheme="majorEastAsia" w:hint="eastAsia"/>
              </w:rPr>
            </w:pPr>
            <w:del w:id="3305" w:author="天赐 余" w:date="2025-12-04T10:58:00Z" w16du:dateUtc="2025-12-04T02:58:00Z">
              <w:r w:rsidDel="004A37EF">
                <w:rPr>
                  <w:rFonts w:asciiTheme="majorEastAsia" w:eastAsiaTheme="majorEastAsia" w:hAnsiTheme="majorEastAsia"/>
                </w:rPr>
                <w:delText>AdminCycleTime</w:delText>
              </w:r>
              <w:r w:rsidDel="004A37EF">
                <w:rPr>
                  <w:rFonts w:asciiTheme="majorEastAsia" w:eastAsiaTheme="majorEastAsia" w:hAnsiTheme="majorEastAsia" w:hint="eastAsia"/>
                </w:rPr>
                <w:delText>-</w:delText>
              </w:r>
              <w:r w:rsidDel="004A37EF">
                <w:rPr>
                  <w:rFonts w:asciiTheme="majorEastAsia" w:eastAsiaTheme="majorEastAsia" w:hAnsiTheme="majorEastAsia"/>
                </w:rPr>
                <w:delText>Denominator</w:delText>
              </w:r>
            </w:del>
          </w:p>
        </w:tc>
        <w:tc>
          <w:tcPr>
            <w:tcW w:w="3162" w:type="dxa"/>
          </w:tcPr>
          <w:p w14:paraId="6DF09346" w14:textId="259C94D2" w:rsidR="00717322" w:rsidDel="004A37EF" w:rsidRDefault="00000000">
            <w:pPr>
              <w:spacing w:after="0" w:line="240" w:lineRule="auto"/>
              <w:ind w:firstLineChars="0" w:firstLine="0"/>
              <w:jc w:val="left"/>
              <w:rPr>
                <w:del w:id="3306" w:author="天赐 余" w:date="2025-12-04T10:58:00Z" w16du:dateUtc="2025-12-04T02:58:00Z"/>
                <w:rFonts w:asciiTheme="majorEastAsia" w:eastAsiaTheme="majorEastAsia" w:hAnsiTheme="majorEastAsia" w:hint="eastAsia"/>
              </w:rPr>
            </w:pPr>
            <w:del w:id="3307" w:author="天赐 余" w:date="2025-12-04T10:58:00Z" w16du:dateUtc="2025-12-04T02:58:00Z">
              <w:r w:rsidDel="004A37EF">
                <w:rPr>
                  <w:rFonts w:asciiTheme="majorEastAsia" w:eastAsiaTheme="majorEastAsia" w:hAnsiTheme="majorEastAsia" w:hint="eastAsia"/>
                </w:rPr>
                <w:delText>门控循环时间（有理数表示，分子/分母）分母部分</w:delText>
              </w:r>
            </w:del>
          </w:p>
        </w:tc>
        <w:tc>
          <w:tcPr>
            <w:tcW w:w="2358" w:type="dxa"/>
            <w:gridSpan w:val="2"/>
            <w:vAlign w:val="center"/>
          </w:tcPr>
          <w:p w14:paraId="414EC52A" w14:textId="0305FFA7" w:rsidR="00717322" w:rsidDel="004A37EF" w:rsidRDefault="00000000">
            <w:pPr>
              <w:spacing w:after="0" w:line="240" w:lineRule="auto"/>
              <w:ind w:firstLineChars="0" w:firstLine="0"/>
              <w:jc w:val="left"/>
              <w:rPr>
                <w:del w:id="3308" w:author="天赐 余" w:date="2025-12-04T10:58:00Z" w16du:dateUtc="2025-12-04T02:58:00Z"/>
                <w:rFonts w:asciiTheme="majorEastAsia" w:eastAsiaTheme="majorEastAsia" w:hAnsiTheme="majorEastAsia" w:hint="eastAsia"/>
              </w:rPr>
            </w:pPr>
            <w:del w:id="3309" w:author="天赐 余" w:date="2025-12-04T10:58:00Z" w16du:dateUtc="2025-12-04T02:58:00Z">
              <w:r w:rsidDel="004A37EF">
                <w:rPr>
                  <w:rFonts w:asciiTheme="majorEastAsia" w:eastAsiaTheme="majorEastAsia" w:hAnsiTheme="majorEastAsia" w:hint="eastAsia"/>
                </w:rPr>
                <w:delText>Uint</w:delText>
              </w:r>
            </w:del>
          </w:p>
        </w:tc>
        <w:tc>
          <w:tcPr>
            <w:tcW w:w="1052" w:type="dxa"/>
            <w:gridSpan w:val="2"/>
            <w:vMerge/>
            <w:vAlign w:val="center"/>
          </w:tcPr>
          <w:p w14:paraId="05EEA2EB" w14:textId="182D6876" w:rsidR="00717322" w:rsidDel="004A37EF" w:rsidRDefault="00717322">
            <w:pPr>
              <w:spacing w:after="0" w:line="240" w:lineRule="auto"/>
              <w:ind w:firstLineChars="0" w:firstLine="0"/>
              <w:jc w:val="left"/>
              <w:rPr>
                <w:del w:id="3310" w:author="天赐 余" w:date="2025-12-04T10:58:00Z" w16du:dateUtc="2025-12-04T02:58:00Z"/>
                <w:rFonts w:asciiTheme="majorEastAsia" w:eastAsiaTheme="majorEastAsia" w:hAnsiTheme="majorEastAsia" w:hint="eastAsia"/>
              </w:rPr>
            </w:pPr>
          </w:p>
        </w:tc>
      </w:tr>
      <w:tr w:rsidR="00717322" w:rsidDel="004A37EF" w14:paraId="2653F926" w14:textId="5047CE76" w:rsidTr="004A37EF">
        <w:trPr>
          <w:gridAfter w:val="1"/>
          <w:wAfter w:w="1052" w:type="dxa"/>
          <w:trHeight w:val="1449"/>
          <w:del w:id="3311" w:author="天赐 余" w:date="2025-12-04T10:58:00Z"/>
        </w:trPr>
        <w:tc>
          <w:tcPr>
            <w:tcW w:w="2070" w:type="dxa"/>
            <w:vAlign w:val="center"/>
          </w:tcPr>
          <w:p w14:paraId="4DEF177E" w14:textId="125A8C6C" w:rsidR="00717322" w:rsidDel="004A37EF" w:rsidRDefault="00000000">
            <w:pPr>
              <w:spacing w:after="0" w:line="240" w:lineRule="auto"/>
              <w:ind w:firstLineChars="0" w:firstLine="0"/>
              <w:jc w:val="left"/>
              <w:rPr>
                <w:del w:id="3312" w:author="天赐 余" w:date="2025-12-04T10:58:00Z" w16du:dateUtc="2025-12-04T02:58:00Z"/>
                <w:rFonts w:asciiTheme="majorEastAsia" w:eastAsiaTheme="majorEastAsia" w:hAnsiTheme="majorEastAsia" w:hint="eastAsia"/>
              </w:rPr>
            </w:pPr>
            <w:del w:id="3313" w:author="天赐 余" w:date="2025-12-04T10:58:00Z" w16du:dateUtc="2025-12-04T02:58:00Z">
              <w:r w:rsidDel="004A37EF">
                <w:rPr>
                  <w:rFonts w:asciiTheme="majorEastAsia" w:eastAsiaTheme="majorEastAsia" w:hAnsiTheme="majorEastAsia"/>
                </w:rPr>
                <w:delText>AdminBaseTime</w:delText>
              </w:r>
            </w:del>
          </w:p>
        </w:tc>
        <w:tc>
          <w:tcPr>
            <w:tcW w:w="3162" w:type="dxa"/>
          </w:tcPr>
          <w:p w14:paraId="68651E2E" w14:textId="36C9BC3D" w:rsidR="00717322" w:rsidDel="004A37EF" w:rsidRDefault="00000000">
            <w:pPr>
              <w:spacing w:after="0" w:line="240" w:lineRule="auto"/>
              <w:ind w:firstLineChars="0" w:firstLine="0"/>
              <w:jc w:val="left"/>
              <w:rPr>
                <w:del w:id="3314" w:author="天赐 余" w:date="2025-12-04T10:58:00Z" w16du:dateUtc="2025-12-04T02:58:00Z"/>
                <w:rFonts w:asciiTheme="majorEastAsia" w:eastAsiaTheme="majorEastAsia" w:hAnsiTheme="majorEastAsia" w:hint="eastAsia"/>
              </w:rPr>
            </w:pPr>
            <w:del w:id="3315" w:author="天赐 余" w:date="2025-12-04T10:58:00Z" w16du:dateUtc="2025-12-04T02:58:00Z">
              <w:r w:rsidDel="004A37EF">
                <w:rPr>
                  <w:rFonts w:asciiTheme="majorEastAsia" w:eastAsiaTheme="majorEastAsia" w:hAnsiTheme="majorEastAsia" w:hint="eastAsia"/>
                </w:rPr>
                <w:delText>循环开始的基准时间（PTP时间格式），时间同步域0必须使用PTP时间基准（即基于TAI的时间）</w:delText>
              </w:r>
            </w:del>
          </w:p>
        </w:tc>
        <w:tc>
          <w:tcPr>
            <w:tcW w:w="2358" w:type="dxa"/>
            <w:gridSpan w:val="2"/>
            <w:vAlign w:val="center"/>
          </w:tcPr>
          <w:p w14:paraId="0A43A9A6" w14:textId="7447420E" w:rsidR="00717322" w:rsidDel="004A37EF" w:rsidRDefault="00000000">
            <w:pPr>
              <w:spacing w:after="0" w:line="240" w:lineRule="auto"/>
              <w:ind w:firstLineChars="0" w:firstLine="0"/>
              <w:jc w:val="left"/>
              <w:rPr>
                <w:del w:id="3316" w:author="天赐 余" w:date="2025-12-04T10:58:00Z" w16du:dateUtc="2025-12-04T02:58:00Z"/>
                <w:rFonts w:asciiTheme="majorEastAsia" w:eastAsiaTheme="majorEastAsia" w:hAnsiTheme="majorEastAsia" w:hint="eastAsia"/>
              </w:rPr>
            </w:pPr>
            <w:del w:id="3317" w:author="天赐 余" w:date="2025-12-04T10:58:00Z" w16du:dateUtc="2025-12-04T02:58:00Z">
              <w:r w:rsidDel="004A37EF">
                <w:rPr>
                  <w:rFonts w:asciiTheme="majorEastAsia" w:eastAsiaTheme="majorEastAsia" w:hAnsiTheme="majorEastAsia" w:hint="eastAsia"/>
                </w:rPr>
                <w:delText>Int64+Uint32</w:delText>
              </w:r>
            </w:del>
          </w:p>
        </w:tc>
        <w:tc>
          <w:tcPr>
            <w:tcW w:w="1052" w:type="dxa"/>
            <w:gridSpan w:val="2"/>
            <w:vAlign w:val="center"/>
          </w:tcPr>
          <w:p w14:paraId="60CFFE19" w14:textId="6CBE0161" w:rsidR="00717322" w:rsidDel="004A37EF" w:rsidRDefault="00000000">
            <w:pPr>
              <w:spacing w:after="0" w:line="240" w:lineRule="auto"/>
              <w:ind w:firstLineChars="0" w:firstLine="0"/>
              <w:jc w:val="left"/>
              <w:rPr>
                <w:del w:id="3318" w:author="天赐 余" w:date="2025-12-04T10:58:00Z" w16du:dateUtc="2025-12-04T02:58:00Z"/>
                <w:rFonts w:asciiTheme="majorEastAsia" w:eastAsiaTheme="majorEastAsia" w:hAnsiTheme="majorEastAsia" w:hint="eastAsia"/>
              </w:rPr>
            </w:pPr>
            <w:del w:id="3319" w:author="天赐 余" w:date="2025-12-04T10:58:00Z" w16du:dateUtc="2025-12-04T02:58:00Z">
              <w:r w:rsidDel="004A37EF">
                <w:rPr>
                  <w:rFonts w:asciiTheme="majorEastAsia" w:eastAsiaTheme="majorEastAsia" w:hAnsiTheme="majorEastAsia" w:hint="eastAsia"/>
                </w:rPr>
                <w:delText>64位秒，32位纳秒</w:delText>
              </w:r>
            </w:del>
          </w:p>
        </w:tc>
      </w:tr>
      <w:tr w:rsidR="00717322" w:rsidDel="004A37EF" w14:paraId="4B3488C9" w14:textId="324F50B5" w:rsidTr="004A37EF">
        <w:trPr>
          <w:gridAfter w:val="1"/>
          <w:wAfter w:w="1052" w:type="dxa"/>
          <w:trHeight w:val="1449"/>
          <w:del w:id="3320" w:author="天赐 余" w:date="2025-12-04T10:58:00Z"/>
        </w:trPr>
        <w:tc>
          <w:tcPr>
            <w:tcW w:w="2070" w:type="dxa"/>
            <w:vAlign w:val="center"/>
          </w:tcPr>
          <w:p w14:paraId="7E89E823" w14:textId="6DC8782E" w:rsidR="00717322" w:rsidDel="004A37EF" w:rsidRDefault="00000000">
            <w:pPr>
              <w:spacing w:after="0" w:line="240" w:lineRule="auto"/>
              <w:ind w:firstLineChars="0" w:firstLine="0"/>
              <w:jc w:val="left"/>
              <w:rPr>
                <w:del w:id="3321" w:author="天赐 余" w:date="2025-12-04T10:58:00Z" w16du:dateUtc="2025-12-04T02:58:00Z"/>
                <w:rFonts w:asciiTheme="majorEastAsia" w:eastAsiaTheme="majorEastAsia" w:hAnsiTheme="majorEastAsia" w:hint="eastAsia"/>
              </w:rPr>
            </w:pPr>
            <w:del w:id="3322" w:author="天赐 余" w:date="2025-12-04T10:58:00Z" w16du:dateUtc="2025-12-04T02:58:00Z">
              <w:r w:rsidDel="004A37EF">
                <w:rPr>
                  <w:rFonts w:asciiTheme="majorEastAsia" w:eastAsiaTheme="majorEastAsia" w:hAnsiTheme="majorEastAsia"/>
                </w:rPr>
                <w:delText>TickGranularity</w:delText>
              </w:r>
            </w:del>
          </w:p>
        </w:tc>
        <w:tc>
          <w:tcPr>
            <w:tcW w:w="3162" w:type="dxa"/>
            <w:vAlign w:val="center"/>
          </w:tcPr>
          <w:p w14:paraId="0B9B95E8" w14:textId="3EB76B75" w:rsidR="00717322" w:rsidDel="004A37EF" w:rsidRDefault="00000000">
            <w:pPr>
              <w:spacing w:after="0" w:line="240" w:lineRule="auto"/>
              <w:ind w:firstLineChars="0" w:firstLine="0"/>
              <w:jc w:val="left"/>
              <w:rPr>
                <w:del w:id="3323" w:author="天赐 余" w:date="2025-12-04T10:58:00Z" w16du:dateUtc="2025-12-04T02:58:00Z"/>
                <w:rFonts w:asciiTheme="majorEastAsia" w:eastAsiaTheme="majorEastAsia" w:hAnsiTheme="majorEastAsia" w:hint="eastAsia"/>
              </w:rPr>
            </w:pPr>
            <w:del w:id="3324" w:author="天赐 余" w:date="2025-12-04T10:58:00Z" w16du:dateUtc="2025-12-04T02:58:00Z">
              <w:r w:rsidDel="004A37EF">
                <w:rPr>
                  <w:rFonts w:asciiTheme="majorEastAsia" w:eastAsiaTheme="majorEastAsia" w:hAnsiTheme="majorEastAsia" w:hint="eastAsia"/>
                </w:rPr>
                <w:delText>门控时间粒度，门控状态机每一拍的时间长度</w:delText>
              </w:r>
            </w:del>
          </w:p>
        </w:tc>
        <w:tc>
          <w:tcPr>
            <w:tcW w:w="2358" w:type="dxa"/>
            <w:gridSpan w:val="2"/>
            <w:vAlign w:val="center"/>
          </w:tcPr>
          <w:p w14:paraId="6AD29D40" w14:textId="1DA22CF7" w:rsidR="00717322" w:rsidDel="004A37EF" w:rsidRDefault="00000000">
            <w:pPr>
              <w:spacing w:after="0" w:line="240" w:lineRule="auto"/>
              <w:ind w:firstLineChars="0" w:firstLine="0"/>
              <w:jc w:val="left"/>
              <w:rPr>
                <w:del w:id="3325" w:author="天赐 余" w:date="2025-12-04T10:58:00Z" w16du:dateUtc="2025-12-04T02:58:00Z"/>
                <w:rFonts w:asciiTheme="majorEastAsia" w:eastAsiaTheme="majorEastAsia" w:hAnsiTheme="majorEastAsia" w:hint="eastAsia"/>
              </w:rPr>
            </w:pPr>
            <w:del w:id="3326" w:author="天赐 余" w:date="2025-12-04T10:58:00Z" w16du:dateUtc="2025-12-04T02:58:00Z">
              <w:r w:rsidDel="004A37EF">
                <w:rPr>
                  <w:rFonts w:asciiTheme="majorEastAsia" w:eastAsiaTheme="majorEastAsia" w:hAnsiTheme="majorEastAsia" w:hint="eastAsia"/>
                </w:rPr>
                <w:delText>Uint32</w:delText>
              </w:r>
            </w:del>
          </w:p>
        </w:tc>
        <w:tc>
          <w:tcPr>
            <w:tcW w:w="1052" w:type="dxa"/>
            <w:gridSpan w:val="2"/>
            <w:vAlign w:val="center"/>
          </w:tcPr>
          <w:p w14:paraId="2CE79464" w14:textId="71A3C1D1" w:rsidR="00717322" w:rsidDel="004A37EF" w:rsidRDefault="00000000">
            <w:pPr>
              <w:spacing w:after="0" w:line="240" w:lineRule="auto"/>
              <w:ind w:firstLineChars="0" w:firstLine="0"/>
              <w:jc w:val="left"/>
              <w:rPr>
                <w:del w:id="3327" w:author="天赐 余" w:date="2025-12-04T10:58:00Z" w16du:dateUtc="2025-12-04T02:58:00Z"/>
                <w:rFonts w:asciiTheme="majorEastAsia" w:eastAsiaTheme="majorEastAsia" w:hAnsiTheme="majorEastAsia" w:hint="eastAsia"/>
              </w:rPr>
            </w:pPr>
            <w:del w:id="3328" w:author="天赐 余" w:date="2025-12-04T10:58:00Z" w16du:dateUtc="2025-12-04T02:58:00Z">
              <w:r w:rsidDel="004A37EF">
                <w:rPr>
                  <w:rFonts w:asciiTheme="majorEastAsia" w:eastAsiaTheme="majorEastAsia" w:hAnsiTheme="majorEastAsia" w:hint="eastAsia"/>
                </w:rPr>
                <w:delText>十分之一纳秒</w:delText>
              </w:r>
            </w:del>
          </w:p>
        </w:tc>
      </w:tr>
      <w:tr w:rsidR="004A37EF" w14:paraId="1045897A" w14:textId="77777777" w:rsidTr="004A37EF">
        <w:trPr>
          <w:trHeight w:val="366"/>
          <w:ins w:id="3329" w:author="天赐 余" w:date="2025-12-04T10:58:00Z"/>
        </w:trPr>
        <w:tc>
          <w:tcPr>
            <w:tcW w:w="2070" w:type="dxa"/>
            <w:vAlign w:val="center"/>
          </w:tcPr>
          <w:p w14:paraId="23A544D4" w14:textId="77777777" w:rsidR="004A37EF" w:rsidRDefault="004A37EF" w:rsidP="0034302B">
            <w:pPr>
              <w:spacing w:after="0" w:line="240" w:lineRule="auto"/>
              <w:ind w:firstLineChars="0" w:firstLine="0"/>
              <w:jc w:val="center"/>
              <w:rPr>
                <w:ins w:id="3330" w:author="天赐 余" w:date="2025-12-04T10:58:00Z" w16du:dateUtc="2025-12-04T02:58:00Z"/>
                <w:rFonts w:asciiTheme="majorEastAsia" w:eastAsiaTheme="majorEastAsia" w:hAnsiTheme="majorEastAsia" w:hint="eastAsia"/>
                <w:b/>
                <w:bCs/>
              </w:rPr>
            </w:pPr>
            <w:ins w:id="3331" w:author="天赐 余" w:date="2025-12-04T10:58:00Z" w16du:dateUtc="2025-12-04T02:58:00Z">
              <w:r>
                <w:rPr>
                  <w:rFonts w:asciiTheme="majorEastAsia" w:eastAsiaTheme="majorEastAsia" w:hAnsiTheme="majorEastAsia" w:hint="eastAsia"/>
                  <w:b/>
                  <w:bCs/>
                </w:rPr>
                <w:t>参数</w:t>
              </w:r>
            </w:ins>
          </w:p>
        </w:tc>
        <w:tc>
          <w:tcPr>
            <w:tcW w:w="3162" w:type="dxa"/>
          </w:tcPr>
          <w:p w14:paraId="164E3FC0" w14:textId="77777777" w:rsidR="004A37EF" w:rsidRDefault="004A37EF" w:rsidP="0034302B">
            <w:pPr>
              <w:spacing w:after="0" w:line="240" w:lineRule="auto"/>
              <w:ind w:firstLineChars="0" w:firstLine="0"/>
              <w:jc w:val="center"/>
              <w:rPr>
                <w:ins w:id="3332" w:author="天赐 余" w:date="2025-12-04T10:58:00Z" w16du:dateUtc="2025-12-04T02:58:00Z"/>
                <w:rFonts w:asciiTheme="majorEastAsia" w:eastAsiaTheme="majorEastAsia" w:hAnsiTheme="majorEastAsia" w:hint="eastAsia"/>
                <w:b/>
                <w:bCs/>
              </w:rPr>
            </w:pPr>
            <w:ins w:id="3333" w:author="天赐 余" w:date="2025-12-04T10:58:00Z" w16du:dateUtc="2025-12-04T02:58:00Z">
              <w:r>
                <w:rPr>
                  <w:rFonts w:asciiTheme="majorEastAsia" w:eastAsiaTheme="majorEastAsia" w:hAnsiTheme="majorEastAsia" w:hint="eastAsia"/>
                  <w:b/>
                  <w:bCs/>
                </w:rPr>
                <w:t>含义</w:t>
              </w:r>
            </w:ins>
          </w:p>
        </w:tc>
        <w:tc>
          <w:tcPr>
            <w:tcW w:w="1993" w:type="dxa"/>
          </w:tcPr>
          <w:p w14:paraId="52F06E35" w14:textId="77777777" w:rsidR="004A37EF" w:rsidRDefault="004A37EF" w:rsidP="0034302B">
            <w:pPr>
              <w:spacing w:after="0" w:line="240" w:lineRule="auto"/>
              <w:ind w:firstLineChars="0" w:firstLine="0"/>
              <w:jc w:val="center"/>
              <w:rPr>
                <w:ins w:id="3334" w:author="天赐 余" w:date="2025-12-04T10:58:00Z" w16du:dateUtc="2025-12-04T02:58:00Z"/>
                <w:rFonts w:asciiTheme="majorEastAsia" w:eastAsiaTheme="majorEastAsia" w:hAnsiTheme="majorEastAsia" w:hint="eastAsia"/>
                <w:b/>
                <w:bCs/>
              </w:rPr>
            </w:pPr>
            <w:ins w:id="3335" w:author="天赐 余" w:date="2025-12-04T10:58:00Z" w16du:dateUtc="2025-12-04T02:58:00Z">
              <w:r>
                <w:rPr>
                  <w:rFonts w:asciiTheme="majorEastAsia" w:eastAsiaTheme="majorEastAsia" w:hAnsiTheme="majorEastAsia" w:hint="eastAsia"/>
                  <w:b/>
                  <w:bCs/>
                </w:rPr>
                <w:t>类型</w:t>
              </w:r>
            </w:ins>
          </w:p>
        </w:tc>
        <w:tc>
          <w:tcPr>
            <w:tcW w:w="992" w:type="dxa"/>
            <w:gridSpan w:val="2"/>
            <w:vAlign w:val="center"/>
          </w:tcPr>
          <w:p w14:paraId="6CC0CFB4" w14:textId="77777777" w:rsidR="004A37EF" w:rsidRDefault="004A37EF" w:rsidP="0034302B">
            <w:pPr>
              <w:spacing w:after="0" w:line="240" w:lineRule="auto"/>
              <w:ind w:firstLineChars="0" w:firstLine="0"/>
              <w:jc w:val="center"/>
              <w:rPr>
                <w:ins w:id="3336" w:author="天赐 余" w:date="2025-12-04T10:58:00Z" w16du:dateUtc="2025-12-04T02:58:00Z"/>
                <w:rFonts w:asciiTheme="majorEastAsia" w:eastAsiaTheme="majorEastAsia" w:hAnsiTheme="majorEastAsia" w:hint="eastAsia"/>
                <w:b/>
                <w:bCs/>
              </w:rPr>
            </w:pPr>
            <w:ins w:id="3337" w:author="天赐 余" w:date="2025-12-04T10:58:00Z" w16du:dateUtc="2025-12-04T02:58:00Z">
              <w:r>
                <w:rPr>
                  <w:rFonts w:asciiTheme="majorEastAsia" w:eastAsiaTheme="majorEastAsia" w:hAnsiTheme="majorEastAsia" w:hint="eastAsia"/>
                  <w:b/>
                  <w:bCs/>
                </w:rPr>
                <w:t>量纲</w:t>
              </w:r>
            </w:ins>
          </w:p>
        </w:tc>
        <w:tc>
          <w:tcPr>
            <w:tcW w:w="1477" w:type="dxa"/>
            <w:gridSpan w:val="2"/>
            <w:vAlign w:val="center"/>
          </w:tcPr>
          <w:p w14:paraId="3BED0E2C" w14:textId="77777777" w:rsidR="004A37EF" w:rsidRDefault="004A37EF" w:rsidP="0034302B">
            <w:pPr>
              <w:spacing w:after="0" w:line="240" w:lineRule="auto"/>
              <w:ind w:firstLineChars="0" w:firstLine="0"/>
              <w:jc w:val="center"/>
              <w:rPr>
                <w:ins w:id="3338" w:author="天赐 余" w:date="2025-12-04T10:58:00Z" w16du:dateUtc="2025-12-04T02:58:00Z"/>
                <w:rFonts w:asciiTheme="majorEastAsia" w:eastAsiaTheme="majorEastAsia" w:hAnsiTheme="majorEastAsia" w:hint="eastAsia"/>
                <w:b/>
                <w:bCs/>
              </w:rPr>
            </w:pPr>
            <w:ins w:id="3339" w:author="天赐 余" w:date="2025-12-04T10:58:00Z" w16du:dateUtc="2025-12-04T02:58:00Z">
              <w:r>
                <w:rPr>
                  <w:rFonts w:asciiTheme="majorEastAsia" w:eastAsiaTheme="majorEastAsia" w:hAnsiTheme="majorEastAsia" w:hint="eastAsia"/>
                  <w:b/>
                  <w:bCs/>
                </w:rPr>
                <w:t>取值范围</w:t>
              </w:r>
            </w:ins>
          </w:p>
        </w:tc>
      </w:tr>
      <w:tr w:rsidR="004A37EF" w14:paraId="09603F41" w14:textId="77777777" w:rsidTr="004A37EF">
        <w:trPr>
          <w:trHeight w:val="1084"/>
          <w:ins w:id="3340" w:author="天赐 余" w:date="2025-12-04T10:58:00Z"/>
        </w:trPr>
        <w:tc>
          <w:tcPr>
            <w:tcW w:w="2070" w:type="dxa"/>
            <w:vAlign w:val="center"/>
          </w:tcPr>
          <w:p w14:paraId="56B7B87A" w14:textId="77777777" w:rsidR="004A37EF" w:rsidRDefault="004A37EF" w:rsidP="0034302B">
            <w:pPr>
              <w:spacing w:after="0" w:line="240" w:lineRule="auto"/>
              <w:ind w:firstLineChars="0" w:firstLine="0"/>
              <w:jc w:val="left"/>
              <w:rPr>
                <w:ins w:id="3341" w:author="天赐 余" w:date="2025-12-04T10:58:00Z" w16du:dateUtc="2025-12-04T02:58:00Z"/>
                <w:rFonts w:asciiTheme="majorEastAsia" w:eastAsiaTheme="majorEastAsia" w:hAnsiTheme="majorEastAsia" w:hint="eastAsia"/>
              </w:rPr>
            </w:pPr>
            <w:proofErr w:type="spellStart"/>
            <w:ins w:id="3342" w:author="天赐 余" w:date="2025-12-04T10:58:00Z" w16du:dateUtc="2025-12-04T02:58:00Z">
              <w:r>
                <w:rPr>
                  <w:rFonts w:asciiTheme="majorEastAsia" w:eastAsiaTheme="majorEastAsia" w:hAnsiTheme="majorEastAsia"/>
                </w:rPr>
                <w:t>GateEnabled</w:t>
              </w:r>
              <w:proofErr w:type="spellEnd"/>
            </w:ins>
          </w:p>
        </w:tc>
        <w:tc>
          <w:tcPr>
            <w:tcW w:w="3162" w:type="dxa"/>
          </w:tcPr>
          <w:p w14:paraId="612D1222" w14:textId="77777777" w:rsidR="004A37EF" w:rsidRDefault="004A37EF" w:rsidP="0034302B">
            <w:pPr>
              <w:spacing w:after="0" w:line="240" w:lineRule="auto"/>
              <w:ind w:firstLineChars="0" w:firstLine="0"/>
              <w:jc w:val="left"/>
              <w:rPr>
                <w:ins w:id="3343" w:author="天赐 余" w:date="2025-12-04T10:58:00Z" w16du:dateUtc="2025-12-04T02:58:00Z"/>
                <w:rFonts w:asciiTheme="majorEastAsia" w:eastAsiaTheme="majorEastAsia" w:hAnsiTheme="majorEastAsia" w:hint="eastAsia"/>
              </w:rPr>
            </w:pPr>
            <w:ins w:id="3344" w:author="天赐 余" w:date="2025-12-04T10:58:00Z" w16du:dateUtc="2025-12-04T02:58:00Z">
              <w:r>
                <w:rPr>
                  <w:rFonts w:asciiTheme="majorEastAsia" w:eastAsiaTheme="majorEastAsia" w:hAnsiTheme="majorEastAsia" w:hint="eastAsia"/>
                </w:rPr>
                <w:t>门控使能，True表示使能门控，False表示不使能门控</w:t>
              </w:r>
            </w:ins>
          </w:p>
        </w:tc>
        <w:tc>
          <w:tcPr>
            <w:tcW w:w="1993" w:type="dxa"/>
            <w:vAlign w:val="center"/>
          </w:tcPr>
          <w:p w14:paraId="191D9F2F" w14:textId="77777777" w:rsidR="004A37EF" w:rsidRDefault="004A37EF" w:rsidP="0034302B">
            <w:pPr>
              <w:spacing w:after="0" w:line="240" w:lineRule="auto"/>
              <w:ind w:firstLineChars="0" w:firstLine="0"/>
              <w:jc w:val="left"/>
              <w:rPr>
                <w:ins w:id="3345" w:author="天赐 余" w:date="2025-12-04T10:58:00Z" w16du:dateUtc="2025-12-04T02:58:00Z"/>
                <w:rFonts w:asciiTheme="majorEastAsia" w:eastAsiaTheme="majorEastAsia" w:hAnsiTheme="majorEastAsia" w:hint="eastAsia"/>
              </w:rPr>
            </w:pPr>
            <w:ins w:id="3346" w:author="天赐 余" w:date="2025-12-04T10:58:00Z" w16du:dateUtc="2025-12-04T02:58:00Z">
              <w:r>
                <w:rPr>
                  <w:rFonts w:asciiTheme="majorEastAsia" w:eastAsiaTheme="majorEastAsia" w:hAnsiTheme="majorEastAsia"/>
                </w:rPr>
                <w:t>Boolean</w:t>
              </w:r>
            </w:ins>
          </w:p>
        </w:tc>
        <w:tc>
          <w:tcPr>
            <w:tcW w:w="992" w:type="dxa"/>
            <w:gridSpan w:val="2"/>
            <w:vAlign w:val="center"/>
          </w:tcPr>
          <w:p w14:paraId="20709914" w14:textId="77777777" w:rsidR="004A37EF" w:rsidRDefault="004A37EF" w:rsidP="0034302B">
            <w:pPr>
              <w:spacing w:after="0" w:line="240" w:lineRule="auto"/>
              <w:ind w:firstLineChars="0" w:firstLine="0"/>
              <w:jc w:val="left"/>
              <w:rPr>
                <w:ins w:id="3347" w:author="天赐 余" w:date="2025-12-04T10:58:00Z" w16du:dateUtc="2025-12-04T02:58:00Z"/>
                <w:rFonts w:asciiTheme="majorEastAsia" w:eastAsiaTheme="majorEastAsia" w:hAnsiTheme="majorEastAsia" w:hint="eastAsia"/>
              </w:rPr>
            </w:pPr>
          </w:p>
        </w:tc>
        <w:tc>
          <w:tcPr>
            <w:tcW w:w="1477" w:type="dxa"/>
            <w:gridSpan w:val="2"/>
            <w:vAlign w:val="center"/>
          </w:tcPr>
          <w:p w14:paraId="1AAD674A" w14:textId="77777777" w:rsidR="004A37EF" w:rsidRDefault="004A37EF" w:rsidP="0034302B">
            <w:pPr>
              <w:spacing w:after="0" w:line="240" w:lineRule="auto"/>
              <w:ind w:firstLineChars="0" w:firstLine="0"/>
              <w:jc w:val="left"/>
              <w:rPr>
                <w:ins w:id="3348" w:author="天赐 余" w:date="2025-12-04T10:58:00Z" w16du:dateUtc="2025-12-04T02:58:00Z"/>
                <w:rFonts w:asciiTheme="majorEastAsia" w:eastAsiaTheme="majorEastAsia" w:hAnsiTheme="majorEastAsia" w:hint="eastAsia"/>
              </w:rPr>
            </w:pPr>
            <w:ins w:id="3349" w:author="天赐 余" w:date="2025-12-04T10:58:00Z" w16du:dateUtc="2025-12-04T02:58:00Z">
              <w:r>
                <w:rPr>
                  <w:rFonts w:asciiTheme="majorEastAsia" w:eastAsiaTheme="majorEastAsia" w:hAnsiTheme="majorEastAsia" w:hint="eastAsia"/>
                </w:rPr>
                <w:t>True/False</w:t>
              </w:r>
            </w:ins>
          </w:p>
        </w:tc>
      </w:tr>
      <w:tr w:rsidR="004A37EF" w14:paraId="4112129E" w14:textId="77777777" w:rsidTr="004A37EF">
        <w:trPr>
          <w:trHeight w:val="732"/>
          <w:ins w:id="3350" w:author="天赐 余" w:date="2025-12-04T10:58:00Z"/>
        </w:trPr>
        <w:tc>
          <w:tcPr>
            <w:tcW w:w="2070" w:type="dxa"/>
            <w:vAlign w:val="center"/>
          </w:tcPr>
          <w:p w14:paraId="4C674B06" w14:textId="77777777" w:rsidR="004A37EF" w:rsidRDefault="004A37EF" w:rsidP="0034302B">
            <w:pPr>
              <w:spacing w:after="0" w:line="240" w:lineRule="auto"/>
              <w:ind w:firstLineChars="0" w:firstLine="0"/>
              <w:jc w:val="left"/>
              <w:rPr>
                <w:ins w:id="3351" w:author="天赐 余" w:date="2025-12-04T10:58:00Z" w16du:dateUtc="2025-12-04T02:58:00Z"/>
                <w:rFonts w:asciiTheme="majorEastAsia" w:eastAsiaTheme="majorEastAsia" w:hAnsiTheme="majorEastAsia" w:hint="eastAsia"/>
              </w:rPr>
            </w:pPr>
            <w:proofErr w:type="spellStart"/>
            <w:ins w:id="3352" w:author="天赐 余" w:date="2025-12-04T10:58:00Z" w16du:dateUtc="2025-12-04T02:58:00Z">
              <w:r>
                <w:rPr>
                  <w:rFonts w:asciiTheme="majorEastAsia" w:eastAsiaTheme="majorEastAsia" w:hAnsiTheme="majorEastAsia"/>
                </w:rPr>
                <w:t>AdminControlListLength</w:t>
              </w:r>
              <w:proofErr w:type="spellEnd"/>
            </w:ins>
          </w:p>
        </w:tc>
        <w:tc>
          <w:tcPr>
            <w:tcW w:w="3162" w:type="dxa"/>
          </w:tcPr>
          <w:p w14:paraId="31B5F7AD" w14:textId="77777777" w:rsidR="004A37EF" w:rsidRDefault="004A37EF" w:rsidP="0034302B">
            <w:pPr>
              <w:spacing w:after="0" w:line="240" w:lineRule="auto"/>
              <w:ind w:firstLineChars="0" w:firstLine="0"/>
              <w:jc w:val="left"/>
              <w:rPr>
                <w:ins w:id="3353" w:author="天赐 余" w:date="2025-12-04T10:58:00Z" w16du:dateUtc="2025-12-04T02:58:00Z"/>
                <w:rFonts w:asciiTheme="majorEastAsia" w:eastAsiaTheme="majorEastAsia" w:hAnsiTheme="majorEastAsia" w:hint="eastAsia"/>
              </w:rPr>
            </w:pPr>
            <w:ins w:id="3354" w:author="天赐 余" w:date="2025-12-04T10:58:00Z" w16du:dateUtc="2025-12-04T02:58:00Z">
              <w:r w:rsidRPr="0034302B">
                <w:rPr>
                  <w:rFonts w:asciiTheme="majorEastAsia" w:eastAsiaTheme="majorEastAsia" w:hAnsiTheme="majorEastAsia" w:hint="eastAsia"/>
                </w:rPr>
                <w:t>门控表长度，表明门控表中含有多少个表项（</w:t>
              </w:r>
              <w:proofErr w:type="spellStart"/>
              <w:r w:rsidRPr="0034302B">
                <w:rPr>
                  <w:rFonts w:asciiTheme="majorEastAsia" w:eastAsiaTheme="majorEastAsia" w:hAnsiTheme="majorEastAsia" w:hint="eastAsia"/>
                </w:rPr>
                <w:t>GateControlEntry</w:t>
              </w:r>
              <w:proofErr w:type="spellEnd"/>
              <w:r w:rsidRPr="0034302B">
                <w:rPr>
                  <w:rFonts w:asciiTheme="majorEastAsia" w:eastAsiaTheme="majorEastAsia" w:hAnsiTheme="majorEastAsia" w:hint="eastAsia"/>
                </w:rPr>
                <w:t>）</w:t>
              </w:r>
            </w:ins>
          </w:p>
        </w:tc>
        <w:tc>
          <w:tcPr>
            <w:tcW w:w="1993" w:type="dxa"/>
            <w:vAlign w:val="center"/>
          </w:tcPr>
          <w:p w14:paraId="2CEB812A" w14:textId="77777777" w:rsidR="004A37EF" w:rsidRDefault="004A37EF" w:rsidP="0034302B">
            <w:pPr>
              <w:spacing w:after="0" w:line="240" w:lineRule="auto"/>
              <w:ind w:firstLineChars="0" w:firstLine="0"/>
              <w:jc w:val="left"/>
              <w:rPr>
                <w:ins w:id="3355" w:author="天赐 余" w:date="2025-12-04T10:58:00Z" w16du:dateUtc="2025-12-04T02:58:00Z"/>
                <w:rFonts w:asciiTheme="majorEastAsia" w:eastAsiaTheme="majorEastAsia" w:hAnsiTheme="majorEastAsia" w:hint="eastAsia"/>
              </w:rPr>
            </w:pPr>
            <w:proofErr w:type="spellStart"/>
            <w:ins w:id="3356" w:author="天赐 余" w:date="2025-12-04T10:58:00Z" w16du:dateUtc="2025-12-04T02:58:00Z">
              <w:r>
                <w:rPr>
                  <w:rFonts w:asciiTheme="majorEastAsia" w:eastAsiaTheme="majorEastAsia" w:hAnsiTheme="majorEastAsia" w:hint="eastAsia"/>
                </w:rPr>
                <w:t>U</w:t>
              </w:r>
              <w:r>
                <w:rPr>
                  <w:rFonts w:asciiTheme="majorEastAsia" w:eastAsiaTheme="majorEastAsia" w:hAnsiTheme="majorEastAsia"/>
                </w:rPr>
                <w:t>int</w:t>
              </w:r>
              <w:proofErr w:type="spellEnd"/>
            </w:ins>
          </w:p>
        </w:tc>
        <w:tc>
          <w:tcPr>
            <w:tcW w:w="992" w:type="dxa"/>
            <w:gridSpan w:val="2"/>
            <w:vAlign w:val="center"/>
          </w:tcPr>
          <w:p w14:paraId="61C6EF83" w14:textId="77777777" w:rsidR="004A37EF" w:rsidRDefault="004A37EF" w:rsidP="0034302B">
            <w:pPr>
              <w:spacing w:after="0" w:line="240" w:lineRule="auto"/>
              <w:ind w:firstLineChars="0" w:firstLine="0"/>
              <w:jc w:val="left"/>
              <w:rPr>
                <w:ins w:id="3357" w:author="天赐 余" w:date="2025-12-04T10:58:00Z" w16du:dateUtc="2025-12-04T02:58:00Z"/>
                <w:rFonts w:asciiTheme="majorEastAsia" w:eastAsiaTheme="majorEastAsia" w:hAnsiTheme="majorEastAsia" w:hint="eastAsia"/>
              </w:rPr>
            </w:pPr>
            <w:ins w:id="3358" w:author="天赐 余" w:date="2025-12-04T10:58:00Z" w16du:dateUtc="2025-12-04T02:58:00Z">
              <w:r>
                <w:rPr>
                  <w:rFonts w:asciiTheme="majorEastAsia" w:eastAsiaTheme="majorEastAsia" w:hAnsiTheme="majorEastAsia" w:hint="eastAsia"/>
                </w:rPr>
                <w:t>表项个数</w:t>
              </w:r>
            </w:ins>
          </w:p>
        </w:tc>
        <w:tc>
          <w:tcPr>
            <w:tcW w:w="1477" w:type="dxa"/>
            <w:gridSpan w:val="2"/>
            <w:vAlign w:val="center"/>
          </w:tcPr>
          <w:p w14:paraId="27DF6AD4" w14:textId="77777777" w:rsidR="004A37EF" w:rsidRDefault="004A37EF" w:rsidP="0034302B">
            <w:pPr>
              <w:spacing w:after="0" w:line="240" w:lineRule="auto"/>
              <w:ind w:firstLineChars="0" w:firstLine="0"/>
              <w:jc w:val="left"/>
              <w:rPr>
                <w:ins w:id="3359" w:author="天赐 余" w:date="2025-12-04T10:58:00Z" w16du:dateUtc="2025-12-04T02:58:00Z"/>
                <w:rFonts w:asciiTheme="majorEastAsia" w:eastAsiaTheme="majorEastAsia" w:hAnsiTheme="majorEastAsia" w:hint="eastAsia"/>
              </w:rPr>
            </w:pPr>
          </w:p>
        </w:tc>
      </w:tr>
      <w:tr w:rsidR="004A37EF" w14:paraId="00F6E07E" w14:textId="77777777" w:rsidTr="004A37EF">
        <w:trPr>
          <w:trHeight w:val="732"/>
          <w:ins w:id="3360" w:author="天赐 余" w:date="2025-12-04T10:58:00Z"/>
        </w:trPr>
        <w:tc>
          <w:tcPr>
            <w:tcW w:w="2070" w:type="dxa"/>
            <w:vAlign w:val="center"/>
          </w:tcPr>
          <w:p w14:paraId="6D611BCD" w14:textId="77777777" w:rsidR="004A37EF" w:rsidRDefault="004A37EF" w:rsidP="0034302B">
            <w:pPr>
              <w:spacing w:after="0" w:line="240" w:lineRule="auto"/>
              <w:ind w:firstLineChars="0" w:firstLine="0"/>
              <w:jc w:val="left"/>
              <w:rPr>
                <w:ins w:id="3361" w:author="天赐 余" w:date="2025-12-04T10:58:00Z" w16du:dateUtc="2025-12-04T02:58:00Z"/>
                <w:rFonts w:asciiTheme="majorEastAsia" w:eastAsiaTheme="majorEastAsia" w:hAnsiTheme="majorEastAsia" w:hint="eastAsia"/>
              </w:rPr>
            </w:pPr>
            <w:proofErr w:type="spellStart"/>
            <w:ins w:id="3362" w:author="天赐 余" w:date="2025-12-04T10:58:00Z" w16du:dateUtc="2025-12-04T02:58:00Z">
              <w:r>
                <w:rPr>
                  <w:rFonts w:asciiTheme="majorEastAsia" w:eastAsiaTheme="majorEastAsia" w:hAnsiTheme="majorEastAsia"/>
                </w:rPr>
                <w:t>GateControlEntry</w:t>
              </w:r>
              <w:r>
                <w:rPr>
                  <w:rFonts w:asciiTheme="majorEastAsia" w:eastAsiaTheme="majorEastAsia" w:hAnsiTheme="majorEastAsia" w:hint="eastAsia"/>
                </w:rPr>
                <w:t>-operation_name</w:t>
              </w:r>
              <w:proofErr w:type="spellEnd"/>
            </w:ins>
          </w:p>
        </w:tc>
        <w:tc>
          <w:tcPr>
            <w:tcW w:w="3162" w:type="dxa"/>
          </w:tcPr>
          <w:p w14:paraId="41747099" w14:textId="77777777" w:rsidR="004A37EF" w:rsidRDefault="004A37EF" w:rsidP="0034302B">
            <w:pPr>
              <w:spacing w:after="0" w:line="240" w:lineRule="auto"/>
              <w:ind w:firstLineChars="0" w:firstLine="0"/>
              <w:jc w:val="left"/>
              <w:rPr>
                <w:ins w:id="3363" w:author="天赐 余" w:date="2025-12-04T10:58:00Z" w16du:dateUtc="2025-12-04T02:58:00Z"/>
                <w:rFonts w:asciiTheme="majorEastAsia" w:eastAsiaTheme="majorEastAsia" w:hAnsiTheme="majorEastAsia" w:hint="eastAsia"/>
              </w:rPr>
            </w:pPr>
            <w:ins w:id="3364" w:author="天赐 余" w:date="2025-12-04T10:58:00Z" w16du:dateUtc="2025-12-04T02:58:00Z">
              <w:r w:rsidRPr="00002D99">
                <w:rPr>
                  <w:rFonts w:asciiTheme="majorEastAsia" w:eastAsiaTheme="majorEastAsia" w:hAnsiTheme="majorEastAsia" w:hint="eastAsia"/>
                </w:rPr>
                <w:t>门控表表项的操作类型字段，</w:t>
              </w:r>
              <w:r w:rsidRPr="0034302B">
                <w:rPr>
                  <w:rFonts w:asciiTheme="majorEastAsia" w:eastAsiaTheme="majorEastAsia" w:hAnsiTheme="majorEastAsia" w:hint="eastAsia"/>
                </w:rPr>
                <w:t>目前</w:t>
              </w:r>
              <w:r>
                <w:rPr>
                  <w:rFonts w:asciiTheme="majorEastAsia" w:eastAsiaTheme="majorEastAsia" w:hAnsiTheme="majorEastAsia" w:hint="eastAsia"/>
                </w:rPr>
                <w:t>仅要求支持</w:t>
              </w:r>
              <w:r w:rsidRPr="0034302B">
                <w:rPr>
                  <w:rFonts w:asciiTheme="majorEastAsia" w:eastAsiaTheme="majorEastAsia" w:hAnsiTheme="majorEastAsia" w:hint="eastAsia"/>
                </w:rPr>
                <w:t>“设置门控”</w:t>
              </w:r>
              <w:r>
                <w:rPr>
                  <w:rFonts w:asciiTheme="majorEastAsia" w:eastAsiaTheme="majorEastAsia" w:hAnsiTheme="majorEastAsia" w:hint="eastAsia"/>
                </w:rPr>
                <w:t>类型</w:t>
              </w:r>
            </w:ins>
          </w:p>
        </w:tc>
        <w:tc>
          <w:tcPr>
            <w:tcW w:w="1993" w:type="dxa"/>
            <w:vAlign w:val="center"/>
          </w:tcPr>
          <w:p w14:paraId="2B10716E" w14:textId="77777777" w:rsidR="004A37EF" w:rsidRDefault="004A37EF" w:rsidP="0034302B">
            <w:pPr>
              <w:spacing w:after="0" w:line="240" w:lineRule="auto"/>
              <w:ind w:firstLineChars="0" w:firstLine="0"/>
              <w:jc w:val="left"/>
              <w:rPr>
                <w:ins w:id="3365" w:author="天赐 余" w:date="2025-12-04T10:58:00Z" w16du:dateUtc="2025-12-04T02:58:00Z"/>
                <w:rFonts w:asciiTheme="majorEastAsia" w:eastAsiaTheme="majorEastAsia" w:hAnsiTheme="majorEastAsia" w:hint="eastAsia"/>
              </w:rPr>
            </w:pPr>
            <w:ins w:id="3366" w:author="天赐 余" w:date="2025-12-04T10:58:00Z" w16du:dateUtc="2025-12-04T02:58:00Z">
              <w:r>
                <w:rPr>
                  <w:rFonts w:asciiTheme="majorEastAsia" w:eastAsiaTheme="majorEastAsia" w:hAnsiTheme="majorEastAsia"/>
                </w:rPr>
                <w:t>Enumeration</w:t>
              </w:r>
            </w:ins>
          </w:p>
        </w:tc>
        <w:tc>
          <w:tcPr>
            <w:tcW w:w="992" w:type="dxa"/>
            <w:gridSpan w:val="2"/>
            <w:vAlign w:val="center"/>
          </w:tcPr>
          <w:p w14:paraId="30DC4641" w14:textId="77777777" w:rsidR="004A37EF" w:rsidRDefault="004A37EF" w:rsidP="0034302B">
            <w:pPr>
              <w:spacing w:after="0" w:line="240" w:lineRule="auto"/>
              <w:ind w:firstLineChars="0" w:firstLine="0"/>
              <w:jc w:val="left"/>
              <w:rPr>
                <w:ins w:id="3367" w:author="天赐 余" w:date="2025-12-04T10:58:00Z" w16du:dateUtc="2025-12-04T02:58:00Z"/>
                <w:rFonts w:asciiTheme="majorEastAsia" w:eastAsiaTheme="majorEastAsia" w:hAnsiTheme="majorEastAsia" w:hint="eastAsia"/>
              </w:rPr>
            </w:pPr>
          </w:p>
        </w:tc>
        <w:tc>
          <w:tcPr>
            <w:tcW w:w="1477" w:type="dxa"/>
            <w:gridSpan w:val="2"/>
            <w:vAlign w:val="center"/>
          </w:tcPr>
          <w:p w14:paraId="0D7FF56C" w14:textId="77777777" w:rsidR="004A37EF" w:rsidRDefault="004A37EF" w:rsidP="0034302B">
            <w:pPr>
              <w:spacing w:after="0" w:line="240" w:lineRule="auto"/>
              <w:ind w:firstLineChars="0" w:firstLine="0"/>
              <w:jc w:val="left"/>
              <w:rPr>
                <w:ins w:id="3368" w:author="天赐 余" w:date="2025-12-04T10:58:00Z" w16du:dateUtc="2025-12-04T02:58:00Z"/>
                <w:rFonts w:asciiTheme="majorEastAsia" w:eastAsiaTheme="majorEastAsia" w:hAnsiTheme="majorEastAsia" w:hint="eastAsia"/>
              </w:rPr>
            </w:pPr>
            <w:ins w:id="3369" w:author="天赐 余" w:date="2025-12-04T10:58:00Z" w16du:dateUtc="2025-12-04T02:58:00Z">
              <w:r>
                <w:rPr>
                  <w:rFonts w:asciiTheme="majorEastAsia" w:eastAsiaTheme="majorEastAsia" w:hAnsiTheme="majorEastAsia" w:hint="eastAsia"/>
                </w:rPr>
                <w:t>0（设置门控）</w:t>
              </w:r>
            </w:ins>
          </w:p>
        </w:tc>
      </w:tr>
      <w:tr w:rsidR="004A37EF" w14:paraId="3EEB44E3" w14:textId="77777777" w:rsidTr="004A37EF">
        <w:trPr>
          <w:trHeight w:val="732"/>
          <w:ins w:id="3370" w:author="天赐 余" w:date="2025-12-04T10:58:00Z"/>
        </w:trPr>
        <w:tc>
          <w:tcPr>
            <w:tcW w:w="2070" w:type="dxa"/>
            <w:vAlign w:val="center"/>
          </w:tcPr>
          <w:p w14:paraId="1A0EF45A" w14:textId="77777777" w:rsidR="004A37EF" w:rsidRDefault="004A37EF" w:rsidP="0034302B">
            <w:pPr>
              <w:spacing w:after="0" w:line="240" w:lineRule="auto"/>
              <w:ind w:firstLineChars="0" w:firstLine="0"/>
              <w:jc w:val="left"/>
              <w:rPr>
                <w:ins w:id="3371" w:author="天赐 余" w:date="2025-12-04T10:58:00Z" w16du:dateUtc="2025-12-04T02:58:00Z"/>
                <w:rFonts w:asciiTheme="majorEastAsia" w:eastAsiaTheme="majorEastAsia" w:hAnsiTheme="majorEastAsia" w:hint="eastAsia"/>
              </w:rPr>
            </w:pPr>
            <w:proofErr w:type="spellStart"/>
            <w:ins w:id="3372" w:author="天赐 余" w:date="2025-12-04T10:58:00Z" w16du:dateUtc="2025-12-04T02:58:00Z">
              <w:r>
                <w:rPr>
                  <w:rFonts w:asciiTheme="majorEastAsia" w:eastAsiaTheme="majorEastAsia" w:hAnsiTheme="majorEastAsia"/>
                </w:rPr>
                <w:t>GateControlEntry</w:t>
              </w:r>
              <w:r>
                <w:rPr>
                  <w:rFonts w:asciiTheme="majorEastAsia" w:eastAsiaTheme="majorEastAsia" w:hAnsiTheme="majorEastAsia" w:hint="eastAsia"/>
                </w:rPr>
                <w:t>-gatestate</w:t>
              </w:r>
              <w:proofErr w:type="spellEnd"/>
            </w:ins>
          </w:p>
        </w:tc>
        <w:tc>
          <w:tcPr>
            <w:tcW w:w="3162" w:type="dxa"/>
          </w:tcPr>
          <w:p w14:paraId="4AC0EB79" w14:textId="77777777" w:rsidR="004A37EF" w:rsidRDefault="004A37EF" w:rsidP="0034302B">
            <w:pPr>
              <w:spacing w:after="0" w:line="240" w:lineRule="auto"/>
              <w:ind w:firstLineChars="0" w:firstLine="0"/>
              <w:jc w:val="left"/>
              <w:rPr>
                <w:ins w:id="3373" w:author="天赐 余" w:date="2025-12-04T10:58:00Z" w16du:dateUtc="2025-12-04T02:58:00Z"/>
                <w:rFonts w:asciiTheme="majorEastAsia" w:eastAsiaTheme="majorEastAsia" w:hAnsiTheme="majorEastAsia" w:hint="eastAsia"/>
              </w:rPr>
            </w:pPr>
            <w:ins w:id="3374" w:author="天赐 余" w:date="2025-12-04T10:58:00Z" w16du:dateUtc="2025-12-04T02:58:00Z">
              <w:r>
                <w:rPr>
                  <w:rFonts w:asciiTheme="majorEastAsia" w:eastAsiaTheme="majorEastAsia" w:hAnsiTheme="majorEastAsia" w:hint="eastAsia"/>
                </w:rPr>
                <w:t>门控表表项的门控状态，表示每个流量类的门状态（bit0~7对应TC0~TC7,0=关闭，1=打开），例如，</w:t>
              </w:r>
              <w:r>
                <w:rPr>
                  <w:rFonts w:asciiTheme="majorEastAsia" w:eastAsiaTheme="majorEastAsia" w:hAnsiTheme="majorEastAsia" w:hint="eastAsia"/>
                </w:rPr>
                <w:lastRenderedPageBreak/>
                <w:t>0b11100101，表示优先级0、2、5、6、7队列打开。</w:t>
              </w:r>
            </w:ins>
          </w:p>
        </w:tc>
        <w:tc>
          <w:tcPr>
            <w:tcW w:w="1993" w:type="dxa"/>
            <w:vAlign w:val="center"/>
          </w:tcPr>
          <w:p w14:paraId="661670EF" w14:textId="77777777" w:rsidR="004A37EF" w:rsidRDefault="004A37EF" w:rsidP="0034302B">
            <w:pPr>
              <w:spacing w:after="0" w:line="240" w:lineRule="auto"/>
              <w:ind w:firstLineChars="0" w:firstLine="0"/>
              <w:jc w:val="left"/>
              <w:rPr>
                <w:ins w:id="3375" w:author="天赐 余" w:date="2025-12-04T10:58:00Z" w16du:dateUtc="2025-12-04T02:58:00Z"/>
                <w:rFonts w:asciiTheme="majorEastAsia" w:eastAsiaTheme="majorEastAsia" w:hAnsiTheme="majorEastAsia" w:hint="eastAsia"/>
              </w:rPr>
            </w:pPr>
            <w:ins w:id="3376" w:author="天赐 余" w:date="2025-12-04T10:58:00Z" w16du:dateUtc="2025-12-04T02:58:00Z">
              <w:r>
                <w:rPr>
                  <w:rFonts w:asciiTheme="majorEastAsia" w:eastAsiaTheme="majorEastAsia" w:hAnsiTheme="majorEastAsia" w:hint="eastAsia"/>
                </w:rPr>
                <w:lastRenderedPageBreak/>
                <w:t>Uint8</w:t>
              </w:r>
            </w:ins>
          </w:p>
        </w:tc>
        <w:tc>
          <w:tcPr>
            <w:tcW w:w="992" w:type="dxa"/>
            <w:gridSpan w:val="2"/>
            <w:vAlign w:val="center"/>
          </w:tcPr>
          <w:p w14:paraId="05F77F9B" w14:textId="77777777" w:rsidR="004A37EF" w:rsidRDefault="004A37EF" w:rsidP="0034302B">
            <w:pPr>
              <w:spacing w:after="0" w:line="240" w:lineRule="auto"/>
              <w:ind w:firstLineChars="0" w:firstLine="0"/>
              <w:jc w:val="left"/>
              <w:rPr>
                <w:ins w:id="3377" w:author="天赐 余" w:date="2025-12-04T10:58:00Z" w16du:dateUtc="2025-12-04T02:58:00Z"/>
                <w:rFonts w:asciiTheme="majorEastAsia" w:eastAsiaTheme="majorEastAsia" w:hAnsiTheme="majorEastAsia" w:hint="eastAsia"/>
              </w:rPr>
            </w:pPr>
          </w:p>
        </w:tc>
        <w:tc>
          <w:tcPr>
            <w:tcW w:w="1477" w:type="dxa"/>
            <w:gridSpan w:val="2"/>
            <w:vAlign w:val="center"/>
          </w:tcPr>
          <w:p w14:paraId="02E71DAD" w14:textId="77777777" w:rsidR="004A37EF" w:rsidRDefault="004A37EF" w:rsidP="0034302B">
            <w:pPr>
              <w:spacing w:after="0" w:line="240" w:lineRule="auto"/>
              <w:ind w:firstLineChars="0" w:firstLine="0"/>
              <w:jc w:val="left"/>
              <w:rPr>
                <w:ins w:id="3378" w:author="天赐 余" w:date="2025-12-04T10:58:00Z" w16du:dateUtc="2025-12-04T02:58:00Z"/>
                <w:rFonts w:asciiTheme="majorEastAsia" w:eastAsiaTheme="majorEastAsia" w:hAnsiTheme="majorEastAsia" w:hint="eastAsia"/>
              </w:rPr>
            </w:pPr>
            <w:ins w:id="3379" w:author="天赐 余" w:date="2025-12-04T10:58:00Z" w16du:dateUtc="2025-12-04T02:58:00Z">
              <w:r>
                <w:rPr>
                  <w:rFonts w:asciiTheme="majorEastAsia" w:eastAsiaTheme="majorEastAsia" w:hAnsiTheme="majorEastAsia" w:hint="eastAsia"/>
                </w:rPr>
                <w:t>b00000000~</w:t>
              </w:r>
            </w:ins>
          </w:p>
          <w:p w14:paraId="776A2A72" w14:textId="77777777" w:rsidR="004A37EF" w:rsidRDefault="004A37EF" w:rsidP="0034302B">
            <w:pPr>
              <w:spacing w:after="0" w:line="240" w:lineRule="auto"/>
              <w:ind w:firstLineChars="0" w:firstLine="0"/>
              <w:jc w:val="left"/>
              <w:rPr>
                <w:ins w:id="3380" w:author="天赐 余" w:date="2025-12-04T10:58:00Z" w16du:dateUtc="2025-12-04T02:58:00Z"/>
                <w:rFonts w:asciiTheme="majorEastAsia" w:eastAsiaTheme="majorEastAsia" w:hAnsiTheme="majorEastAsia" w:hint="eastAsia"/>
              </w:rPr>
            </w:pPr>
            <w:ins w:id="3381" w:author="天赐 余" w:date="2025-12-04T10:58:00Z" w16du:dateUtc="2025-12-04T02:58:00Z">
              <w:r>
                <w:rPr>
                  <w:rFonts w:asciiTheme="majorEastAsia" w:eastAsiaTheme="majorEastAsia" w:hAnsiTheme="majorEastAsia" w:hint="eastAsia"/>
                </w:rPr>
                <w:t>b11111111</w:t>
              </w:r>
            </w:ins>
          </w:p>
        </w:tc>
      </w:tr>
      <w:tr w:rsidR="004A37EF" w14:paraId="15738C57" w14:textId="77777777" w:rsidTr="004A37EF">
        <w:trPr>
          <w:trHeight w:val="732"/>
          <w:ins w:id="3382" w:author="天赐 余" w:date="2025-12-04T10:58:00Z"/>
        </w:trPr>
        <w:tc>
          <w:tcPr>
            <w:tcW w:w="2070" w:type="dxa"/>
            <w:vAlign w:val="center"/>
          </w:tcPr>
          <w:p w14:paraId="62BE9167" w14:textId="77777777" w:rsidR="004A37EF" w:rsidRDefault="004A37EF" w:rsidP="0034302B">
            <w:pPr>
              <w:spacing w:after="0" w:line="240" w:lineRule="auto"/>
              <w:ind w:firstLineChars="0" w:firstLine="0"/>
              <w:jc w:val="left"/>
              <w:rPr>
                <w:ins w:id="3383" w:author="天赐 余" w:date="2025-12-04T10:58:00Z" w16du:dateUtc="2025-12-04T02:58:00Z"/>
                <w:rFonts w:asciiTheme="majorEastAsia" w:eastAsiaTheme="majorEastAsia" w:hAnsiTheme="majorEastAsia" w:hint="eastAsia"/>
              </w:rPr>
            </w:pPr>
            <w:proofErr w:type="spellStart"/>
            <w:ins w:id="3384" w:author="天赐 余" w:date="2025-12-04T10:58:00Z" w16du:dateUtc="2025-12-04T02:58:00Z">
              <w:r>
                <w:rPr>
                  <w:rFonts w:asciiTheme="majorEastAsia" w:eastAsiaTheme="majorEastAsia" w:hAnsiTheme="majorEastAsia"/>
                </w:rPr>
                <w:t>GateControlEntry</w:t>
              </w:r>
              <w:r>
                <w:rPr>
                  <w:rFonts w:asciiTheme="majorEastAsia" w:eastAsiaTheme="majorEastAsia" w:hAnsiTheme="majorEastAsia" w:hint="eastAsia"/>
                </w:rPr>
                <w:t>-</w:t>
              </w:r>
              <w:r>
                <w:rPr>
                  <w:rFonts w:asciiTheme="majorEastAsia" w:eastAsiaTheme="majorEastAsia" w:hAnsiTheme="majorEastAsia"/>
                </w:rPr>
                <w:t>TimeInterval</w:t>
              </w:r>
              <w:proofErr w:type="spellEnd"/>
            </w:ins>
          </w:p>
        </w:tc>
        <w:tc>
          <w:tcPr>
            <w:tcW w:w="3162" w:type="dxa"/>
          </w:tcPr>
          <w:p w14:paraId="43DD0D8F" w14:textId="77777777" w:rsidR="004A37EF" w:rsidRDefault="004A37EF" w:rsidP="0034302B">
            <w:pPr>
              <w:spacing w:after="0" w:line="240" w:lineRule="auto"/>
              <w:ind w:firstLineChars="0" w:firstLine="0"/>
              <w:jc w:val="left"/>
              <w:rPr>
                <w:ins w:id="3385" w:author="天赐 余" w:date="2025-12-04T10:58:00Z" w16du:dateUtc="2025-12-04T02:58:00Z"/>
                <w:rFonts w:asciiTheme="majorEastAsia" w:eastAsiaTheme="majorEastAsia" w:hAnsiTheme="majorEastAsia" w:hint="eastAsia"/>
              </w:rPr>
            </w:pPr>
            <w:ins w:id="3386" w:author="天赐 余" w:date="2025-12-04T10:58:00Z" w16du:dateUtc="2025-12-04T02:58:00Z">
              <w:r>
                <w:rPr>
                  <w:rFonts w:asciiTheme="majorEastAsia" w:eastAsiaTheme="majorEastAsia" w:hAnsiTheme="majorEastAsia" w:hint="eastAsia"/>
                </w:rPr>
                <w:t>门控表表项的门控持续时间</w:t>
              </w:r>
            </w:ins>
          </w:p>
        </w:tc>
        <w:tc>
          <w:tcPr>
            <w:tcW w:w="1993" w:type="dxa"/>
            <w:vAlign w:val="center"/>
          </w:tcPr>
          <w:p w14:paraId="125E0B6E" w14:textId="77777777" w:rsidR="004A37EF" w:rsidRDefault="004A37EF" w:rsidP="0034302B">
            <w:pPr>
              <w:spacing w:after="0" w:line="240" w:lineRule="auto"/>
              <w:ind w:firstLineChars="0" w:firstLine="0"/>
              <w:jc w:val="left"/>
              <w:rPr>
                <w:ins w:id="3387" w:author="天赐 余" w:date="2025-12-04T10:58:00Z" w16du:dateUtc="2025-12-04T02:58:00Z"/>
                <w:rFonts w:asciiTheme="majorEastAsia" w:eastAsiaTheme="majorEastAsia" w:hAnsiTheme="majorEastAsia" w:hint="eastAsia"/>
              </w:rPr>
            </w:pPr>
            <w:ins w:id="3388" w:author="天赐 余" w:date="2025-12-04T10:58:00Z" w16du:dateUtc="2025-12-04T02:58:00Z">
              <w:r>
                <w:rPr>
                  <w:rFonts w:asciiTheme="majorEastAsia" w:eastAsiaTheme="majorEastAsia" w:hAnsiTheme="majorEastAsia" w:hint="eastAsia"/>
                </w:rPr>
                <w:t>Uint32</w:t>
              </w:r>
            </w:ins>
          </w:p>
        </w:tc>
        <w:tc>
          <w:tcPr>
            <w:tcW w:w="992" w:type="dxa"/>
            <w:gridSpan w:val="2"/>
            <w:vAlign w:val="center"/>
          </w:tcPr>
          <w:p w14:paraId="3CE944B1" w14:textId="77777777" w:rsidR="004A37EF" w:rsidRDefault="004A37EF" w:rsidP="0034302B">
            <w:pPr>
              <w:spacing w:after="0" w:line="240" w:lineRule="auto"/>
              <w:ind w:firstLineChars="0" w:firstLine="0"/>
              <w:jc w:val="left"/>
              <w:rPr>
                <w:ins w:id="3389" w:author="天赐 余" w:date="2025-12-04T10:58:00Z" w16du:dateUtc="2025-12-04T02:58:00Z"/>
                <w:rFonts w:asciiTheme="majorEastAsia" w:eastAsiaTheme="majorEastAsia" w:hAnsiTheme="majorEastAsia" w:hint="eastAsia"/>
              </w:rPr>
            </w:pPr>
            <w:ins w:id="3390" w:author="天赐 余" w:date="2025-12-04T10:58:00Z" w16du:dateUtc="2025-12-04T02:58:00Z">
              <w:r>
                <w:rPr>
                  <w:rFonts w:asciiTheme="majorEastAsia" w:eastAsiaTheme="majorEastAsia" w:hAnsiTheme="majorEastAsia" w:hint="eastAsia"/>
                </w:rPr>
                <w:t>纳秒</w:t>
              </w:r>
            </w:ins>
          </w:p>
        </w:tc>
        <w:tc>
          <w:tcPr>
            <w:tcW w:w="1477" w:type="dxa"/>
            <w:gridSpan w:val="2"/>
            <w:vAlign w:val="center"/>
          </w:tcPr>
          <w:p w14:paraId="5BFD09F3" w14:textId="77777777" w:rsidR="004A37EF" w:rsidRDefault="004A37EF" w:rsidP="0034302B">
            <w:pPr>
              <w:spacing w:after="0" w:line="240" w:lineRule="auto"/>
              <w:ind w:firstLineChars="0" w:firstLine="0"/>
              <w:jc w:val="left"/>
              <w:rPr>
                <w:ins w:id="3391" w:author="天赐 余" w:date="2025-12-04T10:58:00Z" w16du:dateUtc="2025-12-04T02:58:00Z"/>
                <w:rFonts w:asciiTheme="majorEastAsia" w:eastAsiaTheme="majorEastAsia" w:hAnsiTheme="majorEastAsia" w:hint="eastAsia"/>
              </w:rPr>
            </w:pPr>
            <w:proofErr w:type="spellStart"/>
            <w:ins w:id="3392" w:author="天赐 余" w:date="2025-12-04T10:58:00Z" w16du:dateUtc="2025-12-04T02:58:00Z">
              <w:r>
                <w:rPr>
                  <w:rFonts w:asciiTheme="majorEastAsia" w:eastAsiaTheme="majorEastAsia" w:hAnsiTheme="majorEastAsia"/>
                </w:rPr>
                <w:t>TickGranularity</w:t>
              </w:r>
              <w:proofErr w:type="spellEnd"/>
              <w:r>
                <w:rPr>
                  <w:rFonts w:asciiTheme="majorEastAsia" w:eastAsiaTheme="majorEastAsia" w:hAnsiTheme="majorEastAsia" w:hint="eastAsia"/>
                </w:rPr>
                <w:t>整数倍，小于</w:t>
              </w:r>
              <w:proofErr w:type="spellStart"/>
              <w:r>
                <w:rPr>
                  <w:rFonts w:asciiTheme="majorEastAsia" w:eastAsiaTheme="majorEastAsia" w:hAnsiTheme="majorEastAsia"/>
                </w:rPr>
                <w:t>AdminCycleTime</w:t>
              </w:r>
              <w:proofErr w:type="spellEnd"/>
            </w:ins>
          </w:p>
        </w:tc>
      </w:tr>
      <w:tr w:rsidR="004A37EF" w14:paraId="749BD28E" w14:textId="77777777" w:rsidTr="004A37EF">
        <w:trPr>
          <w:trHeight w:val="725"/>
          <w:ins w:id="3393" w:author="天赐 余" w:date="2025-12-04T10:58:00Z"/>
        </w:trPr>
        <w:tc>
          <w:tcPr>
            <w:tcW w:w="2070" w:type="dxa"/>
            <w:vAlign w:val="center"/>
          </w:tcPr>
          <w:p w14:paraId="0CDBB003" w14:textId="77777777" w:rsidR="004A37EF" w:rsidRDefault="004A37EF" w:rsidP="0034302B">
            <w:pPr>
              <w:spacing w:after="0" w:line="240" w:lineRule="auto"/>
              <w:ind w:firstLineChars="0" w:firstLine="0"/>
              <w:jc w:val="left"/>
              <w:rPr>
                <w:ins w:id="3394" w:author="天赐 余" w:date="2025-12-04T10:58:00Z" w16du:dateUtc="2025-12-04T02:58:00Z"/>
                <w:rFonts w:asciiTheme="majorEastAsia" w:eastAsiaTheme="majorEastAsia" w:hAnsiTheme="majorEastAsia" w:hint="eastAsia"/>
              </w:rPr>
            </w:pPr>
            <w:proofErr w:type="spellStart"/>
            <w:ins w:id="3395" w:author="天赐 余" w:date="2025-12-04T10:58:00Z" w16du:dateUtc="2025-12-04T02:58:00Z">
              <w:r>
                <w:rPr>
                  <w:rFonts w:asciiTheme="majorEastAsia" w:eastAsiaTheme="majorEastAsia" w:hAnsiTheme="majorEastAsia"/>
                </w:rPr>
                <w:t>AdminControlList</w:t>
              </w:r>
              <w:proofErr w:type="spellEnd"/>
            </w:ins>
          </w:p>
        </w:tc>
        <w:tc>
          <w:tcPr>
            <w:tcW w:w="3162" w:type="dxa"/>
          </w:tcPr>
          <w:p w14:paraId="62FC24BA" w14:textId="77777777" w:rsidR="004A37EF" w:rsidRDefault="004A37EF" w:rsidP="0034302B">
            <w:pPr>
              <w:spacing w:after="0" w:line="240" w:lineRule="auto"/>
              <w:ind w:firstLineChars="0" w:firstLine="0"/>
              <w:jc w:val="left"/>
              <w:rPr>
                <w:ins w:id="3396" w:author="天赐 余" w:date="2025-12-04T10:58:00Z" w16du:dateUtc="2025-12-04T02:58:00Z"/>
                <w:rFonts w:asciiTheme="majorEastAsia" w:eastAsiaTheme="majorEastAsia" w:hAnsiTheme="majorEastAsia" w:hint="eastAsia"/>
              </w:rPr>
            </w:pPr>
            <w:ins w:id="3397" w:author="天赐 余" w:date="2025-12-04T10:58:00Z" w16du:dateUtc="2025-12-04T02:58:00Z">
              <w:r>
                <w:rPr>
                  <w:rFonts w:asciiTheme="majorEastAsia" w:eastAsiaTheme="majorEastAsia" w:hAnsiTheme="majorEastAsia" w:hint="eastAsia"/>
                </w:rPr>
                <w:t>门控表</w:t>
              </w:r>
            </w:ins>
          </w:p>
        </w:tc>
        <w:tc>
          <w:tcPr>
            <w:tcW w:w="1993" w:type="dxa"/>
            <w:vAlign w:val="center"/>
          </w:tcPr>
          <w:p w14:paraId="7E19D1E7" w14:textId="77777777" w:rsidR="004A37EF" w:rsidRDefault="004A37EF" w:rsidP="0034302B">
            <w:pPr>
              <w:spacing w:after="0" w:line="240" w:lineRule="auto"/>
              <w:ind w:firstLineChars="0" w:firstLine="0"/>
              <w:jc w:val="left"/>
              <w:rPr>
                <w:ins w:id="3398" w:author="天赐 余" w:date="2025-12-04T10:58:00Z" w16du:dateUtc="2025-12-04T02:58:00Z"/>
                <w:rFonts w:asciiTheme="majorEastAsia" w:eastAsiaTheme="majorEastAsia" w:hAnsiTheme="majorEastAsia" w:hint="eastAsia"/>
              </w:rPr>
            </w:pPr>
            <w:proofErr w:type="spellStart"/>
            <w:ins w:id="3399" w:author="天赐 余" w:date="2025-12-04T10:58:00Z" w16du:dateUtc="2025-12-04T02:58:00Z">
              <w:r>
                <w:rPr>
                  <w:rFonts w:asciiTheme="majorEastAsia" w:eastAsiaTheme="majorEastAsia" w:hAnsiTheme="majorEastAsia"/>
                </w:rPr>
                <w:t>GateControlEntry</w:t>
              </w:r>
              <w:proofErr w:type="spellEnd"/>
              <w:r>
                <w:rPr>
                  <w:rFonts w:asciiTheme="majorEastAsia" w:eastAsiaTheme="majorEastAsia" w:hAnsiTheme="majorEastAsia" w:hint="eastAsia"/>
                </w:rPr>
                <w:t>列表</w:t>
              </w:r>
            </w:ins>
          </w:p>
        </w:tc>
        <w:tc>
          <w:tcPr>
            <w:tcW w:w="992" w:type="dxa"/>
            <w:gridSpan w:val="2"/>
            <w:vAlign w:val="center"/>
          </w:tcPr>
          <w:p w14:paraId="3F967F0F" w14:textId="77777777" w:rsidR="004A37EF" w:rsidRDefault="004A37EF" w:rsidP="0034302B">
            <w:pPr>
              <w:spacing w:after="0" w:line="240" w:lineRule="auto"/>
              <w:ind w:firstLineChars="0" w:firstLine="0"/>
              <w:jc w:val="left"/>
              <w:rPr>
                <w:ins w:id="3400" w:author="天赐 余" w:date="2025-12-04T10:58:00Z" w16du:dateUtc="2025-12-04T02:58:00Z"/>
                <w:rFonts w:asciiTheme="majorEastAsia" w:eastAsiaTheme="majorEastAsia" w:hAnsiTheme="majorEastAsia" w:hint="eastAsia"/>
              </w:rPr>
            </w:pPr>
          </w:p>
        </w:tc>
        <w:tc>
          <w:tcPr>
            <w:tcW w:w="1477" w:type="dxa"/>
            <w:gridSpan w:val="2"/>
            <w:vAlign w:val="center"/>
          </w:tcPr>
          <w:p w14:paraId="0B952AE9" w14:textId="77777777" w:rsidR="004A37EF" w:rsidRDefault="004A37EF" w:rsidP="0034302B">
            <w:pPr>
              <w:spacing w:after="0" w:line="240" w:lineRule="auto"/>
              <w:ind w:firstLineChars="0" w:firstLine="0"/>
              <w:jc w:val="left"/>
              <w:rPr>
                <w:ins w:id="3401" w:author="天赐 余" w:date="2025-12-04T10:58:00Z" w16du:dateUtc="2025-12-04T02:58:00Z"/>
                <w:rFonts w:asciiTheme="majorEastAsia" w:eastAsiaTheme="majorEastAsia" w:hAnsiTheme="majorEastAsia" w:hint="eastAsia"/>
              </w:rPr>
            </w:pPr>
          </w:p>
        </w:tc>
      </w:tr>
      <w:tr w:rsidR="004A37EF" w14:paraId="5A3516AF" w14:textId="77777777" w:rsidTr="004A37EF">
        <w:trPr>
          <w:trHeight w:val="725"/>
          <w:ins w:id="3402" w:author="天赐 余" w:date="2025-12-04T10:58:00Z"/>
        </w:trPr>
        <w:tc>
          <w:tcPr>
            <w:tcW w:w="2070" w:type="dxa"/>
            <w:vAlign w:val="center"/>
          </w:tcPr>
          <w:p w14:paraId="18E98E58" w14:textId="77777777" w:rsidR="004A37EF" w:rsidRDefault="004A37EF" w:rsidP="0034302B">
            <w:pPr>
              <w:spacing w:after="0" w:line="240" w:lineRule="auto"/>
              <w:ind w:firstLineChars="0" w:firstLine="0"/>
              <w:jc w:val="left"/>
              <w:rPr>
                <w:ins w:id="3403" w:author="天赐 余" w:date="2025-12-04T10:58:00Z" w16du:dateUtc="2025-12-04T02:58:00Z"/>
                <w:rFonts w:asciiTheme="majorEastAsia" w:eastAsiaTheme="majorEastAsia" w:hAnsiTheme="majorEastAsia" w:hint="eastAsia"/>
              </w:rPr>
            </w:pPr>
            <w:proofErr w:type="spellStart"/>
            <w:ins w:id="3404" w:author="天赐 余" w:date="2025-12-04T10:58:00Z" w16du:dateUtc="2025-12-04T02:58:00Z">
              <w:r>
                <w:rPr>
                  <w:rFonts w:asciiTheme="majorEastAsia" w:eastAsiaTheme="majorEastAsia" w:hAnsiTheme="majorEastAsia"/>
                </w:rPr>
                <w:t>AdminCycleTime</w:t>
              </w:r>
              <w:proofErr w:type="spellEnd"/>
            </w:ins>
          </w:p>
        </w:tc>
        <w:tc>
          <w:tcPr>
            <w:tcW w:w="3162" w:type="dxa"/>
          </w:tcPr>
          <w:p w14:paraId="53068A14" w14:textId="77777777" w:rsidR="004A37EF" w:rsidRDefault="004A37EF" w:rsidP="0034302B">
            <w:pPr>
              <w:spacing w:after="0" w:line="240" w:lineRule="auto"/>
              <w:ind w:firstLineChars="0" w:firstLine="0"/>
              <w:jc w:val="left"/>
              <w:rPr>
                <w:ins w:id="3405" w:author="天赐 余" w:date="2025-12-04T10:58:00Z" w16du:dateUtc="2025-12-04T02:58:00Z"/>
                <w:rFonts w:asciiTheme="majorEastAsia" w:eastAsiaTheme="majorEastAsia" w:hAnsiTheme="majorEastAsia" w:hint="eastAsia"/>
              </w:rPr>
            </w:pPr>
            <w:ins w:id="3406" w:author="天赐 余" w:date="2025-12-04T10:58:00Z" w16du:dateUtc="2025-12-04T02:58:00Z">
              <w:r>
                <w:rPr>
                  <w:rFonts w:asciiTheme="majorEastAsia" w:eastAsiaTheme="majorEastAsia" w:hAnsiTheme="majorEastAsia" w:hint="eastAsia"/>
                </w:rPr>
                <w:t>门控循环时间，用门控粒度的整数倍表示</w:t>
              </w:r>
            </w:ins>
          </w:p>
        </w:tc>
        <w:tc>
          <w:tcPr>
            <w:tcW w:w="1993" w:type="dxa"/>
            <w:vAlign w:val="center"/>
          </w:tcPr>
          <w:p w14:paraId="3CEBFF60" w14:textId="77777777" w:rsidR="004A37EF" w:rsidRDefault="004A37EF" w:rsidP="0034302B">
            <w:pPr>
              <w:spacing w:after="0" w:line="240" w:lineRule="auto"/>
              <w:ind w:firstLineChars="0" w:firstLine="0"/>
              <w:jc w:val="left"/>
              <w:rPr>
                <w:ins w:id="3407" w:author="天赐 余" w:date="2025-12-04T10:58:00Z" w16du:dateUtc="2025-12-04T02:58:00Z"/>
                <w:rFonts w:asciiTheme="majorEastAsia" w:eastAsiaTheme="majorEastAsia" w:hAnsiTheme="majorEastAsia" w:hint="eastAsia"/>
              </w:rPr>
            </w:pPr>
            <w:proofErr w:type="spellStart"/>
            <w:ins w:id="3408" w:author="天赐 余" w:date="2025-12-04T10:58:00Z" w16du:dateUtc="2025-12-04T02:58:00Z">
              <w:r>
                <w:rPr>
                  <w:rFonts w:asciiTheme="majorEastAsia" w:eastAsiaTheme="majorEastAsia" w:hAnsiTheme="majorEastAsia" w:hint="eastAsia"/>
                </w:rPr>
                <w:t>Uint</w:t>
              </w:r>
              <w:proofErr w:type="spellEnd"/>
            </w:ins>
          </w:p>
        </w:tc>
        <w:tc>
          <w:tcPr>
            <w:tcW w:w="992" w:type="dxa"/>
            <w:gridSpan w:val="2"/>
            <w:vAlign w:val="center"/>
          </w:tcPr>
          <w:p w14:paraId="44B0E51C" w14:textId="77777777" w:rsidR="004A37EF" w:rsidRDefault="004A37EF" w:rsidP="0034302B">
            <w:pPr>
              <w:spacing w:after="0" w:line="240" w:lineRule="auto"/>
              <w:ind w:firstLineChars="0" w:firstLine="0"/>
              <w:jc w:val="left"/>
              <w:rPr>
                <w:ins w:id="3409" w:author="天赐 余" w:date="2025-12-04T10:58:00Z" w16du:dateUtc="2025-12-04T02:58:00Z"/>
                <w:rFonts w:asciiTheme="majorEastAsia" w:eastAsiaTheme="majorEastAsia" w:hAnsiTheme="majorEastAsia" w:hint="eastAsia"/>
              </w:rPr>
            </w:pPr>
            <w:ins w:id="3410" w:author="天赐 余" w:date="2025-12-04T10:58:00Z" w16du:dateUtc="2025-12-04T02:58:00Z">
              <w:r>
                <w:rPr>
                  <w:rFonts w:asciiTheme="majorEastAsia" w:eastAsiaTheme="majorEastAsia" w:hAnsiTheme="majorEastAsia" w:hint="eastAsia"/>
                </w:rPr>
                <w:t>纳秒</w:t>
              </w:r>
            </w:ins>
          </w:p>
        </w:tc>
        <w:tc>
          <w:tcPr>
            <w:tcW w:w="1477" w:type="dxa"/>
            <w:gridSpan w:val="2"/>
            <w:vAlign w:val="center"/>
          </w:tcPr>
          <w:p w14:paraId="515237D7" w14:textId="77777777" w:rsidR="004A37EF" w:rsidRDefault="004A37EF" w:rsidP="0034302B">
            <w:pPr>
              <w:spacing w:after="0" w:line="240" w:lineRule="auto"/>
              <w:ind w:firstLineChars="0" w:firstLine="0"/>
              <w:jc w:val="left"/>
              <w:rPr>
                <w:ins w:id="3411" w:author="天赐 余" w:date="2025-12-04T10:58:00Z" w16du:dateUtc="2025-12-04T02:58:00Z"/>
                <w:rFonts w:asciiTheme="majorEastAsia" w:eastAsiaTheme="majorEastAsia" w:hAnsiTheme="majorEastAsia" w:hint="eastAsia"/>
              </w:rPr>
            </w:pPr>
            <w:ins w:id="3412" w:author="天赐 余" w:date="2025-12-04T10:58:00Z" w16du:dateUtc="2025-12-04T02:58:00Z">
              <w:r>
                <w:rPr>
                  <w:rFonts w:asciiTheme="majorEastAsia" w:eastAsiaTheme="majorEastAsia" w:hAnsiTheme="majorEastAsia" w:hint="eastAsia"/>
                </w:rPr>
                <w:t>门控粒度的整数倍</w:t>
              </w:r>
            </w:ins>
          </w:p>
        </w:tc>
      </w:tr>
      <w:tr w:rsidR="004A37EF" w14:paraId="27C97FF6" w14:textId="77777777" w:rsidTr="004A37EF">
        <w:trPr>
          <w:trHeight w:val="1449"/>
          <w:ins w:id="3413" w:author="天赐 余" w:date="2025-12-04T10:58:00Z"/>
        </w:trPr>
        <w:tc>
          <w:tcPr>
            <w:tcW w:w="2070" w:type="dxa"/>
            <w:vAlign w:val="center"/>
          </w:tcPr>
          <w:p w14:paraId="41B420C6" w14:textId="77777777" w:rsidR="004A37EF" w:rsidRDefault="004A37EF" w:rsidP="0034302B">
            <w:pPr>
              <w:spacing w:after="0" w:line="240" w:lineRule="auto"/>
              <w:ind w:firstLineChars="0" w:firstLine="0"/>
              <w:jc w:val="left"/>
              <w:rPr>
                <w:ins w:id="3414" w:author="天赐 余" w:date="2025-12-04T10:58:00Z" w16du:dateUtc="2025-12-04T02:58:00Z"/>
                <w:rFonts w:asciiTheme="majorEastAsia" w:eastAsiaTheme="majorEastAsia" w:hAnsiTheme="majorEastAsia" w:hint="eastAsia"/>
              </w:rPr>
            </w:pPr>
            <w:proofErr w:type="spellStart"/>
            <w:ins w:id="3415" w:author="天赐 余" w:date="2025-12-04T10:58:00Z" w16du:dateUtc="2025-12-04T02:58:00Z">
              <w:r>
                <w:rPr>
                  <w:rFonts w:asciiTheme="majorEastAsia" w:eastAsiaTheme="majorEastAsia" w:hAnsiTheme="majorEastAsia"/>
                </w:rPr>
                <w:t>AdminBaseTime</w:t>
              </w:r>
              <w:proofErr w:type="spellEnd"/>
            </w:ins>
          </w:p>
        </w:tc>
        <w:tc>
          <w:tcPr>
            <w:tcW w:w="3162" w:type="dxa"/>
          </w:tcPr>
          <w:p w14:paraId="365A26AB" w14:textId="77777777" w:rsidR="004A37EF" w:rsidRDefault="004A37EF" w:rsidP="0034302B">
            <w:pPr>
              <w:spacing w:after="0" w:line="240" w:lineRule="auto"/>
              <w:ind w:firstLineChars="0" w:firstLine="0"/>
              <w:jc w:val="left"/>
              <w:rPr>
                <w:ins w:id="3416" w:author="天赐 余" w:date="2025-12-04T10:58:00Z" w16du:dateUtc="2025-12-04T02:58:00Z"/>
                <w:rFonts w:asciiTheme="majorEastAsia" w:eastAsiaTheme="majorEastAsia" w:hAnsiTheme="majorEastAsia" w:hint="eastAsia"/>
              </w:rPr>
            </w:pPr>
            <w:ins w:id="3417" w:author="天赐 余" w:date="2025-12-04T10:58:00Z" w16du:dateUtc="2025-12-04T02:58:00Z">
              <w:r w:rsidRPr="0034302B">
                <w:rPr>
                  <w:rFonts w:asciiTheme="majorEastAsia" w:eastAsiaTheme="majorEastAsia" w:hAnsiTheme="majorEastAsia" w:hint="eastAsia"/>
                </w:rPr>
                <w:t>循环开始的基准时间（PTP时间格式）</w:t>
              </w:r>
            </w:ins>
          </w:p>
        </w:tc>
        <w:tc>
          <w:tcPr>
            <w:tcW w:w="1993" w:type="dxa"/>
            <w:vAlign w:val="center"/>
          </w:tcPr>
          <w:p w14:paraId="3B8A46B0" w14:textId="77777777" w:rsidR="004A37EF" w:rsidRDefault="004A37EF" w:rsidP="0034302B">
            <w:pPr>
              <w:spacing w:after="0" w:line="240" w:lineRule="auto"/>
              <w:ind w:firstLineChars="0" w:firstLine="0"/>
              <w:jc w:val="left"/>
              <w:rPr>
                <w:ins w:id="3418" w:author="天赐 余" w:date="2025-12-04T10:58:00Z" w16du:dateUtc="2025-12-04T02:58:00Z"/>
                <w:rFonts w:asciiTheme="majorEastAsia" w:eastAsiaTheme="majorEastAsia" w:hAnsiTheme="majorEastAsia" w:hint="eastAsia"/>
              </w:rPr>
            </w:pPr>
            <w:ins w:id="3419" w:author="天赐 余" w:date="2025-12-04T10:58:00Z" w16du:dateUtc="2025-12-04T02:58:00Z">
              <w:r>
                <w:rPr>
                  <w:rFonts w:asciiTheme="majorEastAsia" w:eastAsiaTheme="majorEastAsia" w:hAnsiTheme="majorEastAsia" w:hint="eastAsia"/>
                </w:rPr>
                <w:t>Uint48+Uint32</w:t>
              </w:r>
            </w:ins>
          </w:p>
        </w:tc>
        <w:tc>
          <w:tcPr>
            <w:tcW w:w="992" w:type="dxa"/>
            <w:gridSpan w:val="2"/>
            <w:vAlign w:val="center"/>
          </w:tcPr>
          <w:p w14:paraId="42C69C3D" w14:textId="77777777" w:rsidR="004A37EF" w:rsidRDefault="004A37EF" w:rsidP="0034302B">
            <w:pPr>
              <w:spacing w:after="0" w:line="240" w:lineRule="auto"/>
              <w:ind w:firstLineChars="0" w:firstLine="0"/>
              <w:jc w:val="left"/>
              <w:rPr>
                <w:ins w:id="3420" w:author="天赐 余" w:date="2025-12-04T10:58:00Z" w16du:dateUtc="2025-12-04T02:58:00Z"/>
                <w:rFonts w:asciiTheme="majorEastAsia" w:eastAsiaTheme="majorEastAsia" w:hAnsiTheme="majorEastAsia" w:hint="eastAsia"/>
              </w:rPr>
            </w:pPr>
            <w:ins w:id="3421" w:author="天赐 余" w:date="2025-12-04T10:58:00Z" w16du:dateUtc="2025-12-04T02:58:00Z">
              <w:r w:rsidRPr="0034302B">
                <w:rPr>
                  <w:rFonts w:asciiTheme="majorEastAsia" w:eastAsiaTheme="majorEastAsia" w:hAnsiTheme="majorEastAsia" w:hint="eastAsia"/>
                </w:rPr>
                <w:t>48</w:t>
              </w:r>
              <w:r w:rsidRPr="00E351C0">
                <w:rPr>
                  <w:rFonts w:asciiTheme="majorEastAsia" w:eastAsiaTheme="majorEastAsia" w:hAnsiTheme="majorEastAsia" w:hint="eastAsia"/>
                </w:rPr>
                <w:t>位秒，32位纳秒</w:t>
              </w:r>
            </w:ins>
          </w:p>
        </w:tc>
        <w:tc>
          <w:tcPr>
            <w:tcW w:w="1477" w:type="dxa"/>
            <w:gridSpan w:val="2"/>
            <w:vAlign w:val="center"/>
          </w:tcPr>
          <w:p w14:paraId="5864A2E1" w14:textId="77777777" w:rsidR="004A37EF" w:rsidRDefault="004A37EF" w:rsidP="0034302B">
            <w:pPr>
              <w:spacing w:after="0" w:line="240" w:lineRule="auto"/>
              <w:ind w:firstLineChars="0" w:firstLine="0"/>
              <w:jc w:val="left"/>
              <w:rPr>
                <w:ins w:id="3422" w:author="天赐 余" w:date="2025-12-04T10:58:00Z" w16du:dateUtc="2025-12-04T02:58:00Z"/>
                <w:rFonts w:asciiTheme="majorEastAsia" w:eastAsiaTheme="majorEastAsia" w:hAnsiTheme="majorEastAsia" w:hint="eastAsia"/>
              </w:rPr>
            </w:pPr>
            <w:ins w:id="3423" w:author="天赐 余" w:date="2025-12-04T10:58:00Z" w16du:dateUtc="2025-12-04T02:58:00Z">
              <w:r>
                <w:rPr>
                  <w:rFonts w:asciiTheme="majorEastAsia" w:eastAsiaTheme="majorEastAsia" w:hAnsiTheme="majorEastAsia" w:hint="eastAsia"/>
                </w:rPr>
                <w:t>建议全网所有节点一致</w:t>
              </w:r>
            </w:ins>
          </w:p>
        </w:tc>
      </w:tr>
      <w:tr w:rsidR="004A37EF" w14:paraId="532343EA" w14:textId="77777777" w:rsidTr="004A37EF">
        <w:trPr>
          <w:trHeight w:val="1449"/>
          <w:ins w:id="3424" w:author="天赐 余" w:date="2025-12-04T10:58:00Z"/>
        </w:trPr>
        <w:tc>
          <w:tcPr>
            <w:tcW w:w="2070" w:type="dxa"/>
            <w:vAlign w:val="center"/>
          </w:tcPr>
          <w:p w14:paraId="783EBB42" w14:textId="77777777" w:rsidR="004A37EF" w:rsidRDefault="004A37EF" w:rsidP="0034302B">
            <w:pPr>
              <w:spacing w:after="0" w:line="240" w:lineRule="auto"/>
              <w:ind w:firstLineChars="0" w:firstLine="0"/>
              <w:jc w:val="left"/>
              <w:rPr>
                <w:ins w:id="3425" w:author="天赐 余" w:date="2025-12-04T10:58:00Z" w16du:dateUtc="2025-12-04T02:58:00Z"/>
                <w:rFonts w:asciiTheme="majorEastAsia" w:eastAsiaTheme="majorEastAsia" w:hAnsiTheme="majorEastAsia" w:hint="eastAsia"/>
              </w:rPr>
            </w:pPr>
            <w:proofErr w:type="spellStart"/>
            <w:ins w:id="3426" w:author="天赐 余" w:date="2025-12-04T10:58:00Z" w16du:dateUtc="2025-12-04T02:58:00Z">
              <w:r>
                <w:rPr>
                  <w:rFonts w:asciiTheme="majorEastAsia" w:eastAsiaTheme="majorEastAsia" w:hAnsiTheme="majorEastAsia"/>
                </w:rPr>
                <w:t>TickGranularity</w:t>
              </w:r>
              <w:proofErr w:type="spellEnd"/>
            </w:ins>
          </w:p>
        </w:tc>
        <w:tc>
          <w:tcPr>
            <w:tcW w:w="3162" w:type="dxa"/>
          </w:tcPr>
          <w:p w14:paraId="19A2CA57" w14:textId="77777777" w:rsidR="004A37EF" w:rsidRDefault="004A37EF" w:rsidP="0034302B">
            <w:pPr>
              <w:spacing w:after="0" w:line="240" w:lineRule="auto"/>
              <w:ind w:firstLineChars="0" w:firstLine="0"/>
              <w:jc w:val="left"/>
              <w:rPr>
                <w:ins w:id="3427" w:author="天赐 余" w:date="2025-12-04T10:58:00Z" w16du:dateUtc="2025-12-04T02:58:00Z"/>
                <w:rFonts w:asciiTheme="majorEastAsia" w:eastAsiaTheme="majorEastAsia" w:hAnsiTheme="majorEastAsia" w:hint="eastAsia"/>
              </w:rPr>
            </w:pPr>
            <w:ins w:id="3428" w:author="天赐 余" w:date="2025-12-04T10:58:00Z" w16du:dateUtc="2025-12-04T02:58:00Z">
              <w:r>
                <w:rPr>
                  <w:rFonts w:asciiTheme="majorEastAsia" w:eastAsiaTheme="majorEastAsia" w:hAnsiTheme="majorEastAsia" w:hint="eastAsia"/>
                </w:rPr>
                <w:t>门控时间粒度，门控状态机每一拍的时间长度</w:t>
              </w:r>
            </w:ins>
          </w:p>
        </w:tc>
        <w:tc>
          <w:tcPr>
            <w:tcW w:w="1993" w:type="dxa"/>
            <w:vAlign w:val="center"/>
          </w:tcPr>
          <w:p w14:paraId="15392CB9" w14:textId="77777777" w:rsidR="004A37EF" w:rsidRDefault="004A37EF" w:rsidP="0034302B">
            <w:pPr>
              <w:spacing w:after="0" w:line="240" w:lineRule="auto"/>
              <w:ind w:firstLineChars="0" w:firstLine="0"/>
              <w:jc w:val="left"/>
              <w:rPr>
                <w:ins w:id="3429" w:author="天赐 余" w:date="2025-12-04T10:58:00Z" w16du:dateUtc="2025-12-04T02:58:00Z"/>
                <w:rFonts w:asciiTheme="majorEastAsia" w:eastAsiaTheme="majorEastAsia" w:hAnsiTheme="majorEastAsia" w:hint="eastAsia"/>
              </w:rPr>
            </w:pPr>
            <w:ins w:id="3430" w:author="天赐 余" w:date="2025-12-04T10:58:00Z" w16du:dateUtc="2025-12-04T02:58:00Z">
              <w:r>
                <w:rPr>
                  <w:rFonts w:asciiTheme="majorEastAsia" w:eastAsiaTheme="majorEastAsia" w:hAnsiTheme="majorEastAsia" w:hint="eastAsia"/>
                </w:rPr>
                <w:t>Uint32</w:t>
              </w:r>
            </w:ins>
          </w:p>
        </w:tc>
        <w:tc>
          <w:tcPr>
            <w:tcW w:w="992" w:type="dxa"/>
            <w:gridSpan w:val="2"/>
            <w:vAlign w:val="center"/>
          </w:tcPr>
          <w:p w14:paraId="4D7562C3" w14:textId="77777777" w:rsidR="004A37EF" w:rsidRDefault="004A37EF" w:rsidP="0034302B">
            <w:pPr>
              <w:spacing w:after="0" w:line="240" w:lineRule="auto"/>
              <w:ind w:firstLineChars="0" w:firstLine="0"/>
              <w:jc w:val="left"/>
              <w:rPr>
                <w:ins w:id="3431" w:author="天赐 余" w:date="2025-12-04T10:58:00Z" w16du:dateUtc="2025-12-04T02:58:00Z"/>
                <w:rFonts w:asciiTheme="majorEastAsia" w:eastAsiaTheme="majorEastAsia" w:hAnsiTheme="majorEastAsia" w:hint="eastAsia"/>
              </w:rPr>
            </w:pPr>
            <w:ins w:id="3432" w:author="天赐 余" w:date="2025-12-04T10:58:00Z" w16du:dateUtc="2025-12-04T02:58:00Z">
              <w:r>
                <w:rPr>
                  <w:rFonts w:asciiTheme="majorEastAsia" w:eastAsiaTheme="majorEastAsia" w:hAnsiTheme="majorEastAsia" w:hint="eastAsia"/>
                </w:rPr>
                <w:t>十分之一纳秒</w:t>
              </w:r>
            </w:ins>
          </w:p>
        </w:tc>
        <w:tc>
          <w:tcPr>
            <w:tcW w:w="1477" w:type="dxa"/>
            <w:gridSpan w:val="2"/>
            <w:vAlign w:val="center"/>
          </w:tcPr>
          <w:p w14:paraId="2B5ABD77" w14:textId="77777777" w:rsidR="004A37EF" w:rsidRDefault="004A37EF" w:rsidP="0034302B">
            <w:pPr>
              <w:spacing w:after="0" w:line="240" w:lineRule="auto"/>
              <w:ind w:firstLineChars="0" w:firstLine="0"/>
              <w:jc w:val="left"/>
              <w:rPr>
                <w:ins w:id="3433" w:author="天赐 余" w:date="2025-12-04T10:58:00Z" w16du:dateUtc="2025-12-04T02:58:00Z"/>
                <w:rFonts w:asciiTheme="majorEastAsia" w:eastAsiaTheme="majorEastAsia" w:hAnsiTheme="majorEastAsia" w:hint="eastAsia"/>
              </w:rPr>
            </w:pPr>
            <w:ins w:id="3434" w:author="天赐 余" w:date="2025-12-04T10:58:00Z" w16du:dateUtc="2025-12-04T02:58:00Z">
              <w:r>
                <w:rPr>
                  <w:rFonts w:asciiTheme="majorEastAsia" w:eastAsiaTheme="majorEastAsia" w:hAnsiTheme="majorEastAsia" w:hint="eastAsia"/>
                </w:rPr>
                <w:t>典型范围[0.1us,1us]</w:t>
              </w:r>
            </w:ins>
          </w:p>
        </w:tc>
      </w:tr>
    </w:tbl>
    <w:p w14:paraId="3970534C" w14:textId="77777777" w:rsidR="00717322" w:rsidRDefault="00717322">
      <w:pPr>
        <w:ind w:firstLineChars="0" w:firstLine="0"/>
        <w:pPrChange w:id="3435" w:author="天赐 余" w:date="2025-12-04T10:58:00Z" w16du:dateUtc="2025-12-04T02:58:00Z">
          <w:pPr>
            <w:ind w:firstLine="560"/>
          </w:pPr>
        </w:pPrChange>
      </w:pPr>
    </w:p>
    <w:p w14:paraId="25386101" w14:textId="77777777" w:rsidR="00717322" w:rsidRPr="00EC7D36" w:rsidRDefault="00000000">
      <w:pPr>
        <w:numPr>
          <w:ilvl w:val="0"/>
          <w:numId w:val="17"/>
        </w:numPr>
        <w:ind w:firstLine="560"/>
        <w:rPr>
          <w:rPrChange w:id="3436" w:author="天赐 余" w:date="2025-11-29T18:06:00Z" w16du:dateUtc="2025-11-29T10:06:00Z">
            <w:rPr>
              <w:highlight w:val="yellow"/>
            </w:rPr>
          </w:rPrChange>
        </w:rPr>
      </w:pPr>
      <w:r w:rsidRPr="00EC7D36">
        <w:rPr>
          <w:rFonts w:hint="eastAsia"/>
          <w:rPrChange w:id="3437" w:author="天赐 余" w:date="2025-11-29T18:06:00Z" w16du:dateUtc="2025-11-29T10:06:00Z">
            <w:rPr>
              <w:rFonts w:hint="eastAsia"/>
              <w:highlight w:val="yellow"/>
            </w:rPr>
          </w:rPrChange>
        </w:rPr>
        <w:t>基于信用整形（</w:t>
      </w:r>
      <w:r w:rsidRPr="00EC7D36">
        <w:rPr>
          <w:rPrChange w:id="3438" w:author="天赐 余" w:date="2025-11-29T18:06:00Z" w16du:dateUtc="2025-11-29T10:06:00Z">
            <w:rPr>
              <w:highlight w:val="yellow"/>
            </w:rPr>
          </w:rPrChange>
        </w:rPr>
        <w:t>CBS</w:t>
      </w:r>
      <w:r w:rsidRPr="00EC7D36">
        <w:rPr>
          <w:rFonts w:hint="eastAsia"/>
          <w:rPrChange w:id="3439" w:author="天赐 余" w:date="2025-11-29T18:06:00Z" w16du:dateUtc="2025-11-29T10:06:00Z">
            <w:rPr>
              <w:rFonts w:hint="eastAsia"/>
              <w:highlight w:val="yellow"/>
            </w:rPr>
          </w:rPrChange>
        </w:rPr>
        <w:t>）参数</w:t>
      </w:r>
    </w:p>
    <w:p w14:paraId="09035AB0" w14:textId="190E609A" w:rsidR="007A14D4" w:rsidRDefault="007A14D4">
      <w:pPr>
        <w:pStyle w:val="a7"/>
        <w:keepNext/>
        <w:rPr>
          <w:ins w:id="3440" w:author="天赐 余" w:date="2025-12-04T11:00:00Z" w16du:dateUtc="2025-12-04T03:00:00Z"/>
        </w:rPr>
        <w:pPrChange w:id="3441" w:author="天赐 余" w:date="2025-12-04T11:00:00Z" w16du:dateUtc="2025-12-04T03:00:00Z">
          <w:pPr>
            <w:ind w:firstLine="560"/>
          </w:pPr>
        </w:pPrChange>
      </w:pPr>
      <w:ins w:id="3442" w:author="天赐 余" w:date="2025-12-04T11:00:00Z" w16du:dateUtc="2025-12-04T03:00: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3443" w:author="天赐 余" w:date="2025-12-04T11:00:00Z" w16du:dateUtc="2025-12-04T03:00:00Z">
        <w:r>
          <w:rPr>
            <w:noProof/>
          </w:rPr>
          <w:t>16</w:t>
        </w:r>
        <w:r>
          <w:fldChar w:fldCharType="end"/>
        </w:r>
        <w:r>
          <w:rPr>
            <w:rFonts w:hint="eastAsia"/>
          </w:rPr>
          <w:t xml:space="preserve"> </w:t>
        </w:r>
        <w:r>
          <w:rPr>
            <w:rFonts w:hint="eastAsia"/>
          </w:rPr>
          <w:t>基于信用整形参数</w:t>
        </w:r>
      </w:ins>
    </w:p>
    <w:tbl>
      <w:tblPr>
        <w:tblStyle w:val="aff1"/>
        <w:tblW w:w="9694" w:type="dxa"/>
        <w:tblLayout w:type="fixed"/>
        <w:tblLook w:val="04A0" w:firstRow="1" w:lastRow="0" w:firstColumn="1" w:lastColumn="0" w:noHBand="0" w:noVBand="1"/>
        <w:tblPrChange w:id="3444" w:author="天赐 余" w:date="2025-12-04T11:00:00Z" w16du:dateUtc="2025-12-04T03:00:00Z">
          <w:tblPr>
            <w:tblStyle w:val="aff1"/>
            <w:tblW w:w="9694" w:type="dxa"/>
            <w:tblLayout w:type="fixed"/>
            <w:tblLook w:val="04A0" w:firstRow="1" w:lastRow="0" w:firstColumn="1" w:lastColumn="0" w:noHBand="0" w:noVBand="1"/>
          </w:tblPr>
        </w:tblPrChange>
      </w:tblPr>
      <w:tblGrid>
        <w:gridCol w:w="2070"/>
        <w:gridCol w:w="3162"/>
        <w:gridCol w:w="1426"/>
        <w:gridCol w:w="932"/>
        <w:gridCol w:w="485"/>
        <w:gridCol w:w="567"/>
        <w:gridCol w:w="1052"/>
        <w:tblGridChange w:id="3445">
          <w:tblGrid>
            <w:gridCol w:w="2070"/>
            <w:gridCol w:w="3162"/>
            <w:gridCol w:w="1426"/>
            <w:gridCol w:w="932"/>
            <w:gridCol w:w="485"/>
            <w:gridCol w:w="567"/>
            <w:gridCol w:w="1052"/>
          </w:tblGrid>
        </w:tblGridChange>
      </w:tblGrid>
      <w:tr w:rsidR="00717322" w:rsidDel="00063F47" w14:paraId="2165CBAB" w14:textId="61CD9D2B" w:rsidTr="007A14D4">
        <w:trPr>
          <w:gridAfter w:val="1"/>
          <w:wAfter w:w="1052" w:type="dxa"/>
          <w:trHeight w:val="366"/>
          <w:del w:id="3446" w:author="天赐 余" w:date="2025-11-29T18:06:00Z"/>
          <w:trPrChange w:id="3447" w:author="天赐 余" w:date="2025-12-04T11:00:00Z" w16du:dateUtc="2025-12-04T03:00:00Z">
            <w:trPr>
              <w:gridAfter w:val="1"/>
              <w:wAfter w:w="1052" w:type="dxa"/>
              <w:trHeight w:val="366"/>
            </w:trPr>
          </w:trPrChange>
        </w:trPr>
        <w:tc>
          <w:tcPr>
            <w:tcW w:w="2070" w:type="dxa"/>
            <w:vAlign w:val="center"/>
            <w:tcPrChange w:id="3448" w:author="天赐 余" w:date="2025-12-04T11:00:00Z" w16du:dateUtc="2025-12-04T03:00:00Z">
              <w:tcPr>
                <w:tcW w:w="2070" w:type="dxa"/>
                <w:vAlign w:val="center"/>
              </w:tcPr>
            </w:tcPrChange>
          </w:tcPr>
          <w:p w14:paraId="7EEE2765" w14:textId="15CA3A8D" w:rsidR="00717322" w:rsidDel="00063F47" w:rsidRDefault="00000000">
            <w:pPr>
              <w:spacing w:after="0" w:line="240" w:lineRule="auto"/>
              <w:ind w:firstLineChars="0" w:firstLine="0"/>
              <w:jc w:val="center"/>
              <w:rPr>
                <w:del w:id="3449" w:author="天赐 余" w:date="2025-11-29T18:06:00Z" w16du:dateUtc="2025-11-29T10:06:00Z"/>
                <w:rFonts w:asciiTheme="majorEastAsia" w:eastAsiaTheme="majorEastAsia" w:hAnsiTheme="majorEastAsia" w:hint="eastAsia"/>
                <w:b/>
                <w:bCs/>
                <w:highlight w:val="yellow"/>
              </w:rPr>
            </w:pPr>
            <w:del w:id="3450" w:author="天赐 余" w:date="2025-11-29T18:06:00Z" w16du:dateUtc="2025-11-29T10:06:00Z">
              <w:r w:rsidDel="00063F47">
                <w:rPr>
                  <w:rFonts w:asciiTheme="majorEastAsia" w:eastAsiaTheme="majorEastAsia" w:hAnsiTheme="majorEastAsia" w:hint="eastAsia"/>
                  <w:b/>
                  <w:bCs/>
                  <w:highlight w:val="yellow"/>
                </w:rPr>
                <w:delText>参数</w:delText>
              </w:r>
            </w:del>
          </w:p>
        </w:tc>
        <w:tc>
          <w:tcPr>
            <w:tcW w:w="3162" w:type="dxa"/>
            <w:tcPrChange w:id="3451" w:author="天赐 余" w:date="2025-12-04T11:00:00Z" w16du:dateUtc="2025-12-04T03:00:00Z">
              <w:tcPr>
                <w:tcW w:w="3162" w:type="dxa"/>
              </w:tcPr>
            </w:tcPrChange>
          </w:tcPr>
          <w:p w14:paraId="116A4B33" w14:textId="0A34DDDC" w:rsidR="00717322" w:rsidDel="00063F47" w:rsidRDefault="00000000">
            <w:pPr>
              <w:spacing w:after="0" w:line="240" w:lineRule="auto"/>
              <w:ind w:firstLineChars="0" w:firstLine="0"/>
              <w:jc w:val="center"/>
              <w:rPr>
                <w:del w:id="3452" w:author="天赐 余" w:date="2025-11-29T18:06:00Z" w16du:dateUtc="2025-11-29T10:06:00Z"/>
                <w:rFonts w:asciiTheme="majorEastAsia" w:eastAsiaTheme="majorEastAsia" w:hAnsiTheme="majorEastAsia" w:hint="eastAsia"/>
                <w:b/>
                <w:bCs/>
                <w:highlight w:val="yellow"/>
              </w:rPr>
            </w:pPr>
            <w:del w:id="3453" w:author="天赐 余" w:date="2025-11-29T18:06:00Z" w16du:dateUtc="2025-11-29T10:06:00Z">
              <w:r w:rsidDel="00063F47">
                <w:rPr>
                  <w:rFonts w:asciiTheme="majorEastAsia" w:eastAsiaTheme="majorEastAsia" w:hAnsiTheme="majorEastAsia" w:hint="eastAsia"/>
                  <w:b/>
                  <w:bCs/>
                  <w:highlight w:val="yellow"/>
                </w:rPr>
                <w:delText>含义</w:delText>
              </w:r>
            </w:del>
          </w:p>
        </w:tc>
        <w:tc>
          <w:tcPr>
            <w:tcW w:w="2358" w:type="dxa"/>
            <w:gridSpan w:val="2"/>
            <w:tcPrChange w:id="3454" w:author="天赐 余" w:date="2025-12-04T11:00:00Z" w16du:dateUtc="2025-12-04T03:00:00Z">
              <w:tcPr>
                <w:tcW w:w="2358" w:type="dxa"/>
                <w:gridSpan w:val="2"/>
              </w:tcPr>
            </w:tcPrChange>
          </w:tcPr>
          <w:p w14:paraId="35D3A098" w14:textId="293001F6" w:rsidR="00717322" w:rsidDel="00063F47" w:rsidRDefault="00000000">
            <w:pPr>
              <w:spacing w:after="0" w:line="240" w:lineRule="auto"/>
              <w:ind w:firstLineChars="0" w:firstLine="0"/>
              <w:jc w:val="center"/>
              <w:rPr>
                <w:del w:id="3455" w:author="天赐 余" w:date="2025-11-29T18:06:00Z" w16du:dateUtc="2025-11-29T10:06:00Z"/>
                <w:rFonts w:asciiTheme="majorEastAsia" w:eastAsiaTheme="majorEastAsia" w:hAnsiTheme="majorEastAsia" w:hint="eastAsia"/>
                <w:b/>
                <w:bCs/>
                <w:highlight w:val="yellow"/>
              </w:rPr>
            </w:pPr>
            <w:del w:id="3456" w:author="天赐 余" w:date="2025-11-29T18:06:00Z" w16du:dateUtc="2025-11-29T10:06:00Z">
              <w:r w:rsidDel="00063F47">
                <w:rPr>
                  <w:rFonts w:asciiTheme="majorEastAsia" w:eastAsiaTheme="majorEastAsia" w:hAnsiTheme="majorEastAsia" w:hint="eastAsia"/>
                  <w:b/>
                  <w:bCs/>
                  <w:highlight w:val="yellow"/>
                </w:rPr>
                <w:delText>类型</w:delText>
              </w:r>
            </w:del>
          </w:p>
        </w:tc>
        <w:tc>
          <w:tcPr>
            <w:tcW w:w="1052" w:type="dxa"/>
            <w:gridSpan w:val="2"/>
            <w:vAlign w:val="center"/>
            <w:tcPrChange w:id="3457" w:author="天赐 余" w:date="2025-12-04T11:00:00Z" w16du:dateUtc="2025-12-04T03:00:00Z">
              <w:tcPr>
                <w:tcW w:w="1052" w:type="dxa"/>
                <w:gridSpan w:val="2"/>
                <w:vAlign w:val="center"/>
              </w:tcPr>
            </w:tcPrChange>
          </w:tcPr>
          <w:p w14:paraId="12C4C27C" w14:textId="31C80752" w:rsidR="00717322" w:rsidDel="00063F47" w:rsidRDefault="00000000">
            <w:pPr>
              <w:spacing w:after="0" w:line="240" w:lineRule="auto"/>
              <w:ind w:firstLineChars="0" w:firstLine="0"/>
              <w:jc w:val="center"/>
              <w:rPr>
                <w:del w:id="3458" w:author="天赐 余" w:date="2025-11-29T18:06:00Z" w16du:dateUtc="2025-11-29T10:06:00Z"/>
                <w:rFonts w:asciiTheme="majorEastAsia" w:eastAsiaTheme="majorEastAsia" w:hAnsiTheme="majorEastAsia" w:hint="eastAsia"/>
                <w:b/>
                <w:bCs/>
                <w:highlight w:val="yellow"/>
              </w:rPr>
            </w:pPr>
            <w:del w:id="3459" w:author="天赐 余" w:date="2025-11-29T18:06:00Z" w16du:dateUtc="2025-11-29T10:06:00Z">
              <w:r w:rsidDel="00063F47">
                <w:rPr>
                  <w:rFonts w:asciiTheme="majorEastAsia" w:eastAsiaTheme="majorEastAsia" w:hAnsiTheme="majorEastAsia" w:hint="eastAsia"/>
                  <w:b/>
                  <w:bCs/>
                  <w:highlight w:val="yellow"/>
                </w:rPr>
                <w:delText>量纲</w:delText>
              </w:r>
            </w:del>
          </w:p>
        </w:tc>
      </w:tr>
      <w:tr w:rsidR="00717322" w:rsidDel="00063F47" w14:paraId="41411563" w14:textId="225FF6DB" w:rsidTr="007A14D4">
        <w:trPr>
          <w:gridAfter w:val="1"/>
          <w:wAfter w:w="1052" w:type="dxa"/>
          <w:trHeight w:val="1084"/>
          <w:del w:id="3460" w:author="天赐 余" w:date="2025-11-29T18:06:00Z"/>
          <w:trPrChange w:id="3461" w:author="天赐 余" w:date="2025-12-04T11:00:00Z" w16du:dateUtc="2025-12-04T03:00:00Z">
            <w:trPr>
              <w:gridAfter w:val="1"/>
              <w:wAfter w:w="1052" w:type="dxa"/>
              <w:trHeight w:val="1084"/>
            </w:trPr>
          </w:trPrChange>
        </w:trPr>
        <w:tc>
          <w:tcPr>
            <w:tcW w:w="2070" w:type="dxa"/>
            <w:vAlign w:val="center"/>
            <w:tcPrChange w:id="3462" w:author="天赐 余" w:date="2025-12-04T11:00:00Z" w16du:dateUtc="2025-12-04T03:00:00Z">
              <w:tcPr>
                <w:tcW w:w="2070" w:type="dxa"/>
                <w:vAlign w:val="center"/>
              </w:tcPr>
            </w:tcPrChange>
          </w:tcPr>
          <w:p w14:paraId="59431093" w14:textId="2813664B" w:rsidR="00717322" w:rsidDel="00063F47" w:rsidRDefault="00000000">
            <w:pPr>
              <w:spacing w:after="0" w:line="240" w:lineRule="auto"/>
              <w:ind w:firstLineChars="0" w:firstLine="0"/>
              <w:jc w:val="left"/>
              <w:rPr>
                <w:del w:id="3463" w:author="天赐 余" w:date="2025-11-29T18:06:00Z" w16du:dateUtc="2025-11-29T10:06:00Z"/>
                <w:rFonts w:asciiTheme="majorEastAsia" w:eastAsiaTheme="majorEastAsia" w:hAnsiTheme="majorEastAsia" w:hint="eastAsia"/>
                <w:highlight w:val="yellow"/>
              </w:rPr>
            </w:pPr>
            <w:del w:id="3464" w:author="天赐 余" w:date="2025-11-29T18:06:00Z" w16du:dateUtc="2025-11-29T10:06:00Z">
              <w:r w:rsidDel="00063F47">
                <w:rPr>
                  <w:rFonts w:asciiTheme="majorEastAsia" w:eastAsiaTheme="majorEastAsia" w:hAnsiTheme="majorEastAsia"/>
                  <w:highlight w:val="yellow"/>
                </w:rPr>
                <w:delText>Idleslope</w:delText>
              </w:r>
            </w:del>
          </w:p>
        </w:tc>
        <w:tc>
          <w:tcPr>
            <w:tcW w:w="3162" w:type="dxa"/>
            <w:tcPrChange w:id="3465" w:author="天赐 余" w:date="2025-12-04T11:00:00Z" w16du:dateUtc="2025-12-04T03:00:00Z">
              <w:tcPr>
                <w:tcW w:w="3162" w:type="dxa"/>
              </w:tcPr>
            </w:tcPrChange>
          </w:tcPr>
          <w:p w14:paraId="7CDFACBE" w14:textId="0B4825C3" w:rsidR="00717322" w:rsidDel="00063F47" w:rsidRDefault="00000000">
            <w:pPr>
              <w:spacing w:after="0" w:line="240" w:lineRule="auto"/>
              <w:ind w:firstLineChars="0" w:firstLine="0"/>
              <w:jc w:val="left"/>
              <w:rPr>
                <w:del w:id="3466" w:author="天赐 余" w:date="2025-11-29T18:06:00Z" w16du:dateUtc="2025-11-29T10:06:00Z"/>
                <w:rFonts w:asciiTheme="majorEastAsia" w:eastAsiaTheme="majorEastAsia" w:hAnsiTheme="majorEastAsia" w:hint="eastAsia"/>
                <w:highlight w:val="yellow"/>
              </w:rPr>
            </w:pPr>
            <w:del w:id="3467" w:author="天赐 余" w:date="2025-11-29T18:06:00Z" w16du:dateUtc="2025-11-29T10:06:00Z">
              <w:r w:rsidDel="00063F47">
                <w:rPr>
                  <w:rFonts w:asciiTheme="majorEastAsia" w:eastAsiaTheme="majorEastAsia" w:hAnsiTheme="majorEastAsia" w:hint="eastAsia"/>
                  <w:highlight w:val="yellow"/>
                </w:rPr>
                <w:delText>信用值增加速率，当队列不空但无法发送时，信用值的累积速率。</w:delText>
              </w:r>
            </w:del>
          </w:p>
        </w:tc>
        <w:tc>
          <w:tcPr>
            <w:tcW w:w="2358" w:type="dxa"/>
            <w:gridSpan w:val="2"/>
            <w:vAlign w:val="center"/>
            <w:tcPrChange w:id="3468" w:author="天赐 余" w:date="2025-12-04T11:00:00Z" w16du:dateUtc="2025-12-04T03:00:00Z">
              <w:tcPr>
                <w:tcW w:w="2358" w:type="dxa"/>
                <w:gridSpan w:val="2"/>
                <w:vAlign w:val="center"/>
              </w:tcPr>
            </w:tcPrChange>
          </w:tcPr>
          <w:p w14:paraId="2BF2F0F5" w14:textId="69DD6D7F" w:rsidR="00717322" w:rsidDel="00063F47" w:rsidRDefault="00000000">
            <w:pPr>
              <w:spacing w:after="0" w:line="240" w:lineRule="auto"/>
              <w:ind w:firstLineChars="0" w:firstLine="0"/>
              <w:jc w:val="left"/>
              <w:rPr>
                <w:del w:id="3469" w:author="天赐 余" w:date="2025-11-29T18:06:00Z" w16du:dateUtc="2025-11-29T10:06:00Z"/>
                <w:rFonts w:asciiTheme="majorEastAsia" w:eastAsiaTheme="majorEastAsia" w:hAnsiTheme="majorEastAsia" w:hint="eastAsia"/>
                <w:highlight w:val="yellow"/>
              </w:rPr>
            </w:pPr>
            <w:del w:id="3470" w:author="天赐 余" w:date="2025-11-29T18:06:00Z" w16du:dateUtc="2025-11-29T10:06:00Z">
              <w:r w:rsidDel="00063F47">
                <w:rPr>
                  <w:rFonts w:asciiTheme="majorEastAsia" w:eastAsiaTheme="majorEastAsia" w:hAnsiTheme="majorEastAsia" w:hint="eastAsia"/>
                  <w:highlight w:val="yellow"/>
                </w:rPr>
                <w:delText>Uint</w:delText>
              </w:r>
            </w:del>
          </w:p>
        </w:tc>
        <w:tc>
          <w:tcPr>
            <w:tcW w:w="1052" w:type="dxa"/>
            <w:gridSpan w:val="2"/>
            <w:vAlign w:val="center"/>
            <w:tcPrChange w:id="3471" w:author="天赐 余" w:date="2025-12-04T11:00:00Z" w16du:dateUtc="2025-12-04T03:00:00Z">
              <w:tcPr>
                <w:tcW w:w="1052" w:type="dxa"/>
                <w:gridSpan w:val="2"/>
                <w:vAlign w:val="center"/>
              </w:tcPr>
            </w:tcPrChange>
          </w:tcPr>
          <w:p w14:paraId="2212AB44" w14:textId="6EBEA229" w:rsidR="00717322" w:rsidDel="00063F47" w:rsidRDefault="00000000">
            <w:pPr>
              <w:spacing w:after="0" w:line="240" w:lineRule="auto"/>
              <w:ind w:firstLineChars="0" w:firstLine="0"/>
              <w:jc w:val="left"/>
              <w:rPr>
                <w:del w:id="3472" w:author="天赐 余" w:date="2025-11-29T18:06:00Z" w16du:dateUtc="2025-11-29T10:06:00Z"/>
                <w:rFonts w:asciiTheme="majorEastAsia" w:eastAsiaTheme="majorEastAsia" w:hAnsiTheme="majorEastAsia" w:hint="eastAsia"/>
                <w:highlight w:val="yellow"/>
              </w:rPr>
            </w:pPr>
            <w:del w:id="3473" w:author="天赐 余" w:date="2025-11-29T18:06:00Z" w16du:dateUtc="2025-11-29T10:06:00Z">
              <w:r w:rsidDel="00063F47">
                <w:rPr>
                  <w:rFonts w:asciiTheme="majorEastAsia" w:eastAsiaTheme="majorEastAsia" w:hAnsiTheme="majorEastAsia" w:hint="eastAsia"/>
                  <w:highlight w:val="yellow"/>
                </w:rPr>
                <w:delText>比特/秒</w:delText>
              </w:r>
            </w:del>
          </w:p>
        </w:tc>
      </w:tr>
      <w:tr w:rsidR="007A14D4" w14:paraId="5FBDA6D4" w14:textId="77777777" w:rsidTr="007A14D4">
        <w:trPr>
          <w:trHeight w:val="366"/>
          <w:ins w:id="3474" w:author="天赐 余" w:date="2025-12-04T11:00:00Z"/>
        </w:trPr>
        <w:tc>
          <w:tcPr>
            <w:tcW w:w="2070" w:type="dxa"/>
            <w:vAlign w:val="center"/>
          </w:tcPr>
          <w:p w14:paraId="02DD84C0" w14:textId="77777777" w:rsidR="007A14D4" w:rsidRDefault="007A14D4" w:rsidP="0034302B">
            <w:pPr>
              <w:spacing w:after="0" w:line="240" w:lineRule="auto"/>
              <w:ind w:firstLineChars="0" w:firstLine="0"/>
              <w:jc w:val="center"/>
              <w:rPr>
                <w:ins w:id="3475" w:author="天赐 余" w:date="2025-12-04T11:00:00Z" w16du:dateUtc="2025-12-04T03:00:00Z"/>
                <w:rFonts w:asciiTheme="majorEastAsia" w:eastAsiaTheme="majorEastAsia" w:hAnsiTheme="majorEastAsia" w:hint="eastAsia"/>
                <w:b/>
                <w:bCs/>
              </w:rPr>
            </w:pPr>
            <w:ins w:id="3476" w:author="天赐 余" w:date="2025-12-04T11:00:00Z" w16du:dateUtc="2025-12-04T03:00:00Z">
              <w:r>
                <w:rPr>
                  <w:rFonts w:asciiTheme="majorEastAsia" w:eastAsiaTheme="majorEastAsia" w:hAnsiTheme="majorEastAsia" w:hint="eastAsia"/>
                  <w:b/>
                  <w:bCs/>
                </w:rPr>
                <w:t>参数</w:t>
              </w:r>
            </w:ins>
          </w:p>
        </w:tc>
        <w:tc>
          <w:tcPr>
            <w:tcW w:w="3162" w:type="dxa"/>
          </w:tcPr>
          <w:p w14:paraId="073A6463" w14:textId="77777777" w:rsidR="007A14D4" w:rsidRDefault="007A14D4" w:rsidP="0034302B">
            <w:pPr>
              <w:spacing w:after="0" w:line="240" w:lineRule="auto"/>
              <w:ind w:firstLineChars="0" w:firstLine="0"/>
              <w:jc w:val="center"/>
              <w:rPr>
                <w:ins w:id="3477" w:author="天赐 余" w:date="2025-12-04T11:00:00Z" w16du:dateUtc="2025-12-04T03:00:00Z"/>
                <w:rFonts w:asciiTheme="majorEastAsia" w:eastAsiaTheme="majorEastAsia" w:hAnsiTheme="majorEastAsia" w:hint="eastAsia"/>
                <w:b/>
                <w:bCs/>
              </w:rPr>
            </w:pPr>
            <w:ins w:id="3478" w:author="天赐 余" w:date="2025-12-04T11:00:00Z" w16du:dateUtc="2025-12-04T03:00:00Z">
              <w:r>
                <w:rPr>
                  <w:rFonts w:asciiTheme="majorEastAsia" w:eastAsiaTheme="majorEastAsia" w:hAnsiTheme="majorEastAsia" w:hint="eastAsia"/>
                  <w:b/>
                  <w:bCs/>
                </w:rPr>
                <w:t>含义</w:t>
              </w:r>
            </w:ins>
          </w:p>
        </w:tc>
        <w:tc>
          <w:tcPr>
            <w:tcW w:w="1426" w:type="dxa"/>
          </w:tcPr>
          <w:p w14:paraId="6629EB01" w14:textId="77777777" w:rsidR="007A14D4" w:rsidRDefault="007A14D4" w:rsidP="0034302B">
            <w:pPr>
              <w:spacing w:after="0" w:line="240" w:lineRule="auto"/>
              <w:ind w:firstLineChars="0" w:firstLine="0"/>
              <w:jc w:val="center"/>
              <w:rPr>
                <w:ins w:id="3479" w:author="天赐 余" w:date="2025-12-04T11:00:00Z" w16du:dateUtc="2025-12-04T03:00:00Z"/>
                <w:rFonts w:asciiTheme="majorEastAsia" w:eastAsiaTheme="majorEastAsia" w:hAnsiTheme="majorEastAsia" w:hint="eastAsia"/>
                <w:b/>
                <w:bCs/>
              </w:rPr>
            </w:pPr>
            <w:ins w:id="3480" w:author="天赐 余" w:date="2025-12-04T11:00:00Z" w16du:dateUtc="2025-12-04T03:00:00Z">
              <w:r>
                <w:rPr>
                  <w:rFonts w:asciiTheme="majorEastAsia" w:eastAsiaTheme="majorEastAsia" w:hAnsiTheme="majorEastAsia" w:hint="eastAsia"/>
                  <w:b/>
                  <w:bCs/>
                </w:rPr>
                <w:t>类型</w:t>
              </w:r>
            </w:ins>
          </w:p>
        </w:tc>
        <w:tc>
          <w:tcPr>
            <w:tcW w:w="1417" w:type="dxa"/>
            <w:gridSpan w:val="2"/>
            <w:vAlign w:val="center"/>
          </w:tcPr>
          <w:p w14:paraId="7129694E" w14:textId="77777777" w:rsidR="007A14D4" w:rsidRDefault="007A14D4" w:rsidP="0034302B">
            <w:pPr>
              <w:spacing w:after="0" w:line="240" w:lineRule="auto"/>
              <w:ind w:firstLineChars="0" w:firstLine="0"/>
              <w:jc w:val="center"/>
              <w:rPr>
                <w:ins w:id="3481" w:author="天赐 余" w:date="2025-12-04T11:00:00Z" w16du:dateUtc="2025-12-04T03:00:00Z"/>
                <w:rFonts w:asciiTheme="majorEastAsia" w:eastAsiaTheme="majorEastAsia" w:hAnsiTheme="majorEastAsia" w:hint="eastAsia"/>
                <w:b/>
                <w:bCs/>
              </w:rPr>
            </w:pPr>
            <w:ins w:id="3482" w:author="天赐 余" w:date="2025-12-04T11:00:00Z" w16du:dateUtc="2025-12-04T03:00:00Z">
              <w:r>
                <w:rPr>
                  <w:rFonts w:asciiTheme="majorEastAsia" w:eastAsiaTheme="majorEastAsia" w:hAnsiTheme="majorEastAsia" w:hint="eastAsia"/>
                  <w:b/>
                  <w:bCs/>
                </w:rPr>
                <w:t>量纲</w:t>
              </w:r>
            </w:ins>
          </w:p>
        </w:tc>
        <w:tc>
          <w:tcPr>
            <w:tcW w:w="1619" w:type="dxa"/>
            <w:gridSpan w:val="2"/>
          </w:tcPr>
          <w:p w14:paraId="5CB9D217" w14:textId="77777777" w:rsidR="007A14D4" w:rsidRDefault="007A14D4" w:rsidP="0034302B">
            <w:pPr>
              <w:spacing w:after="0" w:line="240" w:lineRule="auto"/>
              <w:ind w:firstLineChars="0" w:firstLine="0"/>
              <w:jc w:val="center"/>
              <w:rPr>
                <w:ins w:id="3483" w:author="天赐 余" w:date="2025-12-04T11:00:00Z" w16du:dateUtc="2025-12-04T03:00:00Z"/>
                <w:rFonts w:asciiTheme="majorEastAsia" w:eastAsiaTheme="majorEastAsia" w:hAnsiTheme="majorEastAsia" w:hint="eastAsia"/>
                <w:b/>
                <w:bCs/>
              </w:rPr>
            </w:pPr>
            <w:ins w:id="3484" w:author="天赐 余" w:date="2025-12-04T11:00:00Z" w16du:dateUtc="2025-12-04T03:00:00Z">
              <w:r>
                <w:rPr>
                  <w:rFonts w:asciiTheme="majorEastAsia" w:eastAsiaTheme="majorEastAsia" w:hAnsiTheme="majorEastAsia" w:hint="eastAsia"/>
                  <w:b/>
                  <w:bCs/>
                </w:rPr>
                <w:t>取值范围</w:t>
              </w:r>
            </w:ins>
          </w:p>
        </w:tc>
      </w:tr>
      <w:tr w:rsidR="007A14D4" w14:paraId="2B57F56B" w14:textId="77777777" w:rsidTr="007A14D4">
        <w:trPr>
          <w:trHeight w:val="1084"/>
          <w:ins w:id="3485" w:author="天赐 余" w:date="2025-12-04T11:00:00Z"/>
        </w:trPr>
        <w:tc>
          <w:tcPr>
            <w:tcW w:w="2070" w:type="dxa"/>
            <w:vAlign w:val="center"/>
          </w:tcPr>
          <w:p w14:paraId="09B5F121" w14:textId="77777777" w:rsidR="007A14D4" w:rsidRDefault="007A14D4" w:rsidP="0034302B">
            <w:pPr>
              <w:spacing w:after="0" w:line="240" w:lineRule="auto"/>
              <w:ind w:firstLineChars="0" w:firstLine="0"/>
              <w:jc w:val="left"/>
              <w:rPr>
                <w:ins w:id="3486" w:author="天赐 余" w:date="2025-12-04T11:00:00Z" w16du:dateUtc="2025-12-04T03:00:00Z"/>
                <w:rFonts w:asciiTheme="majorEastAsia" w:eastAsiaTheme="majorEastAsia" w:hAnsiTheme="majorEastAsia" w:hint="eastAsia"/>
              </w:rPr>
            </w:pPr>
            <w:proofErr w:type="spellStart"/>
            <w:ins w:id="3487" w:author="天赐 余" w:date="2025-12-04T11:00:00Z" w16du:dateUtc="2025-12-04T03:00:00Z">
              <w:r>
                <w:rPr>
                  <w:rFonts w:asciiTheme="majorEastAsia" w:eastAsiaTheme="majorEastAsia" w:hAnsiTheme="majorEastAsia"/>
                </w:rPr>
                <w:t>Idleslope</w:t>
              </w:r>
              <w:proofErr w:type="spellEnd"/>
            </w:ins>
          </w:p>
        </w:tc>
        <w:tc>
          <w:tcPr>
            <w:tcW w:w="3162" w:type="dxa"/>
          </w:tcPr>
          <w:p w14:paraId="23F037DC" w14:textId="77777777" w:rsidR="007A14D4" w:rsidRDefault="007A14D4" w:rsidP="0034302B">
            <w:pPr>
              <w:spacing w:after="0" w:line="240" w:lineRule="auto"/>
              <w:ind w:firstLineChars="0" w:firstLine="0"/>
              <w:jc w:val="left"/>
              <w:rPr>
                <w:ins w:id="3488" w:author="天赐 余" w:date="2025-12-04T11:00:00Z" w16du:dateUtc="2025-12-04T03:00:00Z"/>
                <w:rFonts w:asciiTheme="majorEastAsia" w:eastAsiaTheme="majorEastAsia" w:hAnsiTheme="majorEastAsia" w:hint="eastAsia"/>
              </w:rPr>
            </w:pPr>
            <w:ins w:id="3489" w:author="天赐 余" w:date="2025-12-04T11:00:00Z" w16du:dateUtc="2025-12-04T03:00:00Z">
              <w:r>
                <w:rPr>
                  <w:rFonts w:asciiTheme="majorEastAsia" w:eastAsiaTheme="majorEastAsia" w:hAnsiTheme="majorEastAsia" w:hint="eastAsia"/>
                </w:rPr>
                <w:t>信用值增加速率，当队列不空但无法发送时，信用值的累积速率。</w:t>
              </w:r>
            </w:ins>
          </w:p>
        </w:tc>
        <w:tc>
          <w:tcPr>
            <w:tcW w:w="1426" w:type="dxa"/>
            <w:vAlign w:val="center"/>
          </w:tcPr>
          <w:p w14:paraId="519BC797" w14:textId="77777777" w:rsidR="007A14D4" w:rsidRDefault="007A14D4" w:rsidP="0034302B">
            <w:pPr>
              <w:spacing w:after="0" w:line="240" w:lineRule="auto"/>
              <w:ind w:firstLineChars="0" w:firstLine="0"/>
              <w:jc w:val="left"/>
              <w:rPr>
                <w:ins w:id="3490" w:author="天赐 余" w:date="2025-12-04T11:00:00Z" w16du:dateUtc="2025-12-04T03:00:00Z"/>
                <w:rFonts w:asciiTheme="majorEastAsia" w:eastAsiaTheme="majorEastAsia" w:hAnsiTheme="majorEastAsia" w:hint="eastAsia"/>
              </w:rPr>
            </w:pPr>
            <w:ins w:id="3491" w:author="天赐 余" w:date="2025-12-04T11:00:00Z" w16du:dateUtc="2025-12-04T03:00:00Z">
              <w:r>
                <w:rPr>
                  <w:rFonts w:asciiTheme="majorEastAsia" w:eastAsiaTheme="majorEastAsia" w:hAnsiTheme="majorEastAsia" w:hint="eastAsia"/>
                </w:rPr>
                <w:t>Uint32</w:t>
              </w:r>
            </w:ins>
          </w:p>
        </w:tc>
        <w:tc>
          <w:tcPr>
            <w:tcW w:w="1417" w:type="dxa"/>
            <w:gridSpan w:val="2"/>
            <w:vAlign w:val="center"/>
          </w:tcPr>
          <w:p w14:paraId="6044CF6F" w14:textId="77777777" w:rsidR="007A14D4" w:rsidRDefault="007A14D4" w:rsidP="0034302B">
            <w:pPr>
              <w:spacing w:after="0" w:line="240" w:lineRule="auto"/>
              <w:ind w:firstLineChars="0" w:firstLine="0"/>
              <w:jc w:val="left"/>
              <w:rPr>
                <w:ins w:id="3492" w:author="天赐 余" w:date="2025-12-04T11:00:00Z" w16du:dateUtc="2025-12-04T03:00:00Z"/>
                <w:rFonts w:asciiTheme="majorEastAsia" w:eastAsiaTheme="majorEastAsia" w:hAnsiTheme="majorEastAsia" w:hint="eastAsia"/>
              </w:rPr>
            </w:pPr>
            <w:ins w:id="3493" w:author="天赐 余" w:date="2025-12-04T11:00:00Z" w16du:dateUtc="2025-12-04T03:00:00Z">
              <w:r>
                <w:rPr>
                  <w:rFonts w:asciiTheme="majorEastAsia" w:eastAsiaTheme="majorEastAsia" w:hAnsiTheme="majorEastAsia" w:hint="eastAsia"/>
                </w:rPr>
                <w:t>比特/秒</w:t>
              </w:r>
            </w:ins>
          </w:p>
        </w:tc>
        <w:tc>
          <w:tcPr>
            <w:tcW w:w="1619" w:type="dxa"/>
            <w:gridSpan w:val="2"/>
          </w:tcPr>
          <w:p w14:paraId="4AD6BE86" w14:textId="77777777" w:rsidR="007A14D4" w:rsidRDefault="007A14D4" w:rsidP="0034302B">
            <w:pPr>
              <w:spacing w:after="0" w:line="240" w:lineRule="auto"/>
              <w:ind w:firstLineChars="0" w:firstLine="0"/>
              <w:jc w:val="left"/>
              <w:rPr>
                <w:ins w:id="3494" w:author="天赐 余" w:date="2025-12-04T11:00:00Z" w16du:dateUtc="2025-12-04T03:00:00Z"/>
                <w:rFonts w:asciiTheme="majorEastAsia" w:eastAsiaTheme="majorEastAsia" w:hAnsiTheme="majorEastAsia" w:hint="eastAsia"/>
              </w:rPr>
            </w:pPr>
            <w:ins w:id="3495" w:author="天赐 余" w:date="2025-12-04T11:00:00Z" w16du:dateUtc="2025-12-04T03:00:00Z">
              <w:r>
                <w:rPr>
                  <w:rFonts w:asciiTheme="majorEastAsia" w:eastAsiaTheme="majorEastAsia" w:hAnsiTheme="majorEastAsia" w:hint="eastAsia"/>
                </w:rPr>
                <w:t>小于链路带宽</w:t>
              </w:r>
            </w:ins>
          </w:p>
        </w:tc>
      </w:tr>
      <w:tr w:rsidR="007A14D4" w14:paraId="29DFC74E" w14:textId="77777777" w:rsidTr="007A14D4">
        <w:trPr>
          <w:trHeight w:val="1084"/>
          <w:ins w:id="3496" w:author="天赐 余" w:date="2025-12-04T11:00:00Z"/>
        </w:trPr>
        <w:tc>
          <w:tcPr>
            <w:tcW w:w="2070" w:type="dxa"/>
            <w:vAlign w:val="center"/>
          </w:tcPr>
          <w:p w14:paraId="686EE26F" w14:textId="77777777" w:rsidR="007A14D4" w:rsidRDefault="007A14D4" w:rsidP="0034302B">
            <w:pPr>
              <w:spacing w:after="0" w:line="240" w:lineRule="auto"/>
              <w:ind w:firstLineChars="0" w:firstLine="0"/>
              <w:jc w:val="left"/>
              <w:rPr>
                <w:ins w:id="3497" w:author="天赐 余" w:date="2025-12-04T11:00:00Z" w16du:dateUtc="2025-12-04T03:00:00Z"/>
                <w:rFonts w:asciiTheme="majorEastAsia" w:eastAsiaTheme="majorEastAsia" w:hAnsiTheme="majorEastAsia" w:hint="eastAsia"/>
              </w:rPr>
            </w:pPr>
            <w:proofErr w:type="spellStart"/>
            <w:ins w:id="3498" w:author="天赐 余" w:date="2025-12-04T11:00:00Z" w16du:dateUtc="2025-12-04T03:00:00Z">
              <w:r>
                <w:rPr>
                  <w:rFonts w:asciiTheme="majorEastAsia" w:eastAsiaTheme="majorEastAsia" w:hAnsiTheme="majorEastAsia" w:hint="eastAsia"/>
                </w:rPr>
                <w:t>Sendslope</w:t>
              </w:r>
              <w:proofErr w:type="spellEnd"/>
            </w:ins>
          </w:p>
        </w:tc>
        <w:tc>
          <w:tcPr>
            <w:tcW w:w="3162" w:type="dxa"/>
          </w:tcPr>
          <w:p w14:paraId="00F1B0FE" w14:textId="77777777" w:rsidR="007A14D4" w:rsidRDefault="007A14D4" w:rsidP="0034302B">
            <w:pPr>
              <w:spacing w:after="0" w:line="240" w:lineRule="auto"/>
              <w:ind w:firstLineChars="0" w:firstLine="0"/>
              <w:jc w:val="left"/>
              <w:rPr>
                <w:ins w:id="3499" w:author="天赐 余" w:date="2025-12-04T11:00:00Z" w16du:dateUtc="2025-12-04T03:00:00Z"/>
                <w:rFonts w:asciiTheme="majorEastAsia" w:eastAsiaTheme="majorEastAsia" w:hAnsiTheme="majorEastAsia" w:hint="eastAsia"/>
              </w:rPr>
            </w:pPr>
            <w:ins w:id="3500" w:author="天赐 余" w:date="2025-12-04T11:00:00Z" w16du:dateUtc="2025-12-04T03:00:00Z">
              <w:r>
                <w:rPr>
                  <w:rFonts w:asciiTheme="majorEastAsia" w:eastAsiaTheme="majorEastAsia" w:hAnsiTheme="majorEastAsia" w:hint="eastAsia"/>
                </w:rPr>
                <w:t>信用消耗速率，队列发送数据时，信用值的下降速率</w:t>
              </w:r>
            </w:ins>
          </w:p>
        </w:tc>
        <w:tc>
          <w:tcPr>
            <w:tcW w:w="1426" w:type="dxa"/>
            <w:vAlign w:val="center"/>
          </w:tcPr>
          <w:p w14:paraId="531FACA1" w14:textId="77777777" w:rsidR="007A14D4" w:rsidRDefault="007A14D4" w:rsidP="0034302B">
            <w:pPr>
              <w:spacing w:after="0" w:line="240" w:lineRule="auto"/>
              <w:ind w:firstLineChars="0" w:firstLine="0"/>
              <w:jc w:val="left"/>
              <w:rPr>
                <w:ins w:id="3501" w:author="天赐 余" w:date="2025-12-04T11:00:00Z" w16du:dateUtc="2025-12-04T03:00:00Z"/>
                <w:rFonts w:asciiTheme="majorEastAsia" w:eastAsiaTheme="majorEastAsia" w:hAnsiTheme="majorEastAsia" w:hint="eastAsia"/>
              </w:rPr>
            </w:pPr>
            <w:ins w:id="3502" w:author="天赐 余" w:date="2025-12-04T11:00:00Z" w16du:dateUtc="2025-12-04T03:00:00Z">
              <w:r>
                <w:rPr>
                  <w:rFonts w:asciiTheme="majorEastAsia" w:eastAsiaTheme="majorEastAsia" w:hAnsiTheme="majorEastAsia" w:hint="eastAsia"/>
                </w:rPr>
                <w:t>Int32</w:t>
              </w:r>
            </w:ins>
          </w:p>
        </w:tc>
        <w:tc>
          <w:tcPr>
            <w:tcW w:w="1417" w:type="dxa"/>
            <w:gridSpan w:val="2"/>
            <w:vAlign w:val="center"/>
          </w:tcPr>
          <w:p w14:paraId="012E8AB7" w14:textId="77777777" w:rsidR="007A14D4" w:rsidRDefault="007A14D4" w:rsidP="0034302B">
            <w:pPr>
              <w:spacing w:after="0" w:line="240" w:lineRule="auto"/>
              <w:ind w:firstLineChars="0" w:firstLine="0"/>
              <w:jc w:val="left"/>
              <w:rPr>
                <w:ins w:id="3503" w:author="天赐 余" w:date="2025-12-04T11:00:00Z" w16du:dateUtc="2025-12-04T03:00:00Z"/>
                <w:rFonts w:asciiTheme="majorEastAsia" w:eastAsiaTheme="majorEastAsia" w:hAnsiTheme="majorEastAsia" w:hint="eastAsia"/>
              </w:rPr>
            </w:pPr>
            <w:ins w:id="3504" w:author="天赐 余" w:date="2025-12-04T11:00:00Z" w16du:dateUtc="2025-12-04T03:00:00Z">
              <w:r>
                <w:rPr>
                  <w:rFonts w:asciiTheme="majorEastAsia" w:eastAsiaTheme="majorEastAsia" w:hAnsiTheme="majorEastAsia" w:hint="eastAsia"/>
                </w:rPr>
                <w:t>比特/秒</w:t>
              </w:r>
            </w:ins>
          </w:p>
        </w:tc>
        <w:tc>
          <w:tcPr>
            <w:tcW w:w="1619" w:type="dxa"/>
            <w:gridSpan w:val="2"/>
          </w:tcPr>
          <w:p w14:paraId="718C2E79" w14:textId="77777777" w:rsidR="007A14D4" w:rsidRDefault="007A14D4" w:rsidP="0034302B">
            <w:pPr>
              <w:spacing w:after="0" w:line="240" w:lineRule="auto"/>
              <w:ind w:firstLineChars="0" w:firstLine="0"/>
              <w:jc w:val="left"/>
              <w:rPr>
                <w:ins w:id="3505" w:author="天赐 余" w:date="2025-12-04T11:00:00Z" w16du:dateUtc="2025-12-04T03:00:00Z"/>
                <w:rFonts w:asciiTheme="majorEastAsia" w:eastAsiaTheme="majorEastAsia" w:hAnsiTheme="majorEastAsia" w:hint="eastAsia"/>
              </w:rPr>
            </w:pPr>
            <w:ins w:id="3506" w:author="天赐 余" w:date="2025-12-04T11:00:00Z" w16du:dateUtc="2025-12-04T03:00:00Z">
              <w:r>
                <w:rPr>
                  <w:rFonts w:asciiTheme="majorEastAsia" w:eastAsiaTheme="majorEastAsia" w:hAnsiTheme="majorEastAsia" w:hint="eastAsia"/>
                </w:rPr>
                <w:t>[0,链路速率-</w:t>
              </w:r>
              <w:proofErr w:type="spellStart"/>
              <w:r>
                <w:rPr>
                  <w:rFonts w:asciiTheme="majorEastAsia" w:eastAsiaTheme="majorEastAsia" w:hAnsiTheme="majorEastAsia" w:hint="eastAsia"/>
                </w:rPr>
                <w:t>Idleslope</w:t>
              </w:r>
              <w:proofErr w:type="spellEnd"/>
              <w:r>
                <w:rPr>
                  <w:rFonts w:asciiTheme="majorEastAsia" w:eastAsiaTheme="majorEastAsia" w:hAnsiTheme="majorEastAsia" w:hint="eastAsia"/>
                </w:rPr>
                <w:t>]</w:t>
              </w:r>
            </w:ins>
          </w:p>
        </w:tc>
      </w:tr>
      <w:tr w:rsidR="007A14D4" w14:paraId="7BE4D129" w14:textId="77777777" w:rsidTr="007A14D4">
        <w:trPr>
          <w:trHeight w:val="1084"/>
          <w:ins w:id="3507" w:author="天赐 余" w:date="2025-12-04T11:00:00Z"/>
        </w:trPr>
        <w:tc>
          <w:tcPr>
            <w:tcW w:w="2070" w:type="dxa"/>
            <w:vAlign w:val="center"/>
          </w:tcPr>
          <w:p w14:paraId="08EDB735" w14:textId="77777777" w:rsidR="007A14D4" w:rsidRDefault="007A14D4" w:rsidP="0034302B">
            <w:pPr>
              <w:spacing w:after="0" w:line="240" w:lineRule="auto"/>
              <w:ind w:firstLineChars="0" w:firstLine="0"/>
              <w:jc w:val="left"/>
              <w:rPr>
                <w:ins w:id="3508" w:author="天赐 余" w:date="2025-12-04T11:00:00Z" w16du:dateUtc="2025-12-04T03:00:00Z"/>
                <w:rFonts w:asciiTheme="majorEastAsia" w:eastAsiaTheme="majorEastAsia" w:hAnsiTheme="majorEastAsia" w:hint="eastAsia"/>
              </w:rPr>
            </w:pPr>
            <w:proofErr w:type="spellStart"/>
            <w:ins w:id="3509" w:author="天赐 余" w:date="2025-12-04T11:00:00Z" w16du:dateUtc="2025-12-04T03:00:00Z">
              <w:r>
                <w:rPr>
                  <w:rFonts w:asciiTheme="majorEastAsia" w:eastAsiaTheme="majorEastAsia" w:hAnsiTheme="majorEastAsia" w:hint="eastAsia"/>
                </w:rPr>
                <w:lastRenderedPageBreak/>
                <w:t>hicredit</w:t>
              </w:r>
              <w:proofErr w:type="spellEnd"/>
            </w:ins>
          </w:p>
        </w:tc>
        <w:tc>
          <w:tcPr>
            <w:tcW w:w="3162" w:type="dxa"/>
          </w:tcPr>
          <w:p w14:paraId="229A24C1" w14:textId="77777777" w:rsidR="007A14D4" w:rsidRDefault="007A14D4" w:rsidP="0034302B">
            <w:pPr>
              <w:spacing w:after="0" w:line="240" w:lineRule="auto"/>
              <w:ind w:firstLineChars="0" w:firstLine="0"/>
              <w:jc w:val="left"/>
              <w:rPr>
                <w:ins w:id="3510" w:author="天赐 余" w:date="2025-12-04T11:00:00Z" w16du:dateUtc="2025-12-04T03:00:00Z"/>
                <w:rFonts w:asciiTheme="majorEastAsia" w:eastAsiaTheme="majorEastAsia" w:hAnsiTheme="majorEastAsia" w:hint="eastAsia"/>
              </w:rPr>
            </w:pPr>
            <w:ins w:id="3511" w:author="天赐 余" w:date="2025-12-04T11:00:00Z" w16du:dateUtc="2025-12-04T03:00:00Z">
              <w:r>
                <w:rPr>
                  <w:rFonts w:asciiTheme="majorEastAsia" w:eastAsiaTheme="majorEastAsia" w:hAnsiTheme="majorEastAsia" w:hint="eastAsia"/>
                </w:rPr>
                <w:t>信用值上限，信用值增加到上限值时不再增加</w:t>
              </w:r>
            </w:ins>
          </w:p>
        </w:tc>
        <w:tc>
          <w:tcPr>
            <w:tcW w:w="1426" w:type="dxa"/>
            <w:vAlign w:val="center"/>
          </w:tcPr>
          <w:p w14:paraId="0E80B1F2" w14:textId="77777777" w:rsidR="007A14D4" w:rsidRDefault="007A14D4" w:rsidP="0034302B">
            <w:pPr>
              <w:spacing w:after="0" w:line="240" w:lineRule="auto"/>
              <w:ind w:firstLineChars="0" w:firstLine="0"/>
              <w:jc w:val="left"/>
              <w:rPr>
                <w:ins w:id="3512" w:author="天赐 余" w:date="2025-12-04T11:00:00Z" w16du:dateUtc="2025-12-04T03:00:00Z"/>
                <w:rFonts w:asciiTheme="majorEastAsia" w:eastAsiaTheme="majorEastAsia" w:hAnsiTheme="majorEastAsia" w:hint="eastAsia"/>
              </w:rPr>
            </w:pPr>
            <w:ins w:id="3513" w:author="天赐 余" w:date="2025-12-04T11:00:00Z" w16du:dateUtc="2025-12-04T03:00:00Z">
              <w:r>
                <w:rPr>
                  <w:rFonts w:asciiTheme="majorEastAsia" w:eastAsiaTheme="majorEastAsia" w:hAnsiTheme="majorEastAsia" w:hint="eastAsia"/>
                </w:rPr>
                <w:t>Int32</w:t>
              </w:r>
            </w:ins>
          </w:p>
        </w:tc>
        <w:tc>
          <w:tcPr>
            <w:tcW w:w="1417" w:type="dxa"/>
            <w:gridSpan w:val="2"/>
            <w:vAlign w:val="center"/>
          </w:tcPr>
          <w:p w14:paraId="7A373C5F" w14:textId="77777777" w:rsidR="007A14D4" w:rsidRDefault="007A14D4" w:rsidP="0034302B">
            <w:pPr>
              <w:spacing w:after="0" w:line="240" w:lineRule="auto"/>
              <w:ind w:firstLineChars="0" w:firstLine="0"/>
              <w:jc w:val="left"/>
              <w:rPr>
                <w:ins w:id="3514" w:author="天赐 余" w:date="2025-12-04T11:00:00Z" w16du:dateUtc="2025-12-04T03:00:00Z"/>
                <w:rFonts w:asciiTheme="majorEastAsia" w:eastAsiaTheme="majorEastAsia" w:hAnsiTheme="majorEastAsia" w:hint="eastAsia"/>
              </w:rPr>
            </w:pPr>
            <w:ins w:id="3515" w:author="天赐 余" w:date="2025-12-04T11:00:00Z" w16du:dateUtc="2025-12-04T03:00:00Z">
              <w:r>
                <w:rPr>
                  <w:rFonts w:asciiTheme="majorEastAsia" w:eastAsiaTheme="majorEastAsia" w:hAnsiTheme="majorEastAsia" w:hint="eastAsia"/>
                </w:rPr>
                <w:t>比特</w:t>
              </w:r>
            </w:ins>
          </w:p>
        </w:tc>
        <w:tc>
          <w:tcPr>
            <w:tcW w:w="1619" w:type="dxa"/>
            <w:gridSpan w:val="2"/>
          </w:tcPr>
          <w:p w14:paraId="3413EFD7" w14:textId="77777777" w:rsidR="007A14D4" w:rsidRDefault="007A14D4" w:rsidP="0034302B">
            <w:pPr>
              <w:spacing w:after="0" w:line="240" w:lineRule="auto"/>
              <w:ind w:firstLineChars="0" w:firstLine="0"/>
              <w:jc w:val="left"/>
              <w:rPr>
                <w:ins w:id="3516" w:author="天赐 余" w:date="2025-12-04T11:00:00Z" w16du:dateUtc="2025-12-04T03:00:00Z"/>
                <w:rFonts w:asciiTheme="majorEastAsia" w:eastAsiaTheme="majorEastAsia" w:hAnsiTheme="majorEastAsia" w:hint="eastAsia"/>
              </w:rPr>
            </w:pPr>
          </w:p>
        </w:tc>
      </w:tr>
      <w:tr w:rsidR="007A14D4" w14:paraId="05545DA0" w14:textId="77777777" w:rsidTr="007A14D4">
        <w:trPr>
          <w:trHeight w:val="1084"/>
          <w:ins w:id="3517" w:author="天赐 余" w:date="2025-12-04T11:00:00Z"/>
        </w:trPr>
        <w:tc>
          <w:tcPr>
            <w:tcW w:w="2070" w:type="dxa"/>
            <w:vAlign w:val="center"/>
          </w:tcPr>
          <w:p w14:paraId="14390BBB" w14:textId="77777777" w:rsidR="007A14D4" w:rsidRDefault="007A14D4" w:rsidP="0034302B">
            <w:pPr>
              <w:spacing w:after="0" w:line="240" w:lineRule="auto"/>
              <w:ind w:firstLineChars="0" w:firstLine="0"/>
              <w:jc w:val="left"/>
              <w:rPr>
                <w:ins w:id="3518" w:author="天赐 余" w:date="2025-12-04T11:00:00Z" w16du:dateUtc="2025-12-04T03:00:00Z"/>
                <w:rFonts w:asciiTheme="majorEastAsia" w:eastAsiaTheme="majorEastAsia" w:hAnsiTheme="majorEastAsia" w:hint="eastAsia"/>
              </w:rPr>
            </w:pPr>
            <w:proofErr w:type="spellStart"/>
            <w:ins w:id="3519" w:author="天赐 余" w:date="2025-12-04T11:00:00Z" w16du:dateUtc="2025-12-04T03:00:00Z">
              <w:r>
                <w:rPr>
                  <w:rFonts w:asciiTheme="majorEastAsia" w:eastAsiaTheme="majorEastAsia" w:hAnsiTheme="majorEastAsia" w:hint="eastAsia"/>
                </w:rPr>
                <w:t>locredit</w:t>
              </w:r>
              <w:proofErr w:type="spellEnd"/>
            </w:ins>
          </w:p>
        </w:tc>
        <w:tc>
          <w:tcPr>
            <w:tcW w:w="3162" w:type="dxa"/>
          </w:tcPr>
          <w:p w14:paraId="6B83C5E5" w14:textId="77777777" w:rsidR="007A14D4" w:rsidRDefault="007A14D4" w:rsidP="0034302B">
            <w:pPr>
              <w:spacing w:after="0" w:line="240" w:lineRule="auto"/>
              <w:ind w:firstLineChars="0" w:firstLine="0"/>
              <w:jc w:val="left"/>
              <w:rPr>
                <w:ins w:id="3520" w:author="天赐 余" w:date="2025-12-04T11:00:00Z" w16du:dateUtc="2025-12-04T03:00:00Z"/>
                <w:rFonts w:asciiTheme="majorEastAsia" w:eastAsiaTheme="majorEastAsia" w:hAnsiTheme="majorEastAsia" w:hint="eastAsia"/>
              </w:rPr>
            </w:pPr>
            <w:ins w:id="3521" w:author="天赐 余" w:date="2025-12-04T11:00:00Z" w16du:dateUtc="2025-12-04T03:00:00Z">
              <w:r>
                <w:rPr>
                  <w:rFonts w:asciiTheme="majorEastAsia" w:eastAsiaTheme="majorEastAsia" w:hAnsiTheme="majorEastAsia" w:hint="eastAsia"/>
                </w:rPr>
                <w:t>信用值下限，信用值减少到下限值时不再允许发送</w:t>
              </w:r>
            </w:ins>
          </w:p>
        </w:tc>
        <w:tc>
          <w:tcPr>
            <w:tcW w:w="1426" w:type="dxa"/>
            <w:vAlign w:val="center"/>
          </w:tcPr>
          <w:p w14:paraId="394BCE8A" w14:textId="77777777" w:rsidR="007A14D4" w:rsidRDefault="007A14D4" w:rsidP="0034302B">
            <w:pPr>
              <w:spacing w:after="0" w:line="240" w:lineRule="auto"/>
              <w:ind w:firstLineChars="0" w:firstLine="0"/>
              <w:jc w:val="left"/>
              <w:rPr>
                <w:ins w:id="3522" w:author="天赐 余" w:date="2025-12-04T11:00:00Z" w16du:dateUtc="2025-12-04T03:00:00Z"/>
                <w:rFonts w:asciiTheme="majorEastAsia" w:eastAsiaTheme="majorEastAsia" w:hAnsiTheme="majorEastAsia" w:hint="eastAsia"/>
              </w:rPr>
            </w:pPr>
            <w:ins w:id="3523" w:author="天赐 余" w:date="2025-12-04T11:00:00Z" w16du:dateUtc="2025-12-04T03:00:00Z">
              <w:r>
                <w:rPr>
                  <w:rFonts w:asciiTheme="majorEastAsia" w:eastAsiaTheme="majorEastAsia" w:hAnsiTheme="majorEastAsia" w:hint="eastAsia"/>
                </w:rPr>
                <w:t>Int32</w:t>
              </w:r>
            </w:ins>
          </w:p>
        </w:tc>
        <w:tc>
          <w:tcPr>
            <w:tcW w:w="1417" w:type="dxa"/>
            <w:gridSpan w:val="2"/>
            <w:vAlign w:val="center"/>
          </w:tcPr>
          <w:p w14:paraId="2C3F50C9" w14:textId="77777777" w:rsidR="007A14D4" w:rsidRDefault="007A14D4" w:rsidP="0034302B">
            <w:pPr>
              <w:spacing w:after="0" w:line="240" w:lineRule="auto"/>
              <w:ind w:firstLineChars="0" w:firstLine="0"/>
              <w:jc w:val="left"/>
              <w:rPr>
                <w:ins w:id="3524" w:author="天赐 余" w:date="2025-12-04T11:00:00Z" w16du:dateUtc="2025-12-04T03:00:00Z"/>
                <w:rFonts w:asciiTheme="majorEastAsia" w:eastAsiaTheme="majorEastAsia" w:hAnsiTheme="majorEastAsia" w:hint="eastAsia"/>
              </w:rPr>
            </w:pPr>
            <w:ins w:id="3525" w:author="天赐 余" w:date="2025-12-04T11:00:00Z" w16du:dateUtc="2025-12-04T03:00:00Z">
              <w:r>
                <w:rPr>
                  <w:rFonts w:asciiTheme="majorEastAsia" w:eastAsiaTheme="majorEastAsia" w:hAnsiTheme="majorEastAsia" w:hint="eastAsia"/>
                </w:rPr>
                <w:t>比特</w:t>
              </w:r>
            </w:ins>
          </w:p>
        </w:tc>
        <w:tc>
          <w:tcPr>
            <w:tcW w:w="1619" w:type="dxa"/>
            <w:gridSpan w:val="2"/>
          </w:tcPr>
          <w:p w14:paraId="140B01E5" w14:textId="77777777" w:rsidR="007A14D4" w:rsidRDefault="007A14D4" w:rsidP="0034302B">
            <w:pPr>
              <w:spacing w:after="0" w:line="240" w:lineRule="auto"/>
              <w:ind w:firstLineChars="0" w:firstLine="0"/>
              <w:jc w:val="left"/>
              <w:rPr>
                <w:ins w:id="3526" w:author="天赐 余" w:date="2025-12-04T11:00:00Z" w16du:dateUtc="2025-12-04T03:00:00Z"/>
                <w:rFonts w:asciiTheme="majorEastAsia" w:eastAsiaTheme="majorEastAsia" w:hAnsiTheme="majorEastAsia" w:hint="eastAsia"/>
              </w:rPr>
            </w:pPr>
          </w:p>
        </w:tc>
      </w:tr>
    </w:tbl>
    <w:p w14:paraId="78DE4DF4" w14:textId="77777777" w:rsidR="00717322" w:rsidRDefault="00717322">
      <w:pPr>
        <w:ind w:firstLineChars="0" w:firstLine="0"/>
      </w:pPr>
    </w:p>
    <w:p w14:paraId="0361856D" w14:textId="77777777" w:rsidR="00717322" w:rsidRDefault="00000000">
      <w:pPr>
        <w:numPr>
          <w:ilvl w:val="0"/>
          <w:numId w:val="17"/>
        </w:numPr>
        <w:ind w:firstLineChars="0" w:firstLine="560"/>
      </w:pPr>
      <w:r>
        <w:rPr>
          <w:rFonts w:hint="eastAsia"/>
        </w:rPr>
        <w:t>帧复制与消除参数</w:t>
      </w:r>
    </w:p>
    <w:p w14:paraId="4C424904" w14:textId="0BA68998" w:rsidR="007A14D4" w:rsidRDefault="007A14D4">
      <w:pPr>
        <w:pStyle w:val="a7"/>
        <w:keepNext/>
        <w:rPr>
          <w:ins w:id="3527" w:author="天赐 余" w:date="2025-12-04T11:05:00Z" w16du:dateUtc="2025-12-04T03:05:00Z"/>
        </w:rPr>
        <w:pPrChange w:id="3528" w:author="天赐 余" w:date="2025-12-04T11:05:00Z" w16du:dateUtc="2025-12-04T03:05:00Z">
          <w:pPr>
            <w:ind w:firstLine="560"/>
          </w:pPr>
        </w:pPrChange>
      </w:pPr>
      <w:ins w:id="3529" w:author="天赐 余" w:date="2025-12-04T11:05:00Z" w16du:dateUtc="2025-12-04T03:05: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3530" w:author="天赐 余" w:date="2025-12-04T11:05:00Z" w16du:dateUtc="2025-12-04T03:05:00Z">
        <w:r>
          <w:rPr>
            <w:noProof/>
          </w:rPr>
          <w:t>18</w:t>
        </w:r>
        <w:r>
          <w:fldChar w:fldCharType="end"/>
        </w:r>
        <w:r>
          <w:rPr>
            <w:rFonts w:hint="eastAsia"/>
          </w:rPr>
          <w:t xml:space="preserve"> </w:t>
        </w:r>
        <w:r>
          <w:rPr>
            <w:rFonts w:hint="eastAsia"/>
          </w:rPr>
          <w:t>帧复制与消除可配置参数</w:t>
        </w:r>
      </w:ins>
    </w:p>
    <w:tbl>
      <w:tblPr>
        <w:tblStyle w:val="aff1"/>
        <w:tblW w:w="9410" w:type="dxa"/>
        <w:tblLayout w:type="fixed"/>
        <w:tblLook w:val="04A0" w:firstRow="1" w:lastRow="0" w:firstColumn="1" w:lastColumn="0" w:noHBand="0" w:noVBand="1"/>
      </w:tblPr>
      <w:tblGrid>
        <w:gridCol w:w="2070"/>
        <w:gridCol w:w="3162"/>
        <w:gridCol w:w="1851"/>
        <w:gridCol w:w="507"/>
        <w:gridCol w:w="343"/>
        <w:gridCol w:w="567"/>
        <w:gridCol w:w="910"/>
      </w:tblGrid>
      <w:tr w:rsidR="00717322" w:rsidDel="007A14D4" w14:paraId="7921C67D" w14:textId="0F9CD9BF" w:rsidTr="007A14D4">
        <w:trPr>
          <w:gridAfter w:val="1"/>
          <w:wAfter w:w="910" w:type="dxa"/>
          <w:trHeight w:val="366"/>
          <w:del w:id="3531" w:author="天赐 余" w:date="2025-12-04T11:04:00Z"/>
        </w:trPr>
        <w:tc>
          <w:tcPr>
            <w:tcW w:w="2070" w:type="dxa"/>
            <w:vAlign w:val="center"/>
          </w:tcPr>
          <w:p w14:paraId="4F485CC5" w14:textId="71DA750B" w:rsidR="00717322" w:rsidDel="007A14D4" w:rsidRDefault="00000000">
            <w:pPr>
              <w:spacing w:after="0" w:line="240" w:lineRule="auto"/>
              <w:ind w:firstLineChars="0" w:firstLine="0"/>
              <w:jc w:val="center"/>
              <w:rPr>
                <w:del w:id="3532" w:author="天赐 余" w:date="2025-12-04T11:04:00Z" w16du:dateUtc="2025-12-04T03:04:00Z"/>
                <w:rFonts w:asciiTheme="majorEastAsia" w:eastAsiaTheme="majorEastAsia" w:hAnsiTheme="majorEastAsia" w:hint="eastAsia"/>
                <w:b/>
                <w:bCs/>
              </w:rPr>
            </w:pPr>
            <w:del w:id="3533" w:author="天赐 余" w:date="2025-12-04T11:04:00Z" w16du:dateUtc="2025-12-04T03:04:00Z">
              <w:r w:rsidDel="007A14D4">
                <w:rPr>
                  <w:rFonts w:asciiTheme="majorEastAsia" w:eastAsiaTheme="majorEastAsia" w:hAnsiTheme="majorEastAsia" w:hint="eastAsia"/>
                  <w:b/>
                  <w:bCs/>
                </w:rPr>
                <w:delText>参数</w:delText>
              </w:r>
            </w:del>
          </w:p>
        </w:tc>
        <w:tc>
          <w:tcPr>
            <w:tcW w:w="3162" w:type="dxa"/>
          </w:tcPr>
          <w:p w14:paraId="261BD7EC" w14:textId="64C91883" w:rsidR="00717322" w:rsidDel="007A14D4" w:rsidRDefault="00000000">
            <w:pPr>
              <w:spacing w:after="0" w:line="240" w:lineRule="auto"/>
              <w:ind w:firstLineChars="0" w:firstLine="0"/>
              <w:jc w:val="center"/>
              <w:rPr>
                <w:del w:id="3534" w:author="天赐 余" w:date="2025-12-04T11:04:00Z" w16du:dateUtc="2025-12-04T03:04:00Z"/>
                <w:rFonts w:asciiTheme="majorEastAsia" w:eastAsiaTheme="majorEastAsia" w:hAnsiTheme="majorEastAsia" w:hint="eastAsia"/>
                <w:b/>
                <w:bCs/>
              </w:rPr>
            </w:pPr>
            <w:del w:id="3535" w:author="天赐 余" w:date="2025-12-04T11:04:00Z" w16du:dateUtc="2025-12-04T03:04:00Z">
              <w:r w:rsidDel="007A14D4">
                <w:rPr>
                  <w:rFonts w:asciiTheme="majorEastAsia" w:eastAsiaTheme="majorEastAsia" w:hAnsiTheme="majorEastAsia" w:hint="eastAsia"/>
                  <w:b/>
                  <w:bCs/>
                </w:rPr>
                <w:delText>含义</w:delText>
              </w:r>
            </w:del>
          </w:p>
        </w:tc>
        <w:tc>
          <w:tcPr>
            <w:tcW w:w="2358" w:type="dxa"/>
            <w:gridSpan w:val="2"/>
          </w:tcPr>
          <w:p w14:paraId="153730DC" w14:textId="11BE3AA0" w:rsidR="00717322" w:rsidDel="007A14D4" w:rsidRDefault="00000000">
            <w:pPr>
              <w:spacing w:after="0" w:line="240" w:lineRule="auto"/>
              <w:ind w:firstLineChars="0" w:firstLine="0"/>
              <w:jc w:val="center"/>
              <w:rPr>
                <w:del w:id="3536" w:author="天赐 余" w:date="2025-12-04T11:04:00Z" w16du:dateUtc="2025-12-04T03:04:00Z"/>
                <w:rFonts w:asciiTheme="majorEastAsia" w:eastAsiaTheme="majorEastAsia" w:hAnsiTheme="majorEastAsia" w:hint="eastAsia"/>
                <w:b/>
                <w:bCs/>
              </w:rPr>
            </w:pPr>
            <w:del w:id="3537" w:author="天赐 余" w:date="2025-12-04T11:04:00Z" w16du:dateUtc="2025-12-04T03:04:00Z">
              <w:r w:rsidDel="007A14D4">
                <w:rPr>
                  <w:rFonts w:asciiTheme="majorEastAsia" w:eastAsiaTheme="majorEastAsia" w:hAnsiTheme="majorEastAsia" w:hint="eastAsia"/>
                  <w:b/>
                  <w:bCs/>
                </w:rPr>
                <w:delText>类型</w:delText>
              </w:r>
            </w:del>
          </w:p>
        </w:tc>
        <w:tc>
          <w:tcPr>
            <w:tcW w:w="910" w:type="dxa"/>
            <w:gridSpan w:val="2"/>
            <w:vAlign w:val="center"/>
          </w:tcPr>
          <w:p w14:paraId="015A1D46" w14:textId="49DBC838" w:rsidR="00717322" w:rsidDel="007A14D4" w:rsidRDefault="00000000">
            <w:pPr>
              <w:spacing w:after="0" w:line="240" w:lineRule="auto"/>
              <w:ind w:firstLineChars="0" w:firstLine="0"/>
              <w:jc w:val="center"/>
              <w:rPr>
                <w:del w:id="3538" w:author="天赐 余" w:date="2025-12-04T11:04:00Z" w16du:dateUtc="2025-12-04T03:04:00Z"/>
                <w:rFonts w:asciiTheme="majorEastAsia" w:eastAsiaTheme="majorEastAsia" w:hAnsiTheme="majorEastAsia" w:hint="eastAsia"/>
                <w:b/>
                <w:bCs/>
              </w:rPr>
            </w:pPr>
            <w:del w:id="3539" w:author="天赐 余" w:date="2025-12-04T11:04:00Z" w16du:dateUtc="2025-12-04T03:04:00Z">
              <w:r w:rsidDel="007A14D4">
                <w:rPr>
                  <w:rFonts w:asciiTheme="majorEastAsia" w:eastAsiaTheme="majorEastAsia" w:hAnsiTheme="majorEastAsia" w:hint="eastAsia"/>
                  <w:b/>
                  <w:bCs/>
                </w:rPr>
                <w:delText>量纲</w:delText>
              </w:r>
            </w:del>
          </w:p>
        </w:tc>
      </w:tr>
      <w:tr w:rsidR="00717322" w:rsidDel="007A14D4" w14:paraId="08D5580A" w14:textId="7B4A300C" w:rsidTr="007A14D4">
        <w:trPr>
          <w:gridAfter w:val="1"/>
          <w:wAfter w:w="910" w:type="dxa"/>
          <w:trHeight w:val="732"/>
          <w:del w:id="3540" w:author="天赐 余" w:date="2025-12-04T11:04:00Z"/>
        </w:trPr>
        <w:tc>
          <w:tcPr>
            <w:tcW w:w="2070" w:type="dxa"/>
            <w:vAlign w:val="center"/>
          </w:tcPr>
          <w:p w14:paraId="1FC8B53B" w14:textId="0F5A4038" w:rsidR="00717322" w:rsidDel="007A14D4" w:rsidRDefault="00000000">
            <w:pPr>
              <w:spacing w:after="0" w:line="240" w:lineRule="auto"/>
              <w:ind w:firstLineChars="0" w:firstLine="0"/>
              <w:jc w:val="left"/>
              <w:rPr>
                <w:del w:id="3541" w:author="天赐 余" w:date="2025-12-04T11:04:00Z" w16du:dateUtc="2025-12-04T03:04:00Z"/>
                <w:rFonts w:asciiTheme="majorEastAsia" w:eastAsiaTheme="majorEastAsia" w:hAnsiTheme="majorEastAsia" w:hint="eastAsia"/>
              </w:rPr>
            </w:pPr>
            <w:del w:id="3542" w:author="天赐 余" w:date="2025-12-04T11:04:00Z" w16du:dateUtc="2025-12-04T03:04:00Z">
              <w:r w:rsidDel="007A14D4">
                <w:rPr>
                  <w:rFonts w:asciiTheme="majorEastAsia" w:eastAsiaTheme="majorEastAsia" w:hAnsiTheme="majorEastAsia"/>
                </w:rPr>
                <w:delText>frerSplitOutputIdList</w:delText>
              </w:r>
            </w:del>
          </w:p>
        </w:tc>
        <w:tc>
          <w:tcPr>
            <w:tcW w:w="3162" w:type="dxa"/>
          </w:tcPr>
          <w:p w14:paraId="71DD5533" w14:textId="145E50EE" w:rsidR="00717322" w:rsidDel="007A14D4" w:rsidRDefault="00000000">
            <w:pPr>
              <w:spacing w:after="0" w:line="240" w:lineRule="auto"/>
              <w:ind w:firstLineChars="0" w:firstLine="0"/>
              <w:jc w:val="left"/>
              <w:rPr>
                <w:del w:id="3543" w:author="天赐 余" w:date="2025-12-04T11:04:00Z" w16du:dateUtc="2025-12-04T03:04:00Z"/>
                <w:rFonts w:asciiTheme="majorEastAsia" w:eastAsiaTheme="majorEastAsia" w:hAnsiTheme="majorEastAsia" w:hint="eastAsia"/>
              </w:rPr>
            </w:pPr>
            <w:del w:id="3544" w:author="天赐 余" w:date="2025-12-04T11:04:00Z" w16du:dateUtc="2025-12-04T03:04:00Z">
              <w:r w:rsidDel="007A14D4">
                <w:rPr>
                  <w:rFonts w:asciiTheme="majorEastAsia" w:eastAsiaTheme="majorEastAsia" w:hAnsiTheme="majorEastAsia" w:hint="eastAsia"/>
                </w:rPr>
                <w:delText>复制流列表，用流句柄列表标识</w:delText>
              </w:r>
            </w:del>
          </w:p>
        </w:tc>
        <w:tc>
          <w:tcPr>
            <w:tcW w:w="2358" w:type="dxa"/>
            <w:gridSpan w:val="2"/>
            <w:vAlign w:val="center"/>
          </w:tcPr>
          <w:p w14:paraId="531A6B47" w14:textId="015370DD" w:rsidR="00717322" w:rsidDel="007A14D4" w:rsidRDefault="00000000">
            <w:pPr>
              <w:spacing w:after="0" w:line="240" w:lineRule="auto"/>
              <w:ind w:firstLineChars="0" w:firstLine="0"/>
              <w:jc w:val="left"/>
              <w:rPr>
                <w:del w:id="3545" w:author="天赐 余" w:date="2025-12-04T11:04:00Z" w16du:dateUtc="2025-12-04T03:04:00Z"/>
                <w:rFonts w:asciiTheme="majorEastAsia" w:eastAsiaTheme="majorEastAsia" w:hAnsiTheme="majorEastAsia" w:hint="eastAsia"/>
              </w:rPr>
            </w:pPr>
            <w:del w:id="3546" w:author="天赐 余" w:date="2025-12-04T11:04:00Z" w16du:dateUtc="2025-12-04T03:04:00Z">
              <w:r w:rsidDel="007A14D4">
                <w:rPr>
                  <w:rFonts w:asciiTheme="majorEastAsia" w:eastAsiaTheme="majorEastAsia" w:hAnsiTheme="majorEastAsia" w:hint="eastAsia"/>
                </w:rPr>
                <w:delText>Uint32列表</w:delText>
              </w:r>
            </w:del>
          </w:p>
        </w:tc>
        <w:tc>
          <w:tcPr>
            <w:tcW w:w="910" w:type="dxa"/>
            <w:gridSpan w:val="2"/>
            <w:vAlign w:val="center"/>
          </w:tcPr>
          <w:p w14:paraId="37927668" w14:textId="791D7CD0" w:rsidR="00717322" w:rsidDel="007A14D4" w:rsidRDefault="00717322">
            <w:pPr>
              <w:spacing w:after="0" w:line="240" w:lineRule="auto"/>
              <w:ind w:firstLineChars="0" w:firstLine="0"/>
              <w:jc w:val="left"/>
              <w:rPr>
                <w:del w:id="3547" w:author="天赐 余" w:date="2025-12-04T11:04:00Z" w16du:dateUtc="2025-12-04T03:04:00Z"/>
                <w:rFonts w:asciiTheme="majorEastAsia" w:eastAsiaTheme="majorEastAsia" w:hAnsiTheme="majorEastAsia" w:hint="eastAsia"/>
              </w:rPr>
            </w:pPr>
          </w:p>
        </w:tc>
      </w:tr>
      <w:tr w:rsidR="00717322" w:rsidDel="007A14D4" w14:paraId="206DE934" w14:textId="0C268497" w:rsidTr="007A14D4">
        <w:trPr>
          <w:gridAfter w:val="1"/>
          <w:wAfter w:w="910" w:type="dxa"/>
          <w:trHeight w:val="732"/>
          <w:del w:id="3548" w:author="天赐 余" w:date="2025-12-04T11:04:00Z"/>
        </w:trPr>
        <w:tc>
          <w:tcPr>
            <w:tcW w:w="2070" w:type="dxa"/>
            <w:vAlign w:val="center"/>
          </w:tcPr>
          <w:p w14:paraId="7B9F2C74" w14:textId="682224BB" w:rsidR="00717322" w:rsidDel="007A14D4" w:rsidRDefault="00000000">
            <w:pPr>
              <w:spacing w:after="0" w:line="240" w:lineRule="auto"/>
              <w:ind w:firstLineChars="0" w:firstLine="0"/>
              <w:jc w:val="left"/>
              <w:rPr>
                <w:del w:id="3549" w:author="天赐 余" w:date="2025-12-04T11:04:00Z" w16du:dateUtc="2025-12-04T03:04:00Z"/>
                <w:rFonts w:asciiTheme="majorEastAsia" w:eastAsiaTheme="majorEastAsia" w:hAnsiTheme="majorEastAsia" w:hint="eastAsia"/>
              </w:rPr>
            </w:pPr>
            <w:del w:id="3550" w:author="天赐 余" w:date="2025-12-04T11:04:00Z" w16du:dateUtc="2025-12-04T03:04:00Z">
              <w:r w:rsidDel="007A14D4">
                <w:rPr>
                  <w:rFonts w:asciiTheme="majorEastAsia" w:eastAsiaTheme="majorEastAsia" w:hAnsiTheme="majorEastAsia"/>
                </w:rPr>
                <w:delText>frerSeqRcvyStreamList</w:delText>
              </w:r>
            </w:del>
          </w:p>
        </w:tc>
        <w:tc>
          <w:tcPr>
            <w:tcW w:w="3162" w:type="dxa"/>
          </w:tcPr>
          <w:p w14:paraId="24796085" w14:textId="00E81B30" w:rsidR="00717322" w:rsidDel="007A14D4" w:rsidRDefault="00000000">
            <w:pPr>
              <w:spacing w:after="0" w:line="240" w:lineRule="auto"/>
              <w:ind w:firstLineChars="0" w:firstLine="0"/>
              <w:jc w:val="left"/>
              <w:rPr>
                <w:del w:id="3551" w:author="天赐 余" w:date="2025-12-04T11:04:00Z" w16du:dateUtc="2025-12-04T03:04:00Z"/>
                <w:rFonts w:asciiTheme="majorEastAsia" w:eastAsiaTheme="majorEastAsia" w:hAnsiTheme="majorEastAsia" w:hint="eastAsia"/>
              </w:rPr>
            </w:pPr>
            <w:del w:id="3552" w:author="天赐 余" w:date="2025-12-04T11:04:00Z" w16du:dateUtc="2025-12-04T03:04:00Z">
              <w:r w:rsidDel="007A14D4">
                <w:rPr>
                  <w:rFonts w:asciiTheme="majorEastAsia" w:eastAsiaTheme="majorEastAsia" w:hAnsiTheme="majorEastAsia" w:hint="eastAsia"/>
                </w:rPr>
                <w:delText>消除流列表，用流句柄列表标识</w:delText>
              </w:r>
            </w:del>
          </w:p>
        </w:tc>
        <w:tc>
          <w:tcPr>
            <w:tcW w:w="2358" w:type="dxa"/>
            <w:gridSpan w:val="2"/>
            <w:vAlign w:val="center"/>
          </w:tcPr>
          <w:p w14:paraId="5F7883E3" w14:textId="6367C093" w:rsidR="00717322" w:rsidDel="007A14D4" w:rsidRDefault="00000000">
            <w:pPr>
              <w:spacing w:after="0" w:line="240" w:lineRule="auto"/>
              <w:ind w:firstLineChars="0" w:firstLine="0"/>
              <w:jc w:val="left"/>
              <w:rPr>
                <w:del w:id="3553" w:author="天赐 余" w:date="2025-12-04T11:04:00Z" w16du:dateUtc="2025-12-04T03:04:00Z"/>
                <w:rFonts w:asciiTheme="majorEastAsia" w:eastAsiaTheme="majorEastAsia" w:hAnsiTheme="majorEastAsia" w:hint="eastAsia"/>
              </w:rPr>
            </w:pPr>
            <w:del w:id="3554" w:author="天赐 余" w:date="2025-12-04T11:04:00Z" w16du:dateUtc="2025-12-04T03:04:00Z">
              <w:r w:rsidDel="007A14D4">
                <w:rPr>
                  <w:rFonts w:asciiTheme="majorEastAsia" w:eastAsiaTheme="majorEastAsia" w:hAnsiTheme="majorEastAsia" w:hint="eastAsia"/>
                </w:rPr>
                <w:delText>Uint32列表</w:delText>
              </w:r>
            </w:del>
          </w:p>
        </w:tc>
        <w:tc>
          <w:tcPr>
            <w:tcW w:w="910" w:type="dxa"/>
            <w:gridSpan w:val="2"/>
            <w:vAlign w:val="center"/>
          </w:tcPr>
          <w:p w14:paraId="2D6896CC" w14:textId="1E53B3D4" w:rsidR="00717322" w:rsidDel="007A14D4" w:rsidRDefault="00717322">
            <w:pPr>
              <w:spacing w:after="0" w:line="240" w:lineRule="auto"/>
              <w:ind w:firstLineChars="0" w:firstLine="0"/>
              <w:jc w:val="left"/>
              <w:rPr>
                <w:del w:id="3555" w:author="天赐 余" w:date="2025-12-04T11:04:00Z" w16du:dateUtc="2025-12-04T03:04:00Z"/>
                <w:rFonts w:asciiTheme="majorEastAsia" w:eastAsiaTheme="majorEastAsia" w:hAnsiTheme="majorEastAsia" w:hint="eastAsia"/>
              </w:rPr>
            </w:pPr>
          </w:p>
        </w:tc>
      </w:tr>
      <w:tr w:rsidR="007A14D4" w14:paraId="6C82B786" w14:textId="77777777" w:rsidTr="007A14D4">
        <w:trPr>
          <w:trHeight w:val="366"/>
          <w:ins w:id="3556" w:author="天赐 余" w:date="2025-12-04T11:05:00Z"/>
        </w:trPr>
        <w:tc>
          <w:tcPr>
            <w:tcW w:w="2070" w:type="dxa"/>
            <w:vAlign w:val="center"/>
          </w:tcPr>
          <w:p w14:paraId="1B3C0AD2" w14:textId="77777777" w:rsidR="007A14D4" w:rsidRDefault="007A14D4" w:rsidP="0034302B">
            <w:pPr>
              <w:spacing w:after="0" w:line="240" w:lineRule="auto"/>
              <w:ind w:firstLineChars="0" w:firstLine="0"/>
              <w:jc w:val="center"/>
              <w:rPr>
                <w:ins w:id="3557" w:author="天赐 余" w:date="2025-12-04T11:05:00Z" w16du:dateUtc="2025-12-04T03:05:00Z"/>
                <w:rFonts w:asciiTheme="majorEastAsia" w:eastAsiaTheme="majorEastAsia" w:hAnsiTheme="majorEastAsia" w:hint="eastAsia"/>
                <w:b/>
                <w:bCs/>
              </w:rPr>
            </w:pPr>
            <w:ins w:id="3558" w:author="天赐 余" w:date="2025-12-04T11:05:00Z" w16du:dateUtc="2025-12-04T03:05:00Z">
              <w:r>
                <w:rPr>
                  <w:rFonts w:asciiTheme="majorEastAsia" w:eastAsiaTheme="majorEastAsia" w:hAnsiTheme="majorEastAsia" w:hint="eastAsia"/>
                  <w:b/>
                  <w:bCs/>
                </w:rPr>
                <w:t>参数</w:t>
              </w:r>
            </w:ins>
          </w:p>
        </w:tc>
        <w:tc>
          <w:tcPr>
            <w:tcW w:w="3162" w:type="dxa"/>
          </w:tcPr>
          <w:p w14:paraId="6977EC2F" w14:textId="77777777" w:rsidR="007A14D4" w:rsidRDefault="007A14D4" w:rsidP="0034302B">
            <w:pPr>
              <w:spacing w:after="0" w:line="240" w:lineRule="auto"/>
              <w:ind w:firstLineChars="0" w:firstLine="0"/>
              <w:jc w:val="center"/>
              <w:rPr>
                <w:ins w:id="3559" w:author="天赐 余" w:date="2025-12-04T11:05:00Z" w16du:dateUtc="2025-12-04T03:05:00Z"/>
                <w:rFonts w:asciiTheme="majorEastAsia" w:eastAsiaTheme="majorEastAsia" w:hAnsiTheme="majorEastAsia" w:hint="eastAsia"/>
                <w:b/>
                <w:bCs/>
              </w:rPr>
            </w:pPr>
            <w:ins w:id="3560" w:author="天赐 余" w:date="2025-12-04T11:05:00Z" w16du:dateUtc="2025-12-04T03:05:00Z">
              <w:r>
                <w:rPr>
                  <w:rFonts w:asciiTheme="majorEastAsia" w:eastAsiaTheme="majorEastAsia" w:hAnsiTheme="majorEastAsia" w:hint="eastAsia"/>
                  <w:b/>
                  <w:bCs/>
                </w:rPr>
                <w:t>含义</w:t>
              </w:r>
            </w:ins>
          </w:p>
        </w:tc>
        <w:tc>
          <w:tcPr>
            <w:tcW w:w="1851" w:type="dxa"/>
          </w:tcPr>
          <w:p w14:paraId="38ACB55F" w14:textId="77777777" w:rsidR="007A14D4" w:rsidRDefault="007A14D4" w:rsidP="0034302B">
            <w:pPr>
              <w:spacing w:after="0" w:line="240" w:lineRule="auto"/>
              <w:ind w:firstLineChars="0" w:firstLine="0"/>
              <w:jc w:val="center"/>
              <w:rPr>
                <w:ins w:id="3561" w:author="天赐 余" w:date="2025-12-04T11:05:00Z" w16du:dateUtc="2025-12-04T03:05:00Z"/>
                <w:rFonts w:asciiTheme="majorEastAsia" w:eastAsiaTheme="majorEastAsia" w:hAnsiTheme="majorEastAsia" w:hint="eastAsia"/>
                <w:b/>
                <w:bCs/>
              </w:rPr>
            </w:pPr>
            <w:ins w:id="3562" w:author="天赐 余" w:date="2025-12-04T11:05:00Z" w16du:dateUtc="2025-12-04T03:05:00Z">
              <w:r>
                <w:rPr>
                  <w:rFonts w:asciiTheme="majorEastAsia" w:eastAsiaTheme="majorEastAsia" w:hAnsiTheme="majorEastAsia" w:hint="eastAsia"/>
                  <w:b/>
                  <w:bCs/>
                </w:rPr>
                <w:t>类型</w:t>
              </w:r>
            </w:ins>
          </w:p>
        </w:tc>
        <w:tc>
          <w:tcPr>
            <w:tcW w:w="850" w:type="dxa"/>
            <w:gridSpan w:val="2"/>
            <w:vAlign w:val="center"/>
          </w:tcPr>
          <w:p w14:paraId="54B6BF5F" w14:textId="77777777" w:rsidR="007A14D4" w:rsidRDefault="007A14D4" w:rsidP="0034302B">
            <w:pPr>
              <w:spacing w:after="0" w:line="240" w:lineRule="auto"/>
              <w:ind w:firstLineChars="0" w:firstLine="0"/>
              <w:jc w:val="center"/>
              <w:rPr>
                <w:ins w:id="3563" w:author="天赐 余" w:date="2025-12-04T11:05:00Z" w16du:dateUtc="2025-12-04T03:05:00Z"/>
                <w:rFonts w:asciiTheme="majorEastAsia" w:eastAsiaTheme="majorEastAsia" w:hAnsiTheme="majorEastAsia" w:hint="eastAsia"/>
                <w:b/>
                <w:bCs/>
              </w:rPr>
            </w:pPr>
            <w:ins w:id="3564" w:author="天赐 余" w:date="2025-12-04T11:05:00Z" w16du:dateUtc="2025-12-04T03:05:00Z">
              <w:r>
                <w:rPr>
                  <w:rFonts w:asciiTheme="majorEastAsia" w:eastAsiaTheme="majorEastAsia" w:hAnsiTheme="majorEastAsia" w:hint="eastAsia"/>
                  <w:b/>
                  <w:bCs/>
                </w:rPr>
                <w:t>量纲</w:t>
              </w:r>
            </w:ins>
          </w:p>
        </w:tc>
        <w:tc>
          <w:tcPr>
            <w:tcW w:w="1477" w:type="dxa"/>
            <w:gridSpan w:val="2"/>
          </w:tcPr>
          <w:p w14:paraId="01D892C1" w14:textId="77777777" w:rsidR="007A14D4" w:rsidRDefault="007A14D4" w:rsidP="0034302B">
            <w:pPr>
              <w:spacing w:after="0" w:line="240" w:lineRule="auto"/>
              <w:ind w:firstLineChars="0" w:firstLine="0"/>
              <w:jc w:val="center"/>
              <w:rPr>
                <w:ins w:id="3565" w:author="天赐 余" w:date="2025-12-04T11:05:00Z" w16du:dateUtc="2025-12-04T03:05:00Z"/>
                <w:rFonts w:asciiTheme="majorEastAsia" w:eastAsiaTheme="majorEastAsia" w:hAnsiTheme="majorEastAsia" w:hint="eastAsia"/>
                <w:b/>
                <w:bCs/>
              </w:rPr>
            </w:pPr>
            <w:ins w:id="3566" w:author="天赐 余" w:date="2025-12-04T11:05:00Z" w16du:dateUtc="2025-12-04T03:05:00Z">
              <w:r w:rsidRPr="002C0937">
                <w:rPr>
                  <w:rFonts w:asciiTheme="majorEastAsia" w:eastAsiaTheme="majorEastAsia" w:hAnsiTheme="majorEastAsia" w:hint="eastAsia"/>
                  <w:b/>
                  <w:bCs/>
                </w:rPr>
                <w:t>取值范围</w:t>
              </w:r>
            </w:ins>
          </w:p>
        </w:tc>
      </w:tr>
      <w:tr w:rsidR="007A14D4" w14:paraId="47B652A6" w14:textId="77777777" w:rsidTr="007A14D4">
        <w:trPr>
          <w:trHeight w:val="732"/>
          <w:ins w:id="3567" w:author="天赐 余" w:date="2025-12-04T11:05:00Z"/>
        </w:trPr>
        <w:tc>
          <w:tcPr>
            <w:tcW w:w="2070" w:type="dxa"/>
            <w:vAlign w:val="center"/>
          </w:tcPr>
          <w:p w14:paraId="6DC77F79" w14:textId="77777777" w:rsidR="007A14D4" w:rsidRDefault="007A14D4" w:rsidP="0034302B">
            <w:pPr>
              <w:spacing w:after="0" w:line="240" w:lineRule="auto"/>
              <w:ind w:firstLineChars="0" w:firstLine="0"/>
              <w:jc w:val="left"/>
              <w:rPr>
                <w:ins w:id="3568" w:author="天赐 余" w:date="2025-12-04T11:05:00Z" w16du:dateUtc="2025-12-04T03:05:00Z"/>
                <w:rFonts w:asciiTheme="majorEastAsia" w:eastAsiaTheme="majorEastAsia" w:hAnsiTheme="majorEastAsia" w:hint="eastAsia"/>
              </w:rPr>
            </w:pPr>
            <w:proofErr w:type="spellStart"/>
            <w:ins w:id="3569" w:author="天赐 余" w:date="2025-12-04T11:05:00Z" w16du:dateUtc="2025-12-04T03:05:00Z">
              <w:r>
                <w:rPr>
                  <w:rFonts w:asciiTheme="majorEastAsia" w:eastAsiaTheme="majorEastAsia" w:hAnsiTheme="majorEastAsia"/>
                </w:rPr>
                <w:t>frerSplitOutputIdList</w:t>
              </w:r>
              <w:proofErr w:type="spellEnd"/>
            </w:ins>
          </w:p>
        </w:tc>
        <w:tc>
          <w:tcPr>
            <w:tcW w:w="3162" w:type="dxa"/>
          </w:tcPr>
          <w:p w14:paraId="1972362D" w14:textId="77777777" w:rsidR="007A14D4" w:rsidRDefault="007A14D4" w:rsidP="0034302B">
            <w:pPr>
              <w:spacing w:after="0" w:line="240" w:lineRule="auto"/>
              <w:ind w:firstLineChars="0" w:firstLine="0"/>
              <w:jc w:val="left"/>
              <w:rPr>
                <w:ins w:id="3570" w:author="天赐 余" w:date="2025-12-04T11:05:00Z" w16du:dateUtc="2025-12-04T03:05:00Z"/>
                <w:rFonts w:asciiTheme="majorEastAsia" w:eastAsiaTheme="majorEastAsia" w:hAnsiTheme="majorEastAsia" w:hint="eastAsia"/>
              </w:rPr>
            </w:pPr>
            <w:ins w:id="3571" w:author="天赐 余" w:date="2025-12-04T11:05:00Z" w16du:dateUtc="2025-12-04T03:05:00Z">
              <w:r>
                <w:rPr>
                  <w:rFonts w:asciiTheme="majorEastAsia" w:eastAsiaTheme="majorEastAsia" w:hAnsiTheme="majorEastAsia" w:hint="eastAsia"/>
                </w:rPr>
                <w:t>复制流列表，用（DMAC,VID）列表表示</w:t>
              </w:r>
            </w:ins>
          </w:p>
        </w:tc>
        <w:tc>
          <w:tcPr>
            <w:tcW w:w="1851" w:type="dxa"/>
            <w:vAlign w:val="center"/>
          </w:tcPr>
          <w:p w14:paraId="4D952182" w14:textId="77777777" w:rsidR="007A14D4" w:rsidRDefault="007A14D4" w:rsidP="0034302B">
            <w:pPr>
              <w:spacing w:after="0" w:line="240" w:lineRule="auto"/>
              <w:ind w:firstLineChars="0" w:firstLine="0"/>
              <w:jc w:val="left"/>
              <w:rPr>
                <w:ins w:id="3572" w:author="天赐 余" w:date="2025-12-04T11:05:00Z" w16du:dateUtc="2025-12-04T03:05:00Z"/>
                <w:rFonts w:asciiTheme="majorEastAsia" w:eastAsiaTheme="majorEastAsia" w:hAnsiTheme="majorEastAsia" w:hint="eastAsia"/>
              </w:rPr>
            </w:pPr>
            <w:ins w:id="3573" w:author="天赐 余" w:date="2025-12-04T11:05:00Z" w16du:dateUtc="2025-12-04T03:05:00Z">
              <w:r>
                <w:rPr>
                  <w:rFonts w:asciiTheme="majorEastAsia" w:eastAsiaTheme="majorEastAsia" w:hAnsiTheme="majorEastAsia" w:hint="eastAsia"/>
                </w:rPr>
                <w:t>Uint60列表</w:t>
              </w:r>
            </w:ins>
          </w:p>
        </w:tc>
        <w:tc>
          <w:tcPr>
            <w:tcW w:w="850" w:type="dxa"/>
            <w:gridSpan w:val="2"/>
            <w:vAlign w:val="center"/>
          </w:tcPr>
          <w:p w14:paraId="6D3344CD" w14:textId="77777777" w:rsidR="007A14D4" w:rsidRDefault="007A14D4" w:rsidP="0034302B">
            <w:pPr>
              <w:spacing w:after="0" w:line="240" w:lineRule="auto"/>
              <w:ind w:firstLineChars="0" w:firstLine="0"/>
              <w:jc w:val="left"/>
              <w:rPr>
                <w:ins w:id="3574" w:author="天赐 余" w:date="2025-12-04T11:05:00Z" w16du:dateUtc="2025-12-04T03:05:00Z"/>
                <w:rFonts w:asciiTheme="majorEastAsia" w:eastAsiaTheme="majorEastAsia" w:hAnsiTheme="majorEastAsia" w:hint="eastAsia"/>
              </w:rPr>
            </w:pPr>
          </w:p>
        </w:tc>
        <w:tc>
          <w:tcPr>
            <w:tcW w:w="1477" w:type="dxa"/>
            <w:gridSpan w:val="2"/>
          </w:tcPr>
          <w:p w14:paraId="62E35EBD" w14:textId="77777777" w:rsidR="007A14D4" w:rsidRDefault="007A14D4" w:rsidP="0034302B">
            <w:pPr>
              <w:spacing w:after="0" w:line="240" w:lineRule="auto"/>
              <w:ind w:firstLineChars="0" w:firstLine="0"/>
              <w:jc w:val="left"/>
              <w:rPr>
                <w:ins w:id="3575" w:author="天赐 余" w:date="2025-12-04T11:05:00Z" w16du:dateUtc="2025-12-04T03:05:00Z"/>
                <w:rFonts w:asciiTheme="majorEastAsia" w:eastAsiaTheme="majorEastAsia" w:hAnsiTheme="majorEastAsia" w:hint="eastAsia"/>
              </w:rPr>
            </w:pPr>
          </w:p>
        </w:tc>
      </w:tr>
      <w:tr w:rsidR="007A14D4" w14:paraId="2252970E" w14:textId="77777777" w:rsidTr="007A14D4">
        <w:trPr>
          <w:trHeight w:val="732"/>
          <w:ins w:id="3576" w:author="天赐 余" w:date="2025-12-04T11:05:00Z"/>
        </w:trPr>
        <w:tc>
          <w:tcPr>
            <w:tcW w:w="2070" w:type="dxa"/>
            <w:vAlign w:val="center"/>
          </w:tcPr>
          <w:p w14:paraId="388D89EA" w14:textId="77777777" w:rsidR="007A14D4" w:rsidRDefault="007A14D4" w:rsidP="0034302B">
            <w:pPr>
              <w:spacing w:after="0" w:line="240" w:lineRule="auto"/>
              <w:ind w:firstLineChars="0" w:firstLine="0"/>
              <w:jc w:val="left"/>
              <w:rPr>
                <w:ins w:id="3577" w:author="天赐 余" w:date="2025-12-04T11:05:00Z" w16du:dateUtc="2025-12-04T03:05:00Z"/>
                <w:rFonts w:asciiTheme="majorEastAsia" w:eastAsiaTheme="majorEastAsia" w:hAnsiTheme="majorEastAsia" w:hint="eastAsia"/>
              </w:rPr>
            </w:pPr>
            <w:proofErr w:type="spellStart"/>
            <w:ins w:id="3578" w:author="天赐 余" w:date="2025-12-04T11:05:00Z" w16du:dateUtc="2025-12-04T03:05:00Z">
              <w:r>
                <w:rPr>
                  <w:rFonts w:asciiTheme="majorEastAsia" w:eastAsiaTheme="majorEastAsia" w:hAnsiTheme="majorEastAsia"/>
                </w:rPr>
                <w:t>frerSeqRcvyStreamList</w:t>
              </w:r>
              <w:proofErr w:type="spellEnd"/>
            </w:ins>
          </w:p>
        </w:tc>
        <w:tc>
          <w:tcPr>
            <w:tcW w:w="3162" w:type="dxa"/>
          </w:tcPr>
          <w:p w14:paraId="28F0A728" w14:textId="77777777" w:rsidR="007A14D4" w:rsidRDefault="007A14D4" w:rsidP="0034302B">
            <w:pPr>
              <w:spacing w:after="0" w:line="240" w:lineRule="auto"/>
              <w:ind w:firstLineChars="0" w:firstLine="0"/>
              <w:jc w:val="left"/>
              <w:rPr>
                <w:ins w:id="3579" w:author="天赐 余" w:date="2025-12-04T11:05:00Z" w16du:dateUtc="2025-12-04T03:05:00Z"/>
                <w:rFonts w:asciiTheme="majorEastAsia" w:eastAsiaTheme="majorEastAsia" w:hAnsiTheme="majorEastAsia" w:hint="eastAsia"/>
              </w:rPr>
            </w:pPr>
            <w:ins w:id="3580" w:author="天赐 余" w:date="2025-12-04T11:05:00Z" w16du:dateUtc="2025-12-04T03:05:00Z">
              <w:r>
                <w:rPr>
                  <w:rFonts w:asciiTheme="majorEastAsia" w:eastAsiaTheme="majorEastAsia" w:hAnsiTheme="majorEastAsia" w:hint="eastAsia"/>
                </w:rPr>
                <w:t>消除流列表，用（DMAC,VID）列表表示</w:t>
              </w:r>
            </w:ins>
          </w:p>
        </w:tc>
        <w:tc>
          <w:tcPr>
            <w:tcW w:w="1851" w:type="dxa"/>
            <w:vAlign w:val="center"/>
          </w:tcPr>
          <w:p w14:paraId="33497882" w14:textId="77777777" w:rsidR="007A14D4" w:rsidRDefault="007A14D4" w:rsidP="0034302B">
            <w:pPr>
              <w:spacing w:after="0" w:line="240" w:lineRule="auto"/>
              <w:ind w:firstLineChars="0" w:firstLine="0"/>
              <w:jc w:val="left"/>
              <w:rPr>
                <w:ins w:id="3581" w:author="天赐 余" w:date="2025-12-04T11:05:00Z" w16du:dateUtc="2025-12-04T03:05:00Z"/>
                <w:rFonts w:asciiTheme="majorEastAsia" w:eastAsiaTheme="majorEastAsia" w:hAnsiTheme="majorEastAsia" w:hint="eastAsia"/>
              </w:rPr>
            </w:pPr>
            <w:ins w:id="3582" w:author="天赐 余" w:date="2025-12-04T11:05:00Z" w16du:dateUtc="2025-12-04T03:05:00Z">
              <w:r>
                <w:rPr>
                  <w:rFonts w:asciiTheme="majorEastAsia" w:eastAsiaTheme="majorEastAsia" w:hAnsiTheme="majorEastAsia" w:hint="eastAsia"/>
                </w:rPr>
                <w:t>Uint60列表</w:t>
              </w:r>
            </w:ins>
          </w:p>
        </w:tc>
        <w:tc>
          <w:tcPr>
            <w:tcW w:w="850" w:type="dxa"/>
            <w:gridSpan w:val="2"/>
            <w:vAlign w:val="center"/>
          </w:tcPr>
          <w:p w14:paraId="24A0D7F0" w14:textId="77777777" w:rsidR="007A14D4" w:rsidRDefault="007A14D4" w:rsidP="0034302B">
            <w:pPr>
              <w:spacing w:after="0" w:line="240" w:lineRule="auto"/>
              <w:ind w:firstLineChars="0" w:firstLine="0"/>
              <w:jc w:val="left"/>
              <w:rPr>
                <w:ins w:id="3583" w:author="天赐 余" w:date="2025-12-04T11:05:00Z" w16du:dateUtc="2025-12-04T03:05:00Z"/>
                <w:rFonts w:asciiTheme="majorEastAsia" w:eastAsiaTheme="majorEastAsia" w:hAnsiTheme="majorEastAsia" w:hint="eastAsia"/>
              </w:rPr>
            </w:pPr>
          </w:p>
        </w:tc>
        <w:tc>
          <w:tcPr>
            <w:tcW w:w="1477" w:type="dxa"/>
            <w:gridSpan w:val="2"/>
          </w:tcPr>
          <w:p w14:paraId="4988DB51" w14:textId="77777777" w:rsidR="007A14D4" w:rsidRDefault="007A14D4" w:rsidP="0034302B">
            <w:pPr>
              <w:spacing w:after="0" w:line="240" w:lineRule="auto"/>
              <w:ind w:firstLineChars="0" w:firstLine="0"/>
              <w:jc w:val="left"/>
              <w:rPr>
                <w:ins w:id="3584" w:author="天赐 余" w:date="2025-12-04T11:05:00Z" w16du:dateUtc="2025-12-04T03:05:00Z"/>
                <w:rFonts w:asciiTheme="majorEastAsia" w:eastAsiaTheme="majorEastAsia" w:hAnsiTheme="majorEastAsia" w:hint="eastAsia"/>
              </w:rPr>
            </w:pPr>
          </w:p>
        </w:tc>
      </w:tr>
      <w:tr w:rsidR="007A14D4" w14:paraId="62DA1120" w14:textId="77777777" w:rsidTr="007A14D4">
        <w:trPr>
          <w:trHeight w:val="732"/>
          <w:ins w:id="3585" w:author="天赐 余" w:date="2025-12-04T11:05:00Z"/>
        </w:trPr>
        <w:tc>
          <w:tcPr>
            <w:tcW w:w="2070" w:type="dxa"/>
            <w:vAlign w:val="center"/>
          </w:tcPr>
          <w:p w14:paraId="5579CBC0" w14:textId="77777777" w:rsidR="007A14D4" w:rsidRDefault="007A14D4" w:rsidP="0034302B">
            <w:pPr>
              <w:spacing w:after="0" w:line="240" w:lineRule="auto"/>
              <w:ind w:firstLineChars="0" w:firstLine="0"/>
              <w:jc w:val="left"/>
              <w:rPr>
                <w:ins w:id="3586" w:author="天赐 余" w:date="2025-12-04T11:05:00Z" w16du:dateUtc="2025-12-04T03:05:00Z"/>
                <w:rFonts w:asciiTheme="majorEastAsia" w:eastAsiaTheme="majorEastAsia" w:hAnsiTheme="majorEastAsia" w:hint="eastAsia"/>
              </w:rPr>
            </w:pPr>
            <w:proofErr w:type="spellStart"/>
            <w:ins w:id="3587" w:author="天赐 余" w:date="2025-12-04T11:05:00Z" w16du:dateUtc="2025-12-04T03:05:00Z">
              <w:r w:rsidRPr="00100EF4">
                <w:rPr>
                  <w:rFonts w:asciiTheme="majorEastAsia" w:eastAsiaTheme="majorEastAsia" w:hAnsiTheme="majorEastAsia"/>
                </w:rPr>
                <w:t>frerSeqRevyResetMSec</w:t>
              </w:r>
              <w:proofErr w:type="spellEnd"/>
            </w:ins>
          </w:p>
        </w:tc>
        <w:tc>
          <w:tcPr>
            <w:tcW w:w="3162" w:type="dxa"/>
            <w:vAlign w:val="center"/>
          </w:tcPr>
          <w:p w14:paraId="3C8A7285" w14:textId="77777777" w:rsidR="007A14D4" w:rsidRPr="0034302B" w:rsidRDefault="007A14D4" w:rsidP="0034302B">
            <w:pPr>
              <w:spacing w:after="0" w:line="240" w:lineRule="auto"/>
              <w:ind w:firstLineChars="0" w:firstLine="0"/>
              <w:jc w:val="left"/>
              <w:rPr>
                <w:ins w:id="3588" w:author="天赐 余" w:date="2025-12-04T11:05:00Z" w16du:dateUtc="2025-12-04T03:05:00Z"/>
                <w:rFonts w:asciiTheme="majorEastAsia" w:eastAsiaTheme="majorEastAsia" w:hAnsiTheme="majorEastAsia" w:hint="eastAsia"/>
                <w:highlight w:val="yellow"/>
              </w:rPr>
            </w:pPr>
            <w:ins w:id="3589" w:author="天赐 余" w:date="2025-12-04T11:05:00Z" w16du:dateUtc="2025-12-04T03:05:00Z">
              <w:r w:rsidRPr="00BE5748">
                <w:rPr>
                  <w:rFonts w:asciiTheme="majorEastAsia" w:eastAsiaTheme="majorEastAsia" w:hAnsiTheme="majorEastAsia" w:hint="eastAsia"/>
                </w:rPr>
                <w:t>帧消除超时时间</w:t>
              </w:r>
            </w:ins>
          </w:p>
        </w:tc>
        <w:tc>
          <w:tcPr>
            <w:tcW w:w="1851" w:type="dxa"/>
            <w:vAlign w:val="center"/>
          </w:tcPr>
          <w:p w14:paraId="26583621" w14:textId="77777777" w:rsidR="007A14D4" w:rsidRDefault="007A14D4" w:rsidP="0034302B">
            <w:pPr>
              <w:spacing w:after="0" w:line="240" w:lineRule="auto"/>
              <w:ind w:firstLineChars="0" w:firstLine="0"/>
              <w:jc w:val="left"/>
              <w:rPr>
                <w:ins w:id="3590" w:author="天赐 余" w:date="2025-12-04T11:05:00Z" w16du:dateUtc="2025-12-04T03:05:00Z"/>
                <w:rFonts w:asciiTheme="majorEastAsia" w:eastAsiaTheme="majorEastAsia" w:hAnsiTheme="majorEastAsia" w:hint="eastAsia"/>
              </w:rPr>
            </w:pPr>
            <w:ins w:id="3591" w:author="天赐 余" w:date="2025-12-04T11:05:00Z" w16du:dateUtc="2025-12-04T03:05:00Z">
              <w:r>
                <w:rPr>
                  <w:rFonts w:asciiTheme="majorEastAsia" w:eastAsiaTheme="majorEastAsia" w:hAnsiTheme="majorEastAsia" w:hint="eastAsia"/>
                </w:rPr>
                <w:t>Uint32</w:t>
              </w:r>
            </w:ins>
          </w:p>
        </w:tc>
        <w:tc>
          <w:tcPr>
            <w:tcW w:w="850" w:type="dxa"/>
            <w:gridSpan w:val="2"/>
            <w:vAlign w:val="center"/>
          </w:tcPr>
          <w:p w14:paraId="2121535A" w14:textId="77777777" w:rsidR="007A14D4" w:rsidRDefault="007A14D4" w:rsidP="0034302B">
            <w:pPr>
              <w:spacing w:after="0" w:line="240" w:lineRule="auto"/>
              <w:ind w:firstLineChars="0" w:firstLine="0"/>
              <w:jc w:val="left"/>
              <w:rPr>
                <w:ins w:id="3592" w:author="天赐 余" w:date="2025-12-04T11:05:00Z" w16du:dateUtc="2025-12-04T03:05:00Z"/>
                <w:rFonts w:asciiTheme="majorEastAsia" w:eastAsiaTheme="majorEastAsia" w:hAnsiTheme="majorEastAsia" w:hint="eastAsia"/>
              </w:rPr>
            </w:pPr>
            <w:proofErr w:type="spellStart"/>
            <w:ins w:id="3593" w:author="天赐 余" w:date="2025-12-04T11:05:00Z" w16du:dateUtc="2025-12-04T03:05:00Z">
              <w:r>
                <w:rPr>
                  <w:rFonts w:asciiTheme="majorEastAsia" w:eastAsiaTheme="majorEastAsia" w:hAnsiTheme="majorEastAsia" w:hint="eastAsia"/>
                </w:rPr>
                <w:t>ms</w:t>
              </w:r>
              <w:proofErr w:type="spellEnd"/>
            </w:ins>
          </w:p>
        </w:tc>
        <w:tc>
          <w:tcPr>
            <w:tcW w:w="1477" w:type="dxa"/>
            <w:gridSpan w:val="2"/>
          </w:tcPr>
          <w:p w14:paraId="1687627D" w14:textId="77777777" w:rsidR="007A14D4" w:rsidRDefault="007A14D4" w:rsidP="0034302B">
            <w:pPr>
              <w:spacing w:after="0" w:line="240" w:lineRule="auto"/>
              <w:ind w:firstLineChars="0" w:firstLine="0"/>
              <w:jc w:val="left"/>
              <w:rPr>
                <w:ins w:id="3594" w:author="天赐 余" w:date="2025-12-04T11:05:00Z" w16du:dateUtc="2025-12-04T03:05:00Z"/>
                <w:rFonts w:asciiTheme="majorEastAsia" w:eastAsiaTheme="majorEastAsia" w:hAnsiTheme="majorEastAsia" w:hint="eastAsia"/>
              </w:rPr>
            </w:pPr>
          </w:p>
        </w:tc>
      </w:tr>
      <w:tr w:rsidR="007A14D4" w14:paraId="5F32C746" w14:textId="77777777" w:rsidTr="007A14D4">
        <w:trPr>
          <w:trHeight w:val="732"/>
          <w:ins w:id="3595" w:author="天赐 余" w:date="2025-12-04T11:05:00Z"/>
        </w:trPr>
        <w:tc>
          <w:tcPr>
            <w:tcW w:w="2070" w:type="dxa"/>
            <w:vAlign w:val="center"/>
          </w:tcPr>
          <w:p w14:paraId="62CFEFE9" w14:textId="77777777" w:rsidR="007A14D4" w:rsidRDefault="007A14D4" w:rsidP="0034302B">
            <w:pPr>
              <w:spacing w:after="0" w:line="240" w:lineRule="auto"/>
              <w:ind w:firstLineChars="0" w:firstLine="0"/>
              <w:jc w:val="left"/>
              <w:rPr>
                <w:ins w:id="3596" w:author="天赐 余" w:date="2025-12-04T11:05:00Z" w16du:dateUtc="2025-12-04T03:05:00Z"/>
                <w:rFonts w:asciiTheme="majorEastAsia" w:eastAsiaTheme="majorEastAsia" w:hAnsiTheme="majorEastAsia" w:hint="eastAsia"/>
              </w:rPr>
            </w:pPr>
            <w:proofErr w:type="spellStart"/>
            <w:ins w:id="3597" w:author="天赐 余" w:date="2025-12-04T11:05:00Z" w16du:dateUtc="2025-12-04T03:05:00Z">
              <w:r w:rsidRPr="00100EF4">
                <w:rPr>
                  <w:rFonts w:asciiTheme="majorEastAsia" w:eastAsiaTheme="majorEastAsia" w:hAnsiTheme="majorEastAsia"/>
                </w:rPr>
                <w:t>frerSeqRevyHistoryLength</w:t>
              </w:r>
              <w:proofErr w:type="spellEnd"/>
            </w:ins>
          </w:p>
        </w:tc>
        <w:tc>
          <w:tcPr>
            <w:tcW w:w="3162" w:type="dxa"/>
          </w:tcPr>
          <w:p w14:paraId="5E339E13" w14:textId="77777777" w:rsidR="007A14D4" w:rsidRDefault="007A14D4" w:rsidP="0034302B">
            <w:pPr>
              <w:spacing w:after="0" w:line="240" w:lineRule="auto"/>
              <w:ind w:firstLineChars="0" w:firstLine="0"/>
              <w:jc w:val="left"/>
              <w:rPr>
                <w:ins w:id="3598" w:author="天赐 余" w:date="2025-12-04T11:05:00Z" w16du:dateUtc="2025-12-04T03:05:00Z"/>
                <w:rFonts w:asciiTheme="majorEastAsia" w:eastAsiaTheme="majorEastAsia" w:hAnsiTheme="majorEastAsia" w:hint="eastAsia"/>
              </w:rPr>
            </w:pPr>
            <w:ins w:id="3599" w:author="天赐 余" w:date="2025-12-04T11:05:00Z" w16du:dateUtc="2025-12-04T03:05:00Z">
              <w:r>
                <w:rPr>
                  <w:rFonts w:asciiTheme="majorEastAsia" w:eastAsiaTheme="majorEastAsia" w:hAnsiTheme="majorEastAsia" w:hint="eastAsia"/>
                </w:rPr>
                <w:t>帧消除序列号窗口大小</w:t>
              </w:r>
            </w:ins>
          </w:p>
        </w:tc>
        <w:tc>
          <w:tcPr>
            <w:tcW w:w="1851" w:type="dxa"/>
            <w:vAlign w:val="center"/>
          </w:tcPr>
          <w:p w14:paraId="7D443656" w14:textId="77777777" w:rsidR="007A14D4" w:rsidRDefault="007A14D4" w:rsidP="0034302B">
            <w:pPr>
              <w:spacing w:after="0" w:line="240" w:lineRule="auto"/>
              <w:ind w:firstLineChars="0" w:firstLine="0"/>
              <w:jc w:val="left"/>
              <w:rPr>
                <w:ins w:id="3600" w:author="天赐 余" w:date="2025-12-04T11:05:00Z" w16du:dateUtc="2025-12-04T03:05:00Z"/>
                <w:rFonts w:asciiTheme="majorEastAsia" w:eastAsiaTheme="majorEastAsia" w:hAnsiTheme="majorEastAsia" w:hint="eastAsia"/>
              </w:rPr>
            </w:pPr>
            <w:ins w:id="3601" w:author="天赐 余" w:date="2025-12-04T11:05:00Z" w16du:dateUtc="2025-12-04T03:05:00Z">
              <w:r>
                <w:rPr>
                  <w:rFonts w:asciiTheme="majorEastAsia" w:eastAsiaTheme="majorEastAsia" w:hAnsiTheme="majorEastAsia" w:hint="eastAsia"/>
                </w:rPr>
                <w:t>Uint16</w:t>
              </w:r>
            </w:ins>
          </w:p>
        </w:tc>
        <w:tc>
          <w:tcPr>
            <w:tcW w:w="850" w:type="dxa"/>
            <w:gridSpan w:val="2"/>
            <w:vAlign w:val="center"/>
          </w:tcPr>
          <w:p w14:paraId="3CE56F9D" w14:textId="77777777" w:rsidR="007A14D4" w:rsidRDefault="007A14D4" w:rsidP="0034302B">
            <w:pPr>
              <w:spacing w:after="0" w:line="240" w:lineRule="auto"/>
              <w:ind w:firstLineChars="0" w:firstLine="0"/>
              <w:jc w:val="left"/>
              <w:rPr>
                <w:ins w:id="3602" w:author="天赐 余" w:date="2025-12-04T11:05:00Z" w16du:dateUtc="2025-12-04T03:05:00Z"/>
                <w:rFonts w:asciiTheme="majorEastAsia" w:eastAsiaTheme="majorEastAsia" w:hAnsiTheme="majorEastAsia" w:hint="eastAsia"/>
              </w:rPr>
            </w:pPr>
            <w:ins w:id="3603" w:author="天赐 余" w:date="2025-12-04T11:05:00Z" w16du:dateUtc="2025-12-04T03:05:00Z">
              <w:r>
                <w:rPr>
                  <w:rFonts w:asciiTheme="majorEastAsia" w:eastAsiaTheme="majorEastAsia" w:hAnsiTheme="majorEastAsia" w:hint="eastAsia"/>
                </w:rPr>
                <w:t>个</w:t>
              </w:r>
            </w:ins>
          </w:p>
        </w:tc>
        <w:tc>
          <w:tcPr>
            <w:tcW w:w="1477" w:type="dxa"/>
            <w:gridSpan w:val="2"/>
          </w:tcPr>
          <w:p w14:paraId="48F7A2F1" w14:textId="77777777" w:rsidR="007A14D4" w:rsidRDefault="007A14D4" w:rsidP="0034302B">
            <w:pPr>
              <w:spacing w:after="0" w:line="240" w:lineRule="auto"/>
              <w:ind w:firstLineChars="0" w:firstLine="0"/>
              <w:jc w:val="left"/>
              <w:rPr>
                <w:ins w:id="3604" w:author="天赐 余" w:date="2025-12-04T11:05:00Z" w16du:dateUtc="2025-12-04T03:05:00Z"/>
                <w:rFonts w:asciiTheme="majorEastAsia" w:eastAsiaTheme="majorEastAsia" w:hAnsiTheme="majorEastAsia" w:hint="eastAsia"/>
              </w:rPr>
            </w:pPr>
            <w:ins w:id="3605" w:author="天赐 余" w:date="2025-12-04T11:05:00Z" w16du:dateUtc="2025-12-04T03:05:00Z">
              <w:r>
                <w:rPr>
                  <w:rFonts w:asciiTheme="majorEastAsia" w:eastAsiaTheme="majorEastAsia" w:hAnsiTheme="majorEastAsia" w:hint="eastAsia"/>
                </w:rPr>
                <w:t>[8,16]</w:t>
              </w:r>
            </w:ins>
          </w:p>
        </w:tc>
      </w:tr>
    </w:tbl>
    <w:p w14:paraId="3398223E" w14:textId="77777777" w:rsidR="00717322" w:rsidRDefault="00717322">
      <w:pPr>
        <w:ind w:firstLineChars="0" w:firstLine="0"/>
      </w:pPr>
    </w:p>
    <w:p w14:paraId="6E6680C2" w14:textId="77777777" w:rsidR="00717322" w:rsidRPr="00BA488B" w:rsidRDefault="00000000">
      <w:pPr>
        <w:numPr>
          <w:ilvl w:val="0"/>
          <w:numId w:val="17"/>
        </w:numPr>
        <w:ind w:firstLine="560"/>
        <w:rPr>
          <w:highlight w:val="yellow"/>
          <w:rPrChange w:id="3606" w:author="天赐 余" w:date="2025-12-04T11:06:00Z" w16du:dateUtc="2025-12-04T03:06:00Z">
            <w:rPr/>
          </w:rPrChange>
        </w:rPr>
      </w:pPr>
      <w:r w:rsidRPr="00BA488B">
        <w:rPr>
          <w:rFonts w:hint="eastAsia"/>
          <w:highlight w:val="yellow"/>
          <w:rPrChange w:id="3607" w:author="天赐 余" w:date="2025-12-04T11:06:00Z" w16du:dateUtc="2025-12-04T03:06:00Z">
            <w:rPr>
              <w:rFonts w:hint="eastAsia"/>
            </w:rPr>
          </w:rPrChange>
        </w:rPr>
        <w:t>时间同步容错参数</w:t>
      </w:r>
    </w:p>
    <w:tbl>
      <w:tblPr>
        <w:tblStyle w:val="aff1"/>
        <w:tblW w:w="8642" w:type="dxa"/>
        <w:tblLayout w:type="fixed"/>
        <w:tblLook w:val="04A0" w:firstRow="1" w:lastRow="0" w:firstColumn="1" w:lastColumn="0" w:noHBand="0" w:noVBand="1"/>
      </w:tblPr>
      <w:tblGrid>
        <w:gridCol w:w="2070"/>
        <w:gridCol w:w="3162"/>
        <w:gridCol w:w="2358"/>
        <w:gridCol w:w="1052"/>
      </w:tblGrid>
      <w:tr w:rsidR="00717322" w14:paraId="58E8A48E" w14:textId="77777777">
        <w:trPr>
          <w:trHeight w:val="366"/>
        </w:trPr>
        <w:tc>
          <w:tcPr>
            <w:tcW w:w="2070" w:type="dxa"/>
            <w:vAlign w:val="center"/>
          </w:tcPr>
          <w:p w14:paraId="6D668351"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62" w:type="dxa"/>
          </w:tcPr>
          <w:p w14:paraId="10C8A98C"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2358" w:type="dxa"/>
          </w:tcPr>
          <w:p w14:paraId="7D1D21B8"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1052" w:type="dxa"/>
            <w:vAlign w:val="center"/>
          </w:tcPr>
          <w:p w14:paraId="61A38315"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r>
      <w:tr w:rsidR="00717322" w14:paraId="5221CE45" w14:textId="77777777">
        <w:trPr>
          <w:trHeight w:val="1084"/>
        </w:trPr>
        <w:tc>
          <w:tcPr>
            <w:tcW w:w="2070" w:type="dxa"/>
          </w:tcPr>
          <w:p w14:paraId="6FFDB2F3"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fttmMapPtpInstanceToIndex</w:t>
            </w:r>
            <w:proofErr w:type="spellEnd"/>
          </w:p>
        </w:tc>
        <w:tc>
          <w:tcPr>
            <w:tcW w:w="3162" w:type="dxa"/>
          </w:tcPr>
          <w:p w14:paraId="72C70C89"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FTTM引用PTP实例列表，每个FTTM实例引用了哪些PTP示例，用PTP实例的索引列表标识</w:t>
            </w:r>
          </w:p>
        </w:tc>
        <w:tc>
          <w:tcPr>
            <w:tcW w:w="2358" w:type="dxa"/>
            <w:vAlign w:val="center"/>
          </w:tcPr>
          <w:p w14:paraId="5938D223"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Uint32列表</w:t>
            </w:r>
          </w:p>
        </w:tc>
        <w:tc>
          <w:tcPr>
            <w:tcW w:w="1052" w:type="dxa"/>
            <w:vAlign w:val="center"/>
          </w:tcPr>
          <w:p w14:paraId="73E277FB"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14:paraId="26838812" w14:textId="77777777">
        <w:trPr>
          <w:trHeight w:val="732"/>
        </w:trPr>
        <w:tc>
          <w:tcPr>
            <w:tcW w:w="2070" w:type="dxa"/>
          </w:tcPr>
          <w:p w14:paraId="75F31118"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fttmMaxAs</w:t>
            </w:r>
            <w:proofErr w:type="spellEnd"/>
          </w:p>
        </w:tc>
        <w:tc>
          <w:tcPr>
            <w:tcW w:w="3162" w:type="dxa"/>
          </w:tcPr>
          <w:p w14:paraId="08E3B25E"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时钟偏差阈值，认为无故障时，任意两个PTP</w:t>
            </w:r>
            <w:r>
              <w:rPr>
                <w:rFonts w:asciiTheme="majorEastAsia" w:eastAsiaTheme="majorEastAsia" w:hAnsiTheme="majorEastAsia" w:hint="eastAsia"/>
              </w:rPr>
              <w:lastRenderedPageBreak/>
              <w:t>实例时钟之间偏差阈值。为二维数组</w:t>
            </w:r>
            <w:proofErr w:type="spellStart"/>
            <w:r>
              <w:rPr>
                <w:rFonts w:asciiTheme="majorEastAsia" w:eastAsiaTheme="majorEastAsia" w:hAnsiTheme="majorEastAsia"/>
              </w:rPr>
              <w:t>fttmMaxAs</w:t>
            </w:r>
            <w:proofErr w:type="spellEnd"/>
            <w:r>
              <w:rPr>
                <w:rFonts w:asciiTheme="majorEastAsia" w:eastAsiaTheme="majorEastAsia" w:hAnsiTheme="majorEastAsia" w:hint="eastAsia"/>
              </w:rPr>
              <w:t>[x][y]表示x实例和y实例之间的阈值</w:t>
            </w:r>
          </w:p>
        </w:tc>
        <w:tc>
          <w:tcPr>
            <w:tcW w:w="2358" w:type="dxa"/>
            <w:vAlign w:val="center"/>
          </w:tcPr>
          <w:p w14:paraId="223E8250"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lastRenderedPageBreak/>
              <w:t>U</w:t>
            </w:r>
            <w:r>
              <w:rPr>
                <w:rFonts w:asciiTheme="majorEastAsia" w:eastAsiaTheme="majorEastAsia" w:hAnsiTheme="majorEastAsia"/>
              </w:rPr>
              <w:t>int</w:t>
            </w:r>
            <w:r>
              <w:rPr>
                <w:rFonts w:asciiTheme="majorEastAsia" w:eastAsiaTheme="majorEastAsia" w:hAnsiTheme="majorEastAsia" w:hint="eastAsia"/>
              </w:rPr>
              <w:t>32</w:t>
            </w:r>
          </w:p>
        </w:tc>
        <w:tc>
          <w:tcPr>
            <w:tcW w:w="1052" w:type="dxa"/>
            <w:vAlign w:val="center"/>
          </w:tcPr>
          <w:p w14:paraId="5319F973"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2</w:t>
            </w:r>
            <w:r>
              <w:rPr>
                <w:rFonts w:asciiTheme="majorEastAsia" w:eastAsiaTheme="majorEastAsia" w:hAnsiTheme="majorEastAsia" w:hint="eastAsia"/>
                <w:vertAlign w:val="superscript"/>
              </w:rPr>
              <w:t>-16</w:t>
            </w:r>
            <w:r>
              <w:rPr>
                <w:rFonts w:asciiTheme="majorEastAsia" w:eastAsiaTheme="majorEastAsia" w:hAnsiTheme="majorEastAsia" w:hint="eastAsia"/>
              </w:rPr>
              <w:t>纳秒</w:t>
            </w:r>
          </w:p>
        </w:tc>
      </w:tr>
    </w:tbl>
    <w:p w14:paraId="1F07E578" w14:textId="77777777" w:rsidR="00717322" w:rsidRDefault="00717322">
      <w:pPr>
        <w:ind w:firstLineChars="0" w:firstLine="0"/>
        <w:rPr>
          <w:highlight w:val="yellow"/>
        </w:rPr>
      </w:pPr>
    </w:p>
    <w:p w14:paraId="0CFAF8A6" w14:textId="77777777" w:rsidR="00717322" w:rsidRDefault="00000000">
      <w:pPr>
        <w:pStyle w:val="30"/>
      </w:pPr>
      <w:r>
        <w:rPr>
          <w:rFonts w:hint="eastAsia"/>
        </w:rPr>
        <w:t>交换可配置参数</w:t>
      </w:r>
    </w:p>
    <w:p w14:paraId="1321B9CC" w14:textId="77777777" w:rsidR="00717322" w:rsidRDefault="00000000">
      <w:pPr>
        <w:ind w:firstLine="560"/>
      </w:pPr>
      <w:r>
        <w:rPr>
          <w:rFonts w:hint="eastAsia"/>
        </w:rPr>
        <w:t>交换机可配置参数是指允许外部配置管理工具进行写操作的相关配置选项，可分为以下几类：</w:t>
      </w:r>
    </w:p>
    <w:p w14:paraId="0FE17126" w14:textId="77777777" w:rsidR="00717322" w:rsidRDefault="00000000">
      <w:pPr>
        <w:numPr>
          <w:ilvl w:val="0"/>
          <w:numId w:val="18"/>
        </w:numPr>
        <w:ind w:firstLine="560"/>
      </w:pPr>
      <w:r>
        <w:rPr>
          <w:rFonts w:hint="eastAsia"/>
        </w:rPr>
        <w:t>时间同步参数</w:t>
      </w:r>
    </w:p>
    <w:p w14:paraId="65BD2D3C" w14:textId="114AFB93" w:rsidR="00BA488B" w:rsidRDefault="00BA488B">
      <w:pPr>
        <w:pStyle w:val="a7"/>
        <w:keepNext/>
        <w:rPr>
          <w:ins w:id="3608" w:author="天赐 余" w:date="2025-12-04T11:07:00Z" w16du:dateUtc="2025-12-04T03:07:00Z"/>
        </w:rPr>
        <w:pPrChange w:id="3609" w:author="天赐 余" w:date="2025-12-04T11:07:00Z" w16du:dateUtc="2025-12-04T03:07:00Z">
          <w:pPr>
            <w:ind w:firstLine="560"/>
          </w:pPr>
        </w:pPrChange>
      </w:pPr>
      <w:ins w:id="3610" w:author="天赐 余" w:date="2025-12-04T11:07:00Z" w16du:dateUtc="2025-12-04T03:07: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3611" w:author="天赐 余" w:date="2025-12-04T11:07:00Z" w16du:dateUtc="2025-12-04T03:07:00Z">
        <w:r>
          <w:rPr>
            <w:noProof/>
          </w:rPr>
          <w:t>19</w:t>
        </w:r>
        <w:r>
          <w:fldChar w:fldCharType="end"/>
        </w:r>
        <w:r>
          <w:rPr>
            <w:rFonts w:hint="eastAsia"/>
          </w:rPr>
          <w:t xml:space="preserve"> </w:t>
        </w:r>
        <w:r>
          <w:rPr>
            <w:rFonts w:hint="eastAsia"/>
          </w:rPr>
          <w:t>交换时间同步可配置参数</w:t>
        </w:r>
      </w:ins>
    </w:p>
    <w:tbl>
      <w:tblPr>
        <w:tblStyle w:val="aff1"/>
        <w:tblpPr w:leftFromText="180" w:rightFromText="180" w:vertAnchor="text" w:horzAnchor="margin" w:tblpXSpec="center" w:tblpY="256"/>
        <w:tblW w:w="10476" w:type="dxa"/>
        <w:tblLayout w:type="fixed"/>
        <w:tblLook w:val="04A0" w:firstRow="1" w:lastRow="0" w:firstColumn="1" w:lastColumn="0" w:noHBand="0" w:noVBand="1"/>
      </w:tblPr>
      <w:tblGrid>
        <w:gridCol w:w="806"/>
        <w:gridCol w:w="2077"/>
        <w:gridCol w:w="3172"/>
        <w:gridCol w:w="2020"/>
        <w:gridCol w:w="345"/>
        <w:gridCol w:w="647"/>
        <w:gridCol w:w="381"/>
        <w:gridCol w:w="1028"/>
      </w:tblGrid>
      <w:tr w:rsidR="00717322" w:rsidDel="00BA488B" w14:paraId="10294D70" w14:textId="0C71F4FE" w:rsidTr="00BA488B">
        <w:trPr>
          <w:gridAfter w:val="1"/>
          <w:wAfter w:w="1028" w:type="dxa"/>
          <w:trHeight w:val="363"/>
          <w:del w:id="3612" w:author="天赐 余" w:date="2025-12-04T11:06:00Z"/>
        </w:trPr>
        <w:tc>
          <w:tcPr>
            <w:tcW w:w="806" w:type="dxa"/>
          </w:tcPr>
          <w:p w14:paraId="56BE6E75" w14:textId="36AC8BA8" w:rsidR="00717322" w:rsidDel="00BA488B" w:rsidRDefault="00000000">
            <w:pPr>
              <w:spacing w:after="0" w:line="240" w:lineRule="auto"/>
              <w:ind w:firstLineChars="0" w:firstLine="0"/>
              <w:jc w:val="center"/>
              <w:rPr>
                <w:del w:id="3613" w:author="天赐 余" w:date="2025-12-04T11:06:00Z" w16du:dateUtc="2025-12-04T03:06:00Z"/>
                <w:rFonts w:asciiTheme="majorEastAsia" w:eastAsiaTheme="majorEastAsia" w:hAnsiTheme="majorEastAsia" w:hint="eastAsia"/>
                <w:b/>
                <w:bCs/>
              </w:rPr>
            </w:pPr>
            <w:del w:id="3614" w:author="天赐 余" w:date="2025-12-04T11:06:00Z" w16du:dateUtc="2025-12-04T03:06:00Z">
              <w:r w:rsidDel="00BA488B">
                <w:rPr>
                  <w:rFonts w:asciiTheme="majorEastAsia" w:eastAsiaTheme="majorEastAsia" w:hAnsiTheme="majorEastAsia" w:hint="eastAsia"/>
                  <w:b/>
                  <w:bCs/>
                </w:rPr>
                <w:delText>对象</w:delText>
              </w:r>
            </w:del>
          </w:p>
        </w:tc>
        <w:tc>
          <w:tcPr>
            <w:tcW w:w="2077" w:type="dxa"/>
            <w:vAlign w:val="center"/>
          </w:tcPr>
          <w:p w14:paraId="62A06C6C" w14:textId="2059C070" w:rsidR="00717322" w:rsidDel="00BA488B" w:rsidRDefault="00000000">
            <w:pPr>
              <w:spacing w:after="0" w:line="240" w:lineRule="auto"/>
              <w:ind w:firstLineChars="0" w:firstLine="0"/>
              <w:jc w:val="center"/>
              <w:rPr>
                <w:del w:id="3615" w:author="天赐 余" w:date="2025-12-04T11:06:00Z" w16du:dateUtc="2025-12-04T03:06:00Z"/>
                <w:rFonts w:asciiTheme="majorEastAsia" w:eastAsiaTheme="majorEastAsia" w:hAnsiTheme="majorEastAsia" w:hint="eastAsia"/>
                <w:b/>
                <w:bCs/>
              </w:rPr>
            </w:pPr>
            <w:del w:id="3616" w:author="天赐 余" w:date="2025-12-04T11:06:00Z" w16du:dateUtc="2025-12-04T03:06:00Z">
              <w:r w:rsidDel="00BA488B">
                <w:rPr>
                  <w:rFonts w:asciiTheme="majorEastAsia" w:eastAsiaTheme="majorEastAsia" w:hAnsiTheme="majorEastAsia" w:hint="eastAsia"/>
                  <w:b/>
                  <w:bCs/>
                </w:rPr>
                <w:delText>参数</w:delText>
              </w:r>
            </w:del>
          </w:p>
        </w:tc>
        <w:tc>
          <w:tcPr>
            <w:tcW w:w="3172" w:type="dxa"/>
          </w:tcPr>
          <w:p w14:paraId="3F6C56FB" w14:textId="41A7A38E" w:rsidR="00717322" w:rsidDel="00BA488B" w:rsidRDefault="00000000">
            <w:pPr>
              <w:spacing w:after="0" w:line="240" w:lineRule="auto"/>
              <w:ind w:firstLineChars="0" w:firstLine="0"/>
              <w:jc w:val="center"/>
              <w:rPr>
                <w:del w:id="3617" w:author="天赐 余" w:date="2025-12-04T11:06:00Z" w16du:dateUtc="2025-12-04T03:06:00Z"/>
                <w:rFonts w:asciiTheme="majorEastAsia" w:eastAsiaTheme="majorEastAsia" w:hAnsiTheme="majorEastAsia" w:hint="eastAsia"/>
                <w:b/>
                <w:bCs/>
              </w:rPr>
            </w:pPr>
            <w:del w:id="3618" w:author="天赐 余" w:date="2025-12-04T11:06:00Z" w16du:dateUtc="2025-12-04T03:06:00Z">
              <w:r w:rsidDel="00BA488B">
                <w:rPr>
                  <w:rFonts w:asciiTheme="majorEastAsia" w:eastAsiaTheme="majorEastAsia" w:hAnsiTheme="majorEastAsia" w:hint="eastAsia"/>
                  <w:b/>
                  <w:bCs/>
                </w:rPr>
                <w:delText>含义</w:delText>
              </w:r>
            </w:del>
          </w:p>
        </w:tc>
        <w:tc>
          <w:tcPr>
            <w:tcW w:w="2365" w:type="dxa"/>
            <w:gridSpan w:val="2"/>
          </w:tcPr>
          <w:p w14:paraId="3A51BCAA" w14:textId="740BC304" w:rsidR="00717322" w:rsidDel="00BA488B" w:rsidRDefault="00000000">
            <w:pPr>
              <w:spacing w:after="0" w:line="240" w:lineRule="auto"/>
              <w:ind w:firstLineChars="0" w:firstLine="0"/>
              <w:jc w:val="center"/>
              <w:rPr>
                <w:del w:id="3619" w:author="天赐 余" w:date="2025-12-04T11:06:00Z" w16du:dateUtc="2025-12-04T03:06:00Z"/>
                <w:rFonts w:asciiTheme="majorEastAsia" w:eastAsiaTheme="majorEastAsia" w:hAnsiTheme="majorEastAsia" w:hint="eastAsia"/>
                <w:b/>
                <w:bCs/>
              </w:rPr>
            </w:pPr>
            <w:del w:id="3620" w:author="天赐 余" w:date="2025-12-04T11:06:00Z" w16du:dateUtc="2025-12-04T03:06:00Z">
              <w:r w:rsidDel="00BA488B">
                <w:rPr>
                  <w:rFonts w:asciiTheme="majorEastAsia" w:eastAsiaTheme="majorEastAsia" w:hAnsiTheme="majorEastAsia" w:hint="eastAsia"/>
                  <w:b/>
                  <w:bCs/>
                </w:rPr>
                <w:delText>类型</w:delText>
              </w:r>
            </w:del>
          </w:p>
        </w:tc>
        <w:tc>
          <w:tcPr>
            <w:tcW w:w="1028" w:type="dxa"/>
            <w:gridSpan w:val="2"/>
            <w:vAlign w:val="center"/>
          </w:tcPr>
          <w:p w14:paraId="6CBFABA8" w14:textId="3D9807D9" w:rsidR="00717322" w:rsidDel="00BA488B" w:rsidRDefault="00000000">
            <w:pPr>
              <w:spacing w:after="0" w:line="240" w:lineRule="auto"/>
              <w:ind w:firstLineChars="0" w:firstLine="0"/>
              <w:jc w:val="center"/>
              <w:rPr>
                <w:del w:id="3621" w:author="天赐 余" w:date="2025-12-04T11:06:00Z" w16du:dateUtc="2025-12-04T03:06:00Z"/>
                <w:rFonts w:asciiTheme="majorEastAsia" w:eastAsiaTheme="majorEastAsia" w:hAnsiTheme="majorEastAsia" w:hint="eastAsia"/>
                <w:b/>
                <w:bCs/>
              </w:rPr>
            </w:pPr>
            <w:del w:id="3622" w:author="天赐 余" w:date="2025-12-04T11:06:00Z" w16du:dateUtc="2025-12-04T03:06:00Z">
              <w:r w:rsidDel="00BA488B">
                <w:rPr>
                  <w:rFonts w:asciiTheme="majorEastAsia" w:eastAsiaTheme="majorEastAsia" w:hAnsiTheme="majorEastAsia" w:hint="eastAsia"/>
                  <w:b/>
                  <w:bCs/>
                </w:rPr>
                <w:delText>量纲</w:delText>
              </w:r>
            </w:del>
          </w:p>
        </w:tc>
      </w:tr>
      <w:tr w:rsidR="00717322" w:rsidDel="00BA488B" w14:paraId="20F0E960" w14:textId="349ACD5D" w:rsidTr="00BA488B">
        <w:trPr>
          <w:gridAfter w:val="1"/>
          <w:wAfter w:w="1028" w:type="dxa"/>
          <w:trHeight w:val="1089"/>
          <w:del w:id="3623" w:author="天赐 余" w:date="2025-12-04T11:06:00Z"/>
        </w:trPr>
        <w:tc>
          <w:tcPr>
            <w:tcW w:w="806" w:type="dxa"/>
          </w:tcPr>
          <w:p w14:paraId="1B8C697A" w14:textId="7717EEB4" w:rsidR="00717322" w:rsidDel="00BA488B" w:rsidRDefault="00000000">
            <w:pPr>
              <w:spacing w:after="0" w:line="240" w:lineRule="auto"/>
              <w:ind w:firstLineChars="0" w:firstLine="0"/>
              <w:jc w:val="center"/>
              <w:rPr>
                <w:del w:id="3624" w:author="天赐 余" w:date="2025-12-04T11:06:00Z" w16du:dateUtc="2025-12-04T03:06:00Z"/>
                <w:rFonts w:asciiTheme="majorEastAsia" w:eastAsiaTheme="majorEastAsia" w:hAnsiTheme="majorEastAsia" w:hint="eastAsia"/>
              </w:rPr>
            </w:pPr>
            <w:del w:id="3625" w:author="天赐 余" w:date="2025-12-04T11:06:00Z" w16du:dateUtc="2025-12-04T03:06:00Z">
              <w:r w:rsidDel="00BA488B">
                <w:rPr>
                  <w:rFonts w:asciiTheme="majorEastAsia" w:eastAsiaTheme="majorEastAsia" w:hAnsiTheme="majorEastAsia" w:hint="eastAsia"/>
                </w:rPr>
                <w:delText>节点</w:delText>
              </w:r>
            </w:del>
          </w:p>
        </w:tc>
        <w:tc>
          <w:tcPr>
            <w:tcW w:w="2077" w:type="dxa"/>
            <w:vAlign w:val="center"/>
          </w:tcPr>
          <w:p w14:paraId="74B7321A" w14:textId="273B7F3D" w:rsidR="00717322" w:rsidDel="00BA488B" w:rsidRDefault="00000000">
            <w:pPr>
              <w:spacing w:after="0" w:line="240" w:lineRule="auto"/>
              <w:ind w:firstLineChars="0" w:firstLine="0"/>
              <w:jc w:val="left"/>
              <w:rPr>
                <w:del w:id="3626" w:author="天赐 余" w:date="2025-12-04T11:06:00Z" w16du:dateUtc="2025-12-04T03:06:00Z"/>
                <w:rFonts w:asciiTheme="majorEastAsia" w:eastAsiaTheme="majorEastAsia" w:hAnsiTheme="majorEastAsia" w:hint="eastAsia"/>
              </w:rPr>
            </w:pPr>
            <w:del w:id="3627" w:author="天赐 余" w:date="2025-12-04T11:06:00Z" w16du:dateUtc="2025-12-04T03:06:00Z">
              <w:r w:rsidDel="00BA488B">
                <w:rPr>
                  <w:rFonts w:asciiTheme="majorEastAsia" w:eastAsiaTheme="majorEastAsia" w:hAnsiTheme="majorEastAsia"/>
                </w:rPr>
                <w:delText>oneStepTxOper</w:delText>
              </w:r>
            </w:del>
          </w:p>
        </w:tc>
        <w:tc>
          <w:tcPr>
            <w:tcW w:w="3172" w:type="dxa"/>
          </w:tcPr>
          <w:p w14:paraId="330A05E8" w14:textId="28B9DF7B" w:rsidR="00717322" w:rsidDel="00BA488B" w:rsidRDefault="00000000">
            <w:pPr>
              <w:spacing w:after="0" w:line="240" w:lineRule="auto"/>
              <w:ind w:firstLineChars="0" w:firstLine="0"/>
              <w:jc w:val="left"/>
              <w:rPr>
                <w:del w:id="3628" w:author="天赐 余" w:date="2025-12-04T11:06:00Z" w16du:dateUtc="2025-12-04T03:06:00Z"/>
                <w:rFonts w:asciiTheme="majorEastAsia" w:eastAsiaTheme="majorEastAsia" w:hAnsiTheme="majorEastAsia" w:hint="eastAsia"/>
              </w:rPr>
            </w:pPr>
            <w:del w:id="3629" w:author="天赐 余" w:date="2025-12-04T11:06:00Z" w16du:dateUtc="2025-12-04T03:06:00Z">
              <w:r w:rsidDel="00BA488B">
                <w:rPr>
                  <w:rFonts w:asciiTheme="majorEastAsia" w:eastAsiaTheme="majorEastAsia" w:hAnsiTheme="majorEastAsia" w:hint="eastAsia"/>
                </w:rPr>
                <w:delText>同步模式，</w:delText>
              </w:r>
              <w:r w:rsidDel="00BA488B">
                <w:rPr>
                  <w:rFonts w:asciiTheme="majorEastAsia" w:eastAsiaTheme="majorEastAsia" w:hAnsiTheme="majorEastAsia"/>
                </w:rPr>
                <w:delText>True</w:delText>
              </w:r>
              <w:r w:rsidDel="00BA488B">
                <w:rPr>
                  <w:rFonts w:asciiTheme="majorEastAsia" w:eastAsiaTheme="majorEastAsia" w:hAnsiTheme="majorEastAsia" w:hint="eastAsia"/>
                </w:rPr>
                <w:delText>表示时间同步采用一步法，</w:delText>
              </w:r>
              <w:r w:rsidDel="00BA488B">
                <w:rPr>
                  <w:rFonts w:asciiTheme="majorEastAsia" w:eastAsiaTheme="majorEastAsia" w:hAnsiTheme="majorEastAsia"/>
                </w:rPr>
                <w:delText>False</w:delText>
              </w:r>
              <w:r w:rsidDel="00BA488B">
                <w:rPr>
                  <w:rFonts w:asciiTheme="majorEastAsia" w:eastAsiaTheme="majorEastAsia" w:hAnsiTheme="majorEastAsia" w:hint="eastAsia"/>
                </w:rPr>
                <w:delText>表示时间同步采用两步法</w:delText>
              </w:r>
            </w:del>
          </w:p>
        </w:tc>
        <w:tc>
          <w:tcPr>
            <w:tcW w:w="2365" w:type="dxa"/>
            <w:gridSpan w:val="2"/>
            <w:vAlign w:val="center"/>
          </w:tcPr>
          <w:p w14:paraId="229175DE" w14:textId="29E75D39" w:rsidR="00717322" w:rsidDel="00BA488B" w:rsidRDefault="00000000">
            <w:pPr>
              <w:spacing w:after="0" w:line="240" w:lineRule="auto"/>
              <w:ind w:firstLineChars="0" w:firstLine="0"/>
              <w:jc w:val="left"/>
              <w:rPr>
                <w:del w:id="3630" w:author="天赐 余" w:date="2025-12-04T11:06:00Z" w16du:dateUtc="2025-12-04T03:06:00Z"/>
                <w:rFonts w:asciiTheme="majorEastAsia" w:eastAsiaTheme="majorEastAsia" w:hAnsiTheme="majorEastAsia" w:hint="eastAsia"/>
              </w:rPr>
            </w:pPr>
            <w:del w:id="3631" w:author="天赐 余" w:date="2025-12-04T11:06:00Z" w16du:dateUtc="2025-12-04T03:06:00Z">
              <w:r w:rsidDel="00BA488B">
                <w:rPr>
                  <w:rFonts w:asciiTheme="majorEastAsia" w:eastAsiaTheme="majorEastAsia" w:hAnsiTheme="majorEastAsia"/>
                </w:rPr>
                <w:delText>Boolean</w:delText>
              </w:r>
            </w:del>
          </w:p>
        </w:tc>
        <w:tc>
          <w:tcPr>
            <w:tcW w:w="1028" w:type="dxa"/>
            <w:gridSpan w:val="2"/>
            <w:vAlign w:val="center"/>
          </w:tcPr>
          <w:p w14:paraId="41637E4B" w14:textId="2BF01678" w:rsidR="00717322" w:rsidDel="00BA488B" w:rsidRDefault="00717322">
            <w:pPr>
              <w:spacing w:after="0" w:line="240" w:lineRule="auto"/>
              <w:ind w:firstLineChars="0" w:firstLine="0"/>
              <w:jc w:val="left"/>
              <w:rPr>
                <w:del w:id="3632" w:author="天赐 余" w:date="2025-12-04T11:06:00Z" w16du:dateUtc="2025-12-04T03:06:00Z"/>
                <w:rFonts w:asciiTheme="majorEastAsia" w:eastAsiaTheme="majorEastAsia" w:hAnsiTheme="majorEastAsia" w:hint="eastAsia"/>
              </w:rPr>
            </w:pPr>
          </w:p>
        </w:tc>
      </w:tr>
      <w:tr w:rsidR="00717322" w:rsidDel="00BA488B" w14:paraId="54B398B9" w14:textId="04356032" w:rsidTr="00BA488B">
        <w:trPr>
          <w:gridAfter w:val="1"/>
          <w:wAfter w:w="1028" w:type="dxa"/>
          <w:trHeight w:val="1452"/>
          <w:del w:id="3633" w:author="天赐 余" w:date="2025-12-04T11:06:00Z"/>
        </w:trPr>
        <w:tc>
          <w:tcPr>
            <w:tcW w:w="806" w:type="dxa"/>
            <w:vMerge w:val="restart"/>
          </w:tcPr>
          <w:p w14:paraId="5535D174" w14:textId="780700E1" w:rsidR="00717322" w:rsidDel="00BA488B" w:rsidRDefault="00000000">
            <w:pPr>
              <w:spacing w:after="0" w:line="240" w:lineRule="auto"/>
              <w:ind w:firstLineChars="0" w:firstLine="0"/>
              <w:jc w:val="center"/>
              <w:rPr>
                <w:del w:id="3634" w:author="天赐 余" w:date="2025-12-04T11:06:00Z" w16du:dateUtc="2025-12-04T03:06:00Z"/>
                <w:rFonts w:asciiTheme="majorEastAsia" w:eastAsiaTheme="majorEastAsia" w:hAnsiTheme="majorEastAsia" w:hint="eastAsia"/>
              </w:rPr>
            </w:pPr>
            <w:del w:id="3635" w:author="天赐 余" w:date="2025-12-04T11:06:00Z" w16du:dateUtc="2025-12-04T03:06:00Z">
              <w:r w:rsidDel="00BA488B">
                <w:rPr>
                  <w:rFonts w:asciiTheme="majorEastAsia" w:eastAsiaTheme="majorEastAsia" w:hAnsiTheme="majorEastAsia" w:hint="eastAsia"/>
                </w:rPr>
                <w:delText>端口</w:delText>
              </w:r>
            </w:del>
          </w:p>
        </w:tc>
        <w:tc>
          <w:tcPr>
            <w:tcW w:w="2077" w:type="dxa"/>
            <w:vAlign w:val="center"/>
          </w:tcPr>
          <w:p w14:paraId="0CB13738" w14:textId="52487081" w:rsidR="00717322" w:rsidDel="00BA488B" w:rsidRDefault="00000000">
            <w:pPr>
              <w:spacing w:after="0" w:line="240" w:lineRule="auto"/>
              <w:ind w:firstLineChars="0" w:firstLine="0"/>
              <w:jc w:val="left"/>
              <w:rPr>
                <w:del w:id="3636" w:author="天赐 余" w:date="2025-12-04T11:06:00Z" w16du:dateUtc="2025-12-04T03:06:00Z"/>
                <w:rFonts w:asciiTheme="majorEastAsia" w:eastAsiaTheme="majorEastAsia" w:hAnsiTheme="majorEastAsia" w:hint="eastAsia"/>
              </w:rPr>
            </w:pPr>
            <w:del w:id="3637" w:author="天赐 余" w:date="2025-12-04T11:06:00Z" w16du:dateUtc="2025-12-04T03:06:00Z">
              <w:r w:rsidDel="00BA488B">
                <w:rPr>
                  <w:rFonts w:asciiTheme="majorEastAsia" w:eastAsiaTheme="majorEastAsia" w:hAnsiTheme="majorEastAsia" w:hint="eastAsia"/>
                </w:rPr>
                <w:delText>portState</w:delText>
              </w:r>
            </w:del>
          </w:p>
        </w:tc>
        <w:tc>
          <w:tcPr>
            <w:tcW w:w="3172" w:type="dxa"/>
          </w:tcPr>
          <w:p w14:paraId="05A01E4A" w14:textId="660E1943" w:rsidR="00717322" w:rsidDel="00BA488B" w:rsidRDefault="00000000">
            <w:pPr>
              <w:spacing w:after="0" w:line="240" w:lineRule="auto"/>
              <w:ind w:firstLineChars="0" w:firstLine="0"/>
              <w:jc w:val="left"/>
              <w:rPr>
                <w:del w:id="3638" w:author="天赐 余" w:date="2025-12-04T11:06:00Z" w16du:dateUtc="2025-12-04T03:06:00Z"/>
                <w:rFonts w:asciiTheme="majorEastAsia" w:eastAsiaTheme="majorEastAsia" w:hAnsiTheme="majorEastAsia" w:hint="eastAsia"/>
              </w:rPr>
            </w:pPr>
            <w:del w:id="3639" w:author="天赐 余" w:date="2025-12-04T11:06:00Z" w16du:dateUtc="2025-12-04T03:06:00Z">
              <w:r w:rsidDel="00BA488B">
                <w:rPr>
                  <w:rFonts w:asciiTheme="majorEastAsia" w:eastAsiaTheme="majorEastAsia" w:hAnsiTheme="majorEastAsia" w:hint="eastAsia"/>
                </w:rPr>
                <w:delText>接口状态，3表示未使用的接口，6表示Master接口，7表示Passive接口，9表示Slave接口</w:delText>
              </w:r>
            </w:del>
          </w:p>
        </w:tc>
        <w:tc>
          <w:tcPr>
            <w:tcW w:w="2365" w:type="dxa"/>
            <w:gridSpan w:val="2"/>
            <w:vAlign w:val="center"/>
          </w:tcPr>
          <w:p w14:paraId="6AB6A02C" w14:textId="0922071E" w:rsidR="00717322" w:rsidDel="00BA488B" w:rsidRDefault="00000000">
            <w:pPr>
              <w:spacing w:after="0" w:line="240" w:lineRule="auto"/>
              <w:ind w:firstLineChars="0" w:firstLine="0"/>
              <w:jc w:val="left"/>
              <w:rPr>
                <w:del w:id="3640" w:author="天赐 余" w:date="2025-12-04T11:06:00Z" w16du:dateUtc="2025-12-04T03:06:00Z"/>
                <w:rFonts w:asciiTheme="majorEastAsia" w:eastAsiaTheme="majorEastAsia" w:hAnsiTheme="majorEastAsia" w:hint="eastAsia"/>
              </w:rPr>
            </w:pPr>
            <w:del w:id="3641" w:author="天赐 余" w:date="2025-12-04T11:06:00Z" w16du:dateUtc="2025-12-04T03:06:00Z">
              <w:r w:rsidDel="00BA488B">
                <w:rPr>
                  <w:rFonts w:asciiTheme="majorEastAsia" w:eastAsiaTheme="majorEastAsia" w:hAnsiTheme="majorEastAsia"/>
                </w:rPr>
                <w:delText>Enumeration8</w:delText>
              </w:r>
            </w:del>
          </w:p>
        </w:tc>
        <w:tc>
          <w:tcPr>
            <w:tcW w:w="1028" w:type="dxa"/>
            <w:gridSpan w:val="2"/>
            <w:vAlign w:val="center"/>
          </w:tcPr>
          <w:p w14:paraId="7B2BA706" w14:textId="7977CE61" w:rsidR="00717322" w:rsidDel="00BA488B" w:rsidRDefault="00717322">
            <w:pPr>
              <w:spacing w:after="0" w:line="240" w:lineRule="auto"/>
              <w:ind w:firstLineChars="0" w:firstLine="0"/>
              <w:jc w:val="left"/>
              <w:rPr>
                <w:del w:id="3642" w:author="天赐 余" w:date="2025-12-04T11:06:00Z" w16du:dateUtc="2025-12-04T03:06:00Z"/>
                <w:rFonts w:asciiTheme="majorEastAsia" w:eastAsiaTheme="majorEastAsia" w:hAnsiTheme="majorEastAsia" w:hint="eastAsia"/>
              </w:rPr>
            </w:pPr>
          </w:p>
        </w:tc>
      </w:tr>
      <w:tr w:rsidR="00717322" w:rsidDel="00BA488B" w14:paraId="61302528" w14:textId="77BB61E9" w:rsidTr="00BA488B">
        <w:trPr>
          <w:gridAfter w:val="1"/>
          <w:wAfter w:w="1028" w:type="dxa"/>
          <w:trHeight w:val="1083"/>
          <w:del w:id="3643" w:author="天赐 余" w:date="2025-12-04T11:06:00Z"/>
        </w:trPr>
        <w:tc>
          <w:tcPr>
            <w:tcW w:w="806" w:type="dxa"/>
            <w:vMerge/>
          </w:tcPr>
          <w:p w14:paraId="08F6E1AE" w14:textId="0EB80282" w:rsidR="00717322" w:rsidDel="00BA488B" w:rsidRDefault="00717322">
            <w:pPr>
              <w:spacing w:after="0" w:line="240" w:lineRule="auto"/>
              <w:ind w:firstLineChars="0" w:firstLine="0"/>
              <w:jc w:val="left"/>
              <w:rPr>
                <w:del w:id="3644" w:author="天赐 余" w:date="2025-12-04T11:06:00Z" w16du:dateUtc="2025-12-04T03:06:00Z"/>
                <w:rFonts w:asciiTheme="majorEastAsia" w:eastAsiaTheme="majorEastAsia" w:hAnsiTheme="majorEastAsia" w:hint="eastAsia"/>
              </w:rPr>
            </w:pPr>
          </w:p>
        </w:tc>
        <w:tc>
          <w:tcPr>
            <w:tcW w:w="2077" w:type="dxa"/>
            <w:vAlign w:val="center"/>
          </w:tcPr>
          <w:p w14:paraId="023C75FB" w14:textId="232CECBA" w:rsidR="00717322" w:rsidDel="00BA488B" w:rsidRDefault="00000000">
            <w:pPr>
              <w:spacing w:after="0" w:line="240" w:lineRule="auto"/>
              <w:ind w:firstLineChars="0" w:firstLine="0"/>
              <w:jc w:val="left"/>
              <w:rPr>
                <w:del w:id="3645" w:author="天赐 余" w:date="2025-12-04T11:06:00Z" w16du:dateUtc="2025-12-04T03:06:00Z"/>
                <w:rFonts w:asciiTheme="majorEastAsia" w:eastAsiaTheme="majorEastAsia" w:hAnsiTheme="majorEastAsia" w:hint="eastAsia"/>
              </w:rPr>
            </w:pPr>
            <w:del w:id="3646" w:author="天赐 余" w:date="2025-12-04T11:06:00Z" w16du:dateUtc="2025-12-04T03:06:00Z">
              <w:r w:rsidDel="00BA488B">
                <w:rPr>
                  <w:rFonts w:asciiTheme="majorEastAsia" w:eastAsiaTheme="majorEastAsia" w:hAnsiTheme="majorEastAsia" w:hint="eastAsia"/>
                </w:rPr>
                <w:delText>ptpPortEnable</w:delText>
              </w:r>
            </w:del>
          </w:p>
        </w:tc>
        <w:tc>
          <w:tcPr>
            <w:tcW w:w="3172" w:type="dxa"/>
          </w:tcPr>
          <w:p w14:paraId="6486C046" w14:textId="4366E967" w:rsidR="00717322" w:rsidDel="00BA488B" w:rsidRDefault="00000000">
            <w:pPr>
              <w:spacing w:after="0" w:line="240" w:lineRule="auto"/>
              <w:ind w:firstLineChars="0" w:firstLine="0"/>
              <w:jc w:val="left"/>
              <w:rPr>
                <w:del w:id="3647" w:author="天赐 余" w:date="2025-12-04T11:06:00Z" w16du:dateUtc="2025-12-04T03:06:00Z"/>
                <w:rFonts w:asciiTheme="majorEastAsia" w:eastAsiaTheme="majorEastAsia" w:hAnsiTheme="majorEastAsia" w:hint="eastAsia"/>
              </w:rPr>
            </w:pPr>
            <w:del w:id="3648" w:author="天赐 余" w:date="2025-12-04T11:06:00Z" w16du:dateUtc="2025-12-04T03:06:00Z">
              <w:r w:rsidDel="00BA488B">
                <w:rPr>
                  <w:rFonts w:asciiTheme="majorEastAsia" w:eastAsiaTheme="majorEastAsia" w:hAnsiTheme="majorEastAsia" w:hint="eastAsia"/>
                </w:rPr>
                <w:delText>接口时间同步功能使能，True表示使能，False表示不使能</w:delText>
              </w:r>
            </w:del>
          </w:p>
        </w:tc>
        <w:tc>
          <w:tcPr>
            <w:tcW w:w="2365" w:type="dxa"/>
            <w:gridSpan w:val="2"/>
            <w:vAlign w:val="center"/>
          </w:tcPr>
          <w:p w14:paraId="208B3013" w14:textId="65BCF7DC" w:rsidR="00717322" w:rsidDel="00BA488B" w:rsidRDefault="00000000">
            <w:pPr>
              <w:spacing w:after="0" w:line="240" w:lineRule="auto"/>
              <w:ind w:firstLineChars="0" w:firstLine="0"/>
              <w:jc w:val="left"/>
              <w:rPr>
                <w:del w:id="3649" w:author="天赐 余" w:date="2025-12-04T11:06:00Z" w16du:dateUtc="2025-12-04T03:06:00Z"/>
                <w:rFonts w:asciiTheme="majorEastAsia" w:eastAsiaTheme="majorEastAsia" w:hAnsiTheme="majorEastAsia" w:hint="eastAsia"/>
              </w:rPr>
            </w:pPr>
            <w:del w:id="3650" w:author="天赐 余" w:date="2025-12-04T11:06:00Z" w16du:dateUtc="2025-12-04T03:06:00Z">
              <w:r w:rsidDel="00BA488B">
                <w:rPr>
                  <w:rFonts w:asciiTheme="majorEastAsia" w:eastAsiaTheme="majorEastAsia" w:hAnsiTheme="majorEastAsia"/>
                </w:rPr>
                <w:delText>Boolean</w:delText>
              </w:r>
            </w:del>
          </w:p>
        </w:tc>
        <w:tc>
          <w:tcPr>
            <w:tcW w:w="1028" w:type="dxa"/>
            <w:gridSpan w:val="2"/>
            <w:vAlign w:val="center"/>
          </w:tcPr>
          <w:p w14:paraId="16C00FF0" w14:textId="1D7DA1F8" w:rsidR="00717322" w:rsidDel="00BA488B" w:rsidRDefault="00717322">
            <w:pPr>
              <w:spacing w:after="0" w:line="240" w:lineRule="auto"/>
              <w:ind w:firstLineChars="0" w:firstLine="0"/>
              <w:jc w:val="left"/>
              <w:rPr>
                <w:del w:id="3651" w:author="天赐 余" w:date="2025-12-04T11:06:00Z" w16du:dateUtc="2025-12-04T03:06:00Z"/>
                <w:rFonts w:asciiTheme="majorEastAsia" w:eastAsiaTheme="majorEastAsia" w:hAnsiTheme="majorEastAsia" w:hint="eastAsia"/>
              </w:rPr>
            </w:pPr>
          </w:p>
        </w:tc>
      </w:tr>
      <w:tr w:rsidR="00717322" w:rsidDel="00BA488B" w14:paraId="370D1D4B" w14:textId="02863AB8" w:rsidTr="00BA488B">
        <w:trPr>
          <w:gridAfter w:val="1"/>
          <w:wAfter w:w="1028" w:type="dxa"/>
          <w:trHeight w:val="1089"/>
          <w:del w:id="3652" w:author="天赐 余" w:date="2025-12-04T11:06:00Z"/>
        </w:trPr>
        <w:tc>
          <w:tcPr>
            <w:tcW w:w="806" w:type="dxa"/>
            <w:vMerge/>
          </w:tcPr>
          <w:p w14:paraId="0F0E4780" w14:textId="6AA81809" w:rsidR="00717322" w:rsidDel="00BA488B" w:rsidRDefault="00717322">
            <w:pPr>
              <w:spacing w:after="0" w:line="240" w:lineRule="auto"/>
              <w:ind w:firstLineChars="0" w:firstLine="0"/>
              <w:jc w:val="left"/>
              <w:rPr>
                <w:del w:id="3653" w:author="天赐 余" w:date="2025-12-04T11:06:00Z" w16du:dateUtc="2025-12-04T03:06:00Z"/>
                <w:rFonts w:asciiTheme="majorEastAsia" w:eastAsiaTheme="majorEastAsia" w:hAnsiTheme="majorEastAsia" w:hint="eastAsia"/>
              </w:rPr>
            </w:pPr>
          </w:p>
        </w:tc>
        <w:tc>
          <w:tcPr>
            <w:tcW w:w="2077" w:type="dxa"/>
            <w:vAlign w:val="center"/>
          </w:tcPr>
          <w:p w14:paraId="31D9B66B" w14:textId="4D24C453" w:rsidR="00717322" w:rsidDel="00BA488B" w:rsidRDefault="00000000">
            <w:pPr>
              <w:spacing w:after="0" w:line="240" w:lineRule="auto"/>
              <w:ind w:firstLineChars="0" w:firstLine="0"/>
              <w:jc w:val="left"/>
              <w:rPr>
                <w:del w:id="3654" w:author="天赐 余" w:date="2025-12-04T11:06:00Z" w16du:dateUtc="2025-12-04T03:06:00Z"/>
                <w:rFonts w:asciiTheme="majorEastAsia" w:eastAsiaTheme="majorEastAsia" w:hAnsiTheme="majorEastAsia" w:hint="eastAsia"/>
              </w:rPr>
            </w:pPr>
            <w:del w:id="3655" w:author="天赐 余" w:date="2025-12-04T11:06:00Z" w16du:dateUtc="2025-12-04T03:06:00Z">
              <w:r w:rsidDel="00BA488B">
                <w:rPr>
                  <w:rFonts w:asciiTheme="majorEastAsia" w:eastAsiaTheme="majorEastAsia" w:hAnsiTheme="majorEastAsia"/>
                </w:rPr>
                <w:delText>initialLogSyncInterval</w:delText>
              </w:r>
            </w:del>
          </w:p>
        </w:tc>
        <w:tc>
          <w:tcPr>
            <w:tcW w:w="3172" w:type="dxa"/>
          </w:tcPr>
          <w:p w14:paraId="0837F433" w14:textId="6441DBD8" w:rsidR="00717322" w:rsidDel="00BA488B" w:rsidRDefault="00000000">
            <w:pPr>
              <w:spacing w:after="0" w:line="240" w:lineRule="auto"/>
              <w:ind w:firstLineChars="0" w:firstLine="0"/>
              <w:jc w:val="left"/>
              <w:rPr>
                <w:del w:id="3656" w:author="天赐 余" w:date="2025-12-04T11:06:00Z" w16du:dateUtc="2025-12-04T03:06:00Z"/>
                <w:rFonts w:asciiTheme="majorEastAsia" w:eastAsiaTheme="majorEastAsia" w:hAnsiTheme="majorEastAsia" w:hint="eastAsia"/>
              </w:rPr>
            </w:pPr>
            <w:del w:id="3657" w:author="天赐 余" w:date="2025-12-04T11:06:00Z" w16du:dateUtc="2025-12-04T03:06:00Z">
              <w:r w:rsidDel="00BA488B">
                <w:rPr>
                  <w:rFonts w:asciiTheme="majorEastAsia" w:eastAsiaTheme="majorEastAsia" w:hAnsiTheme="majorEastAsia" w:hint="eastAsia"/>
                </w:rPr>
                <w:delText>初始时间同步周期，用时间同步周期的以2为底的对数表示</w:delText>
              </w:r>
            </w:del>
          </w:p>
        </w:tc>
        <w:tc>
          <w:tcPr>
            <w:tcW w:w="2365" w:type="dxa"/>
            <w:gridSpan w:val="2"/>
            <w:vAlign w:val="center"/>
          </w:tcPr>
          <w:p w14:paraId="65A00D62" w14:textId="704A848D" w:rsidR="00717322" w:rsidDel="00BA488B" w:rsidRDefault="00000000">
            <w:pPr>
              <w:spacing w:after="0" w:line="240" w:lineRule="auto"/>
              <w:ind w:firstLineChars="0" w:firstLine="0"/>
              <w:jc w:val="left"/>
              <w:rPr>
                <w:del w:id="3658" w:author="天赐 余" w:date="2025-12-04T11:06:00Z" w16du:dateUtc="2025-12-04T03:06:00Z"/>
                <w:rFonts w:asciiTheme="majorEastAsia" w:eastAsiaTheme="majorEastAsia" w:hAnsiTheme="majorEastAsia" w:hint="eastAsia"/>
              </w:rPr>
            </w:pPr>
            <w:del w:id="3659" w:author="天赐 余" w:date="2025-12-04T11:06:00Z" w16du:dateUtc="2025-12-04T03:06:00Z">
              <w:r w:rsidDel="00BA488B">
                <w:rPr>
                  <w:rFonts w:asciiTheme="majorEastAsia" w:eastAsiaTheme="majorEastAsia" w:hAnsiTheme="majorEastAsia"/>
                </w:rPr>
                <w:delText>Int8</w:delText>
              </w:r>
            </w:del>
          </w:p>
        </w:tc>
        <w:tc>
          <w:tcPr>
            <w:tcW w:w="1028" w:type="dxa"/>
            <w:gridSpan w:val="2"/>
            <w:vAlign w:val="center"/>
          </w:tcPr>
          <w:p w14:paraId="482E6608" w14:textId="31F4419F" w:rsidR="00717322" w:rsidDel="00BA488B" w:rsidRDefault="00000000">
            <w:pPr>
              <w:spacing w:after="0" w:line="240" w:lineRule="auto"/>
              <w:ind w:firstLineChars="0" w:firstLine="0"/>
              <w:jc w:val="left"/>
              <w:rPr>
                <w:del w:id="3660" w:author="天赐 余" w:date="2025-12-04T11:06:00Z" w16du:dateUtc="2025-12-04T03:06:00Z"/>
                <w:rFonts w:asciiTheme="majorEastAsia" w:eastAsiaTheme="majorEastAsia" w:hAnsiTheme="majorEastAsia" w:hint="eastAsia"/>
              </w:rPr>
            </w:pPr>
            <w:del w:id="3661" w:author="天赐 余" w:date="2025-12-04T11:06:00Z" w16du:dateUtc="2025-12-04T03:06:00Z">
              <w:r w:rsidDel="00BA488B">
                <w:rPr>
                  <w:rFonts w:asciiTheme="majorEastAsia" w:eastAsiaTheme="majorEastAsia" w:hAnsiTheme="majorEastAsia" w:hint="eastAsia"/>
                </w:rPr>
                <w:delText>秒</w:delText>
              </w:r>
            </w:del>
          </w:p>
        </w:tc>
      </w:tr>
      <w:tr w:rsidR="00717322" w:rsidDel="00BA488B" w14:paraId="23D25A27" w14:textId="1871EF87" w:rsidTr="00BA488B">
        <w:trPr>
          <w:gridAfter w:val="1"/>
          <w:wAfter w:w="1028" w:type="dxa"/>
          <w:trHeight w:val="726"/>
          <w:del w:id="3662" w:author="天赐 余" w:date="2025-12-04T11:06:00Z"/>
        </w:trPr>
        <w:tc>
          <w:tcPr>
            <w:tcW w:w="806" w:type="dxa"/>
            <w:vMerge/>
          </w:tcPr>
          <w:p w14:paraId="0D299EAA" w14:textId="72876308" w:rsidR="00717322" w:rsidDel="00BA488B" w:rsidRDefault="00717322">
            <w:pPr>
              <w:spacing w:after="0" w:line="240" w:lineRule="auto"/>
              <w:ind w:firstLineChars="0" w:firstLine="0"/>
              <w:jc w:val="left"/>
              <w:rPr>
                <w:del w:id="3663" w:author="天赐 余" w:date="2025-12-04T11:06:00Z" w16du:dateUtc="2025-12-04T03:06:00Z"/>
                <w:rFonts w:asciiTheme="majorEastAsia" w:eastAsiaTheme="majorEastAsia" w:hAnsiTheme="majorEastAsia" w:hint="eastAsia"/>
                <w:highlight w:val="yellow"/>
              </w:rPr>
            </w:pPr>
          </w:p>
        </w:tc>
        <w:tc>
          <w:tcPr>
            <w:tcW w:w="2077" w:type="dxa"/>
            <w:vAlign w:val="center"/>
          </w:tcPr>
          <w:p w14:paraId="10B8A020" w14:textId="46D0ACA0" w:rsidR="00717322" w:rsidDel="00BA488B" w:rsidRDefault="00000000">
            <w:pPr>
              <w:spacing w:after="0" w:line="240" w:lineRule="auto"/>
              <w:ind w:firstLineChars="0" w:firstLine="0"/>
              <w:jc w:val="left"/>
              <w:rPr>
                <w:del w:id="3664" w:author="天赐 余" w:date="2025-12-04T11:06:00Z" w16du:dateUtc="2025-12-04T03:06:00Z"/>
                <w:rFonts w:asciiTheme="majorEastAsia" w:eastAsiaTheme="majorEastAsia" w:hAnsiTheme="majorEastAsia" w:hint="eastAsia"/>
              </w:rPr>
            </w:pPr>
            <w:del w:id="3665" w:author="天赐 余" w:date="2025-12-04T11:06:00Z" w16du:dateUtc="2025-12-04T03:06:00Z">
              <w:r w:rsidDel="00BA488B">
                <w:rPr>
                  <w:rFonts w:asciiTheme="majorEastAsia" w:eastAsiaTheme="majorEastAsia" w:hAnsiTheme="majorEastAsia" w:hint="eastAsia"/>
                </w:rPr>
                <w:delText>ClockAccuracy</w:delText>
              </w:r>
            </w:del>
          </w:p>
        </w:tc>
        <w:tc>
          <w:tcPr>
            <w:tcW w:w="3172" w:type="dxa"/>
          </w:tcPr>
          <w:p w14:paraId="15E3A03A" w14:textId="0EAF8E6B" w:rsidR="00717322" w:rsidDel="00BA488B" w:rsidRDefault="00000000">
            <w:pPr>
              <w:spacing w:after="0" w:line="240" w:lineRule="auto"/>
              <w:ind w:firstLineChars="0" w:firstLine="0"/>
              <w:jc w:val="left"/>
              <w:rPr>
                <w:del w:id="3666" w:author="天赐 余" w:date="2025-12-04T11:06:00Z" w16du:dateUtc="2025-12-04T03:06:00Z"/>
                <w:rFonts w:asciiTheme="majorEastAsia" w:eastAsiaTheme="majorEastAsia" w:hAnsiTheme="majorEastAsia" w:hint="eastAsia"/>
              </w:rPr>
            </w:pPr>
            <w:del w:id="3667" w:author="天赐 余" w:date="2025-12-04T11:06:00Z" w16du:dateUtc="2025-12-04T03:06:00Z">
              <w:r w:rsidDel="00BA488B">
                <w:rPr>
                  <w:rFonts w:asciiTheme="majorEastAsia" w:eastAsiaTheme="majorEastAsia" w:hAnsiTheme="majorEastAsia" w:hint="eastAsia"/>
                </w:rPr>
                <w:delText>节点时钟质量，数值越小时钟同步精度越高，具体数值参照</w:delText>
              </w:r>
              <w:r w:rsidDel="00BA488B">
                <w:rPr>
                  <w:rFonts w:asciiTheme="majorEastAsia" w:eastAsiaTheme="majorEastAsia" w:hAnsiTheme="majorEastAsia"/>
                </w:rPr>
                <w:delText>IEEE Std 1588-2019</w:delText>
              </w:r>
              <w:r w:rsidDel="00BA488B">
                <w:rPr>
                  <w:rFonts w:asciiTheme="majorEastAsia" w:eastAsiaTheme="majorEastAsia" w:hAnsiTheme="majorEastAsia" w:hint="eastAsia"/>
                </w:rPr>
                <w:delText xml:space="preserve"> 7.6.2.6节</w:delText>
              </w:r>
            </w:del>
          </w:p>
        </w:tc>
        <w:tc>
          <w:tcPr>
            <w:tcW w:w="2365" w:type="dxa"/>
            <w:gridSpan w:val="2"/>
            <w:vAlign w:val="center"/>
          </w:tcPr>
          <w:p w14:paraId="5886982D" w14:textId="4D3EBC17" w:rsidR="00717322" w:rsidDel="00BA488B" w:rsidRDefault="00000000">
            <w:pPr>
              <w:spacing w:after="0" w:line="240" w:lineRule="auto"/>
              <w:ind w:firstLineChars="0" w:firstLine="0"/>
              <w:jc w:val="left"/>
              <w:rPr>
                <w:del w:id="3668" w:author="天赐 余" w:date="2025-12-04T11:06:00Z" w16du:dateUtc="2025-12-04T03:06:00Z"/>
                <w:rFonts w:asciiTheme="majorEastAsia" w:eastAsiaTheme="majorEastAsia" w:hAnsiTheme="majorEastAsia" w:hint="eastAsia"/>
              </w:rPr>
            </w:pPr>
            <w:del w:id="3669" w:author="天赐 余" w:date="2025-12-04T11:06:00Z" w16du:dateUtc="2025-12-04T03:06:00Z">
              <w:r w:rsidDel="00BA488B">
                <w:rPr>
                  <w:rFonts w:asciiTheme="majorEastAsia" w:eastAsiaTheme="majorEastAsia" w:hAnsiTheme="majorEastAsia"/>
                </w:rPr>
                <w:delText>Enumeration8</w:delText>
              </w:r>
            </w:del>
          </w:p>
        </w:tc>
        <w:tc>
          <w:tcPr>
            <w:tcW w:w="1028" w:type="dxa"/>
            <w:gridSpan w:val="2"/>
            <w:vAlign w:val="center"/>
          </w:tcPr>
          <w:p w14:paraId="3E88DEA6" w14:textId="7AC2A647" w:rsidR="00717322" w:rsidDel="00BA488B" w:rsidRDefault="00717322">
            <w:pPr>
              <w:spacing w:after="0" w:line="240" w:lineRule="auto"/>
              <w:ind w:firstLineChars="0" w:firstLine="0"/>
              <w:jc w:val="left"/>
              <w:rPr>
                <w:del w:id="3670" w:author="天赐 余" w:date="2025-12-04T11:06:00Z" w16du:dateUtc="2025-12-04T03:06:00Z"/>
                <w:rFonts w:asciiTheme="majorEastAsia" w:eastAsiaTheme="majorEastAsia" w:hAnsiTheme="majorEastAsia" w:hint="eastAsia"/>
              </w:rPr>
            </w:pPr>
          </w:p>
        </w:tc>
      </w:tr>
      <w:tr w:rsidR="00717322" w:rsidDel="00BA488B" w14:paraId="12396F82" w14:textId="24653761" w:rsidTr="00BA488B">
        <w:trPr>
          <w:gridAfter w:val="1"/>
          <w:wAfter w:w="1028" w:type="dxa"/>
          <w:trHeight w:val="144"/>
          <w:del w:id="3671" w:author="天赐 余" w:date="2025-12-04T11:06:00Z"/>
        </w:trPr>
        <w:tc>
          <w:tcPr>
            <w:tcW w:w="806" w:type="dxa"/>
            <w:vMerge/>
          </w:tcPr>
          <w:p w14:paraId="57D94775" w14:textId="65FEB9B9" w:rsidR="00717322" w:rsidDel="00BA488B" w:rsidRDefault="00717322">
            <w:pPr>
              <w:spacing w:after="0" w:line="240" w:lineRule="auto"/>
              <w:ind w:firstLineChars="0" w:firstLine="0"/>
              <w:jc w:val="left"/>
              <w:rPr>
                <w:del w:id="3672" w:author="天赐 余" w:date="2025-12-04T11:06:00Z" w16du:dateUtc="2025-12-04T03:06:00Z"/>
                <w:rFonts w:asciiTheme="majorEastAsia" w:eastAsiaTheme="majorEastAsia" w:hAnsiTheme="majorEastAsia" w:hint="eastAsia"/>
              </w:rPr>
            </w:pPr>
          </w:p>
        </w:tc>
        <w:tc>
          <w:tcPr>
            <w:tcW w:w="2077" w:type="dxa"/>
            <w:vAlign w:val="center"/>
          </w:tcPr>
          <w:p w14:paraId="459743AC" w14:textId="2E59AAAC" w:rsidR="00717322" w:rsidDel="00BA488B" w:rsidRDefault="00000000">
            <w:pPr>
              <w:spacing w:after="0" w:line="240" w:lineRule="auto"/>
              <w:ind w:firstLineChars="0" w:firstLine="0"/>
              <w:jc w:val="left"/>
              <w:rPr>
                <w:del w:id="3673" w:author="天赐 余" w:date="2025-12-04T11:06:00Z" w16du:dateUtc="2025-12-04T03:06:00Z"/>
                <w:rFonts w:asciiTheme="majorEastAsia" w:eastAsiaTheme="majorEastAsia" w:hAnsiTheme="majorEastAsia" w:hint="eastAsia"/>
              </w:rPr>
            </w:pPr>
            <w:del w:id="3674" w:author="天赐 余" w:date="2025-12-04T11:06:00Z" w16du:dateUtc="2025-12-04T03:06:00Z">
              <w:r w:rsidDel="00BA488B">
                <w:rPr>
                  <w:rFonts w:asciiTheme="majorEastAsia" w:eastAsiaTheme="majorEastAsia" w:hAnsiTheme="majorEastAsia"/>
                </w:rPr>
                <w:delText>initialLogPdelayReqInterval</w:delText>
              </w:r>
            </w:del>
          </w:p>
        </w:tc>
        <w:tc>
          <w:tcPr>
            <w:tcW w:w="3172" w:type="dxa"/>
          </w:tcPr>
          <w:p w14:paraId="570BF41A" w14:textId="27E73E60" w:rsidR="00717322" w:rsidDel="00BA488B" w:rsidRDefault="00000000">
            <w:pPr>
              <w:spacing w:after="0" w:line="240" w:lineRule="auto"/>
              <w:ind w:firstLineChars="0" w:firstLine="0"/>
              <w:jc w:val="left"/>
              <w:rPr>
                <w:del w:id="3675" w:author="天赐 余" w:date="2025-12-04T11:06:00Z" w16du:dateUtc="2025-12-04T03:06:00Z"/>
                <w:rFonts w:asciiTheme="majorEastAsia" w:eastAsiaTheme="majorEastAsia" w:hAnsiTheme="majorEastAsia" w:hint="eastAsia"/>
              </w:rPr>
            </w:pPr>
            <w:del w:id="3676" w:author="天赐 余" w:date="2025-12-04T11:06:00Z" w16du:dateUtc="2025-12-04T03:06:00Z">
              <w:r w:rsidDel="00BA488B">
                <w:rPr>
                  <w:rFonts w:asciiTheme="majorEastAsia" w:eastAsiaTheme="majorEastAsia" w:hAnsiTheme="majorEastAsia" w:hint="eastAsia"/>
                </w:rPr>
                <w:delText>初始链路延迟测量周期，用时间同步周期的以2为底的对数表示</w:delText>
              </w:r>
            </w:del>
          </w:p>
        </w:tc>
        <w:tc>
          <w:tcPr>
            <w:tcW w:w="2365" w:type="dxa"/>
            <w:gridSpan w:val="2"/>
            <w:vAlign w:val="center"/>
          </w:tcPr>
          <w:p w14:paraId="00A06264" w14:textId="4B709900" w:rsidR="00717322" w:rsidDel="00BA488B" w:rsidRDefault="00000000">
            <w:pPr>
              <w:spacing w:after="0" w:line="240" w:lineRule="auto"/>
              <w:ind w:firstLineChars="0" w:firstLine="0"/>
              <w:jc w:val="left"/>
              <w:rPr>
                <w:del w:id="3677" w:author="天赐 余" w:date="2025-12-04T11:06:00Z" w16du:dateUtc="2025-12-04T03:06:00Z"/>
                <w:rFonts w:asciiTheme="majorEastAsia" w:eastAsiaTheme="majorEastAsia" w:hAnsiTheme="majorEastAsia" w:hint="eastAsia"/>
              </w:rPr>
            </w:pPr>
            <w:del w:id="3678" w:author="天赐 余" w:date="2025-12-04T11:06:00Z" w16du:dateUtc="2025-12-04T03:06:00Z">
              <w:r w:rsidDel="00BA488B">
                <w:rPr>
                  <w:rFonts w:asciiTheme="majorEastAsia" w:eastAsiaTheme="majorEastAsia" w:hAnsiTheme="majorEastAsia"/>
                </w:rPr>
                <w:delText>Int8</w:delText>
              </w:r>
            </w:del>
          </w:p>
        </w:tc>
        <w:tc>
          <w:tcPr>
            <w:tcW w:w="1028" w:type="dxa"/>
            <w:gridSpan w:val="2"/>
            <w:vAlign w:val="center"/>
          </w:tcPr>
          <w:p w14:paraId="23EB3ABF" w14:textId="5BFD6DAC" w:rsidR="00717322" w:rsidDel="00BA488B" w:rsidRDefault="00000000">
            <w:pPr>
              <w:spacing w:after="0" w:line="240" w:lineRule="auto"/>
              <w:ind w:firstLineChars="0" w:firstLine="0"/>
              <w:jc w:val="left"/>
              <w:rPr>
                <w:del w:id="3679" w:author="天赐 余" w:date="2025-12-04T11:06:00Z" w16du:dateUtc="2025-12-04T03:06:00Z"/>
                <w:rFonts w:asciiTheme="majorEastAsia" w:eastAsiaTheme="majorEastAsia" w:hAnsiTheme="majorEastAsia" w:hint="eastAsia"/>
              </w:rPr>
            </w:pPr>
            <w:del w:id="3680" w:author="天赐 余" w:date="2025-12-04T11:06:00Z" w16du:dateUtc="2025-12-04T03:06:00Z">
              <w:r w:rsidDel="00BA488B">
                <w:rPr>
                  <w:rFonts w:asciiTheme="majorEastAsia" w:eastAsiaTheme="majorEastAsia" w:hAnsiTheme="majorEastAsia" w:hint="eastAsia"/>
                </w:rPr>
                <w:delText>秒</w:delText>
              </w:r>
            </w:del>
          </w:p>
        </w:tc>
      </w:tr>
      <w:tr w:rsidR="00717322" w:rsidDel="00BA488B" w14:paraId="437F9EE6" w14:textId="31C271B3" w:rsidTr="00BA488B">
        <w:trPr>
          <w:gridAfter w:val="1"/>
          <w:wAfter w:w="1028" w:type="dxa"/>
          <w:trHeight w:val="144"/>
          <w:del w:id="3681" w:author="天赐 余" w:date="2025-12-04T11:06:00Z"/>
        </w:trPr>
        <w:tc>
          <w:tcPr>
            <w:tcW w:w="806" w:type="dxa"/>
            <w:vMerge/>
          </w:tcPr>
          <w:p w14:paraId="40777D18" w14:textId="5A0A3A2F" w:rsidR="00717322" w:rsidDel="00BA488B" w:rsidRDefault="00717322">
            <w:pPr>
              <w:spacing w:after="0" w:line="240" w:lineRule="auto"/>
              <w:ind w:firstLineChars="0" w:firstLine="0"/>
              <w:jc w:val="left"/>
              <w:rPr>
                <w:del w:id="3682" w:author="天赐 余" w:date="2025-12-04T11:06:00Z" w16du:dateUtc="2025-12-04T03:06:00Z"/>
                <w:rFonts w:asciiTheme="majorEastAsia" w:eastAsiaTheme="majorEastAsia" w:hAnsiTheme="majorEastAsia" w:hint="eastAsia"/>
              </w:rPr>
            </w:pPr>
          </w:p>
        </w:tc>
        <w:tc>
          <w:tcPr>
            <w:tcW w:w="2077" w:type="dxa"/>
            <w:vAlign w:val="center"/>
          </w:tcPr>
          <w:p w14:paraId="4306E004" w14:textId="6E990CF2" w:rsidR="00717322" w:rsidDel="00BA488B" w:rsidRDefault="00000000">
            <w:pPr>
              <w:spacing w:after="0" w:line="240" w:lineRule="auto"/>
              <w:ind w:firstLineChars="0" w:firstLine="0"/>
              <w:jc w:val="left"/>
              <w:rPr>
                <w:del w:id="3683" w:author="天赐 余" w:date="2025-12-04T11:06:00Z" w16du:dateUtc="2025-12-04T03:06:00Z"/>
                <w:rFonts w:asciiTheme="majorEastAsia" w:eastAsiaTheme="majorEastAsia" w:hAnsiTheme="majorEastAsia" w:hint="eastAsia"/>
              </w:rPr>
            </w:pPr>
            <w:del w:id="3684" w:author="天赐 余" w:date="2025-12-04T11:06:00Z" w16du:dateUtc="2025-12-04T03:06:00Z">
              <w:r w:rsidDel="00BA488B">
                <w:rPr>
                  <w:rFonts w:asciiTheme="majorEastAsia" w:eastAsiaTheme="majorEastAsia" w:hAnsiTheme="majorEastAsia"/>
                </w:rPr>
                <w:delText>meanLinkDelayThresh</w:delText>
              </w:r>
            </w:del>
          </w:p>
        </w:tc>
        <w:tc>
          <w:tcPr>
            <w:tcW w:w="3172" w:type="dxa"/>
          </w:tcPr>
          <w:p w14:paraId="79CCD6F6" w14:textId="561D639B" w:rsidR="00717322" w:rsidDel="00BA488B" w:rsidRDefault="00000000">
            <w:pPr>
              <w:spacing w:after="0" w:line="240" w:lineRule="auto"/>
              <w:ind w:firstLineChars="0" w:firstLine="0"/>
              <w:jc w:val="left"/>
              <w:rPr>
                <w:del w:id="3685" w:author="天赐 余" w:date="2025-12-04T11:06:00Z" w16du:dateUtc="2025-12-04T03:06:00Z"/>
                <w:rFonts w:asciiTheme="majorEastAsia" w:eastAsiaTheme="majorEastAsia" w:hAnsiTheme="majorEastAsia" w:hint="eastAsia"/>
              </w:rPr>
            </w:pPr>
            <w:del w:id="3686" w:author="天赐 余" w:date="2025-12-04T11:06:00Z" w16du:dateUtc="2025-12-04T03:06:00Z">
              <w:r w:rsidDel="00BA488B">
                <w:rPr>
                  <w:rFonts w:asciiTheme="majorEastAsia" w:eastAsiaTheme="majorEastAsia" w:hAnsiTheme="majorEastAsia" w:hint="eastAsia"/>
                </w:rPr>
                <w:delText>链路延迟测量阈值 ，实际表示的时间间隔（以纳秒为单位）需要通过以下方式计算：</w:delText>
              </w:r>
            </w:del>
          </w:p>
          <w:p w14:paraId="425F8F95" w14:textId="72E67DA6" w:rsidR="00717322" w:rsidDel="00BA488B" w:rsidRDefault="00000000">
            <w:pPr>
              <w:spacing w:after="0" w:line="240" w:lineRule="auto"/>
              <w:ind w:firstLineChars="0" w:firstLine="0"/>
              <w:jc w:val="left"/>
              <w:rPr>
                <w:del w:id="3687" w:author="天赐 余" w:date="2025-12-04T11:06:00Z" w16du:dateUtc="2025-12-04T03:06:00Z"/>
                <w:rFonts w:asciiTheme="majorEastAsia" w:eastAsiaTheme="majorEastAsia" w:hAnsiTheme="majorEastAsia" w:hint="eastAsia"/>
                <w:vertAlign w:val="superscript"/>
              </w:rPr>
            </w:pPr>
            <w:del w:id="3688" w:author="天赐 余" w:date="2025-12-04T11:06:00Z" w16du:dateUtc="2025-12-04T03:06:00Z">
              <w:r w:rsidDel="00BA488B">
                <w:rPr>
                  <w:rFonts w:asciiTheme="majorEastAsia" w:eastAsiaTheme="majorEastAsia" w:hAnsiTheme="majorEastAsia" w:hint="eastAsia"/>
                </w:rPr>
                <w:delText>实际阈值（</w:delText>
              </w:r>
              <w:r w:rsidDel="00BA488B">
                <w:rPr>
                  <w:rFonts w:asciiTheme="majorEastAsia" w:eastAsiaTheme="majorEastAsia" w:hAnsiTheme="majorEastAsia"/>
                </w:rPr>
                <w:delText>ns</w:delText>
              </w:r>
              <w:r w:rsidDel="00BA488B">
                <w:rPr>
                  <w:rFonts w:asciiTheme="majorEastAsia" w:eastAsiaTheme="majorEastAsia" w:hAnsiTheme="majorEastAsia" w:hint="eastAsia"/>
                </w:rPr>
                <w:delText>）</w:delText>
              </w:r>
              <w:r w:rsidDel="00BA488B">
                <w:rPr>
                  <w:rFonts w:asciiTheme="majorEastAsia" w:eastAsiaTheme="majorEastAsia" w:hAnsiTheme="majorEastAsia"/>
                </w:rPr>
                <w:delText>=</w:delText>
              </w:r>
              <w:r w:rsidDel="00BA488B">
                <w:rPr>
                  <w:rFonts w:asciiTheme="majorEastAsia" w:eastAsiaTheme="majorEastAsia" w:hAnsiTheme="majorEastAsia" w:hint="eastAsia"/>
                </w:rPr>
                <w:delText>存储的</w:delText>
              </w:r>
              <w:r w:rsidDel="00BA488B">
                <w:rPr>
                  <w:rFonts w:asciiTheme="majorEastAsia" w:eastAsiaTheme="majorEastAsia" w:hAnsiTheme="majorEastAsia"/>
                </w:rPr>
                <w:delText>int64</w:delText>
              </w:r>
              <w:r w:rsidDel="00BA488B">
                <w:rPr>
                  <w:rFonts w:asciiTheme="majorEastAsia" w:eastAsiaTheme="majorEastAsia" w:hAnsiTheme="majorEastAsia" w:hint="eastAsia"/>
                </w:rPr>
                <w:delText>数/</w:delText>
              </w:r>
              <w:r w:rsidDel="00BA488B">
                <w:rPr>
                  <w:rFonts w:asciiTheme="majorEastAsia" w:eastAsiaTheme="majorEastAsia" w:hAnsiTheme="majorEastAsia"/>
                </w:rPr>
                <w:delText>2</w:delText>
              </w:r>
              <w:r w:rsidDel="00BA488B">
                <w:rPr>
                  <w:rFonts w:ascii="Cambria Math" w:eastAsiaTheme="majorEastAsia" w:hAnsi="Cambria Math" w:cs="Cambria Math" w:hint="eastAsia"/>
                  <w:vertAlign w:val="superscript"/>
                </w:rPr>
                <w:delText>16</w:delText>
              </w:r>
            </w:del>
          </w:p>
        </w:tc>
        <w:tc>
          <w:tcPr>
            <w:tcW w:w="2365" w:type="dxa"/>
            <w:gridSpan w:val="2"/>
            <w:vAlign w:val="center"/>
          </w:tcPr>
          <w:p w14:paraId="6714167A" w14:textId="3E6B6E8C" w:rsidR="00717322" w:rsidDel="00BA488B" w:rsidRDefault="00000000">
            <w:pPr>
              <w:spacing w:after="0" w:line="240" w:lineRule="auto"/>
              <w:ind w:firstLineChars="0" w:firstLine="0"/>
              <w:jc w:val="left"/>
              <w:rPr>
                <w:del w:id="3689" w:author="天赐 余" w:date="2025-12-04T11:06:00Z" w16du:dateUtc="2025-12-04T03:06:00Z"/>
                <w:rFonts w:asciiTheme="majorEastAsia" w:eastAsiaTheme="majorEastAsia" w:hAnsiTheme="majorEastAsia" w:hint="eastAsia"/>
              </w:rPr>
            </w:pPr>
            <w:del w:id="3690" w:author="天赐 余" w:date="2025-12-04T11:06:00Z" w16du:dateUtc="2025-12-04T03:06:00Z">
              <w:r w:rsidDel="00BA488B">
                <w:rPr>
                  <w:rFonts w:asciiTheme="majorEastAsia" w:eastAsiaTheme="majorEastAsia" w:hAnsiTheme="majorEastAsia" w:hint="eastAsia"/>
                </w:rPr>
                <w:delText>I</w:delText>
              </w:r>
              <w:r w:rsidDel="00BA488B">
                <w:rPr>
                  <w:rFonts w:asciiTheme="majorEastAsia" w:eastAsiaTheme="majorEastAsia" w:hAnsiTheme="majorEastAsia"/>
                </w:rPr>
                <w:delText>nt64</w:delText>
              </w:r>
            </w:del>
          </w:p>
        </w:tc>
        <w:tc>
          <w:tcPr>
            <w:tcW w:w="1028" w:type="dxa"/>
            <w:gridSpan w:val="2"/>
            <w:vAlign w:val="center"/>
          </w:tcPr>
          <w:p w14:paraId="08AF2DE0" w14:textId="6022CA94" w:rsidR="00717322" w:rsidDel="00BA488B" w:rsidRDefault="00000000">
            <w:pPr>
              <w:spacing w:after="0" w:line="240" w:lineRule="auto"/>
              <w:ind w:firstLineChars="0" w:firstLine="0"/>
              <w:jc w:val="left"/>
              <w:rPr>
                <w:del w:id="3691" w:author="天赐 余" w:date="2025-12-04T11:06:00Z" w16du:dateUtc="2025-12-04T03:06:00Z"/>
                <w:rFonts w:asciiTheme="majorEastAsia" w:eastAsiaTheme="majorEastAsia" w:hAnsiTheme="majorEastAsia" w:hint="eastAsia"/>
              </w:rPr>
            </w:pPr>
            <w:del w:id="3692" w:author="天赐 余" w:date="2025-12-04T11:06:00Z" w16du:dateUtc="2025-12-04T03:06:00Z">
              <w:r w:rsidDel="00BA488B">
                <w:rPr>
                  <w:rFonts w:asciiTheme="majorEastAsia" w:eastAsiaTheme="majorEastAsia" w:hAnsiTheme="majorEastAsia" w:hint="eastAsia"/>
                </w:rPr>
                <w:delText>纳秒</w:delText>
              </w:r>
            </w:del>
          </w:p>
        </w:tc>
      </w:tr>
      <w:tr w:rsidR="00717322" w:rsidDel="00BA488B" w14:paraId="68EF14B2" w14:textId="38C98DA6" w:rsidTr="00BA488B">
        <w:trPr>
          <w:gridAfter w:val="1"/>
          <w:wAfter w:w="1028" w:type="dxa"/>
          <w:trHeight w:val="363"/>
          <w:del w:id="3693" w:author="天赐 余" w:date="2025-12-04T11:06:00Z"/>
        </w:trPr>
        <w:tc>
          <w:tcPr>
            <w:tcW w:w="806" w:type="dxa"/>
            <w:vMerge/>
          </w:tcPr>
          <w:p w14:paraId="11FFC40F" w14:textId="0B90A304" w:rsidR="00717322" w:rsidDel="00BA488B" w:rsidRDefault="00717322">
            <w:pPr>
              <w:spacing w:after="0" w:line="240" w:lineRule="auto"/>
              <w:ind w:firstLineChars="0" w:firstLine="0"/>
              <w:jc w:val="left"/>
              <w:rPr>
                <w:del w:id="3694" w:author="天赐 余" w:date="2025-12-04T11:06:00Z" w16du:dateUtc="2025-12-04T03:06:00Z"/>
                <w:rFonts w:asciiTheme="majorEastAsia" w:eastAsiaTheme="majorEastAsia" w:hAnsiTheme="majorEastAsia" w:hint="eastAsia"/>
              </w:rPr>
            </w:pPr>
          </w:p>
        </w:tc>
        <w:tc>
          <w:tcPr>
            <w:tcW w:w="2077" w:type="dxa"/>
            <w:vAlign w:val="center"/>
          </w:tcPr>
          <w:p w14:paraId="1C113982" w14:textId="646D3986" w:rsidR="00717322" w:rsidDel="00BA488B" w:rsidRDefault="00000000">
            <w:pPr>
              <w:spacing w:after="0" w:line="240" w:lineRule="auto"/>
              <w:ind w:firstLineChars="0" w:firstLine="0"/>
              <w:jc w:val="left"/>
              <w:rPr>
                <w:del w:id="3695" w:author="天赐 余" w:date="2025-12-04T11:06:00Z" w16du:dateUtc="2025-12-04T03:06:00Z"/>
                <w:rFonts w:asciiTheme="majorEastAsia" w:eastAsiaTheme="majorEastAsia" w:hAnsiTheme="majorEastAsia" w:hint="eastAsia"/>
              </w:rPr>
            </w:pPr>
            <w:del w:id="3696" w:author="天赐 余" w:date="2025-12-04T11:06:00Z" w16du:dateUtc="2025-12-04T03:06:00Z">
              <w:r w:rsidDel="00BA488B">
                <w:rPr>
                  <w:rFonts w:asciiTheme="majorEastAsia" w:eastAsiaTheme="majorEastAsia" w:hAnsiTheme="majorEastAsia"/>
                </w:rPr>
                <w:delText>syncReceiptTimeout</w:delText>
              </w:r>
            </w:del>
          </w:p>
        </w:tc>
        <w:tc>
          <w:tcPr>
            <w:tcW w:w="3172" w:type="dxa"/>
          </w:tcPr>
          <w:p w14:paraId="5BD803B2" w14:textId="4A6330B4" w:rsidR="00717322" w:rsidDel="00BA488B" w:rsidRDefault="00000000">
            <w:pPr>
              <w:spacing w:after="0" w:line="240" w:lineRule="auto"/>
              <w:ind w:firstLineChars="0" w:firstLine="0"/>
              <w:jc w:val="left"/>
              <w:rPr>
                <w:del w:id="3697" w:author="天赐 余" w:date="2025-12-04T11:06:00Z" w16du:dateUtc="2025-12-04T03:06:00Z"/>
                <w:rFonts w:asciiTheme="majorEastAsia" w:eastAsiaTheme="majorEastAsia" w:hAnsiTheme="majorEastAsia" w:hint="eastAsia"/>
              </w:rPr>
            </w:pPr>
            <w:del w:id="3698" w:author="天赐 余" w:date="2025-12-04T11:06:00Z" w16du:dateUtc="2025-12-04T03:06:00Z">
              <w:r w:rsidDel="00BA488B">
                <w:rPr>
                  <w:rFonts w:asciiTheme="majorEastAsia" w:eastAsiaTheme="majorEastAsia" w:hAnsiTheme="majorEastAsia" w:hint="eastAsia"/>
                </w:rPr>
                <w:delText>同步接收超时阈值，默认值是3，即从端口连续 3 个同步间隔都未收到同步信息时，会判定主端口已停止发送</w:delText>
              </w:r>
            </w:del>
          </w:p>
        </w:tc>
        <w:tc>
          <w:tcPr>
            <w:tcW w:w="2365" w:type="dxa"/>
            <w:gridSpan w:val="2"/>
            <w:vAlign w:val="center"/>
          </w:tcPr>
          <w:p w14:paraId="0912AAD8" w14:textId="55103604" w:rsidR="00717322" w:rsidDel="00BA488B" w:rsidRDefault="00000000">
            <w:pPr>
              <w:spacing w:after="0" w:line="240" w:lineRule="auto"/>
              <w:ind w:firstLineChars="0" w:firstLine="0"/>
              <w:jc w:val="left"/>
              <w:rPr>
                <w:del w:id="3699" w:author="天赐 余" w:date="2025-12-04T11:06:00Z" w16du:dateUtc="2025-12-04T03:06:00Z"/>
                <w:rFonts w:asciiTheme="majorEastAsia" w:eastAsiaTheme="majorEastAsia" w:hAnsiTheme="majorEastAsia" w:hint="eastAsia"/>
              </w:rPr>
            </w:pPr>
            <w:del w:id="3700" w:author="天赐 余" w:date="2025-12-04T11:06:00Z" w16du:dateUtc="2025-12-04T03:06:00Z">
              <w:r w:rsidDel="00BA488B">
                <w:rPr>
                  <w:rFonts w:asciiTheme="majorEastAsia" w:eastAsiaTheme="majorEastAsia" w:hAnsiTheme="majorEastAsia"/>
                </w:rPr>
                <w:delText>Uint8</w:delText>
              </w:r>
            </w:del>
          </w:p>
        </w:tc>
        <w:tc>
          <w:tcPr>
            <w:tcW w:w="1028" w:type="dxa"/>
            <w:gridSpan w:val="2"/>
            <w:vAlign w:val="center"/>
          </w:tcPr>
          <w:p w14:paraId="2C30D884" w14:textId="7D261391" w:rsidR="00717322" w:rsidDel="00BA488B" w:rsidRDefault="00000000">
            <w:pPr>
              <w:spacing w:after="0" w:line="240" w:lineRule="auto"/>
              <w:ind w:firstLineChars="0" w:firstLine="0"/>
              <w:jc w:val="left"/>
              <w:rPr>
                <w:del w:id="3701" w:author="天赐 余" w:date="2025-12-04T11:06:00Z" w16du:dateUtc="2025-12-04T03:06:00Z"/>
                <w:rFonts w:asciiTheme="majorEastAsia" w:eastAsiaTheme="majorEastAsia" w:hAnsiTheme="majorEastAsia" w:hint="eastAsia"/>
              </w:rPr>
            </w:pPr>
            <w:del w:id="3702" w:author="天赐 余" w:date="2025-12-04T11:06:00Z" w16du:dateUtc="2025-12-04T03:06:00Z">
              <w:r w:rsidDel="00BA488B">
                <w:rPr>
                  <w:rFonts w:asciiTheme="majorEastAsia" w:eastAsiaTheme="majorEastAsia" w:hAnsiTheme="majorEastAsia" w:hint="eastAsia"/>
                </w:rPr>
                <w:delText>同步间隔数</w:delText>
              </w:r>
            </w:del>
          </w:p>
        </w:tc>
      </w:tr>
      <w:tr w:rsidR="00BA488B" w14:paraId="2EDE7028" w14:textId="77777777" w:rsidTr="00BA488B">
        <w:trPr>
          <w:trHeight w:val="363"/>
          <w:ins w:id="3703" w:author="天赐 余" w:date="2025-12-04T11:06:00Z"/>
        </w:trPr>
        <w:tc>
          <w:tcPr>
            <w:tcW w:w="806" w:type="dxa"/>
          </w:tcPr>
          <w:p w14:paraId="54A143C7" w14:textId="77777777" w:rsidR="00BA488B" w:rsidRDefault="00BA488B" w:rsidP="0034302B">
            <w:pPr>
              <w:spacing w:after="0" w:line="240" w:lineRule="auto"/>
              <w:ind w:firstLineChars="0" w:firstLine="0"/>
              <w:jc w:val="center"/>
              <w:rPr>
                <w:ins w:id="3704" w:author="天赐 余" w:date="2025-12-04T11:06:00Z" w16du:dateUtc="2025-12-04T03:06:00Z"/>
                <w:rFonts w:asciiTheme="majorEastAsia" w:eastAsiaTheme="majorEastAsia" w:hAnsiTheme="majorEastAsia" w:hint="eastAsia"/>
                <w:b/>
                <w:bCs/>
              </w:rPr>
            </w:pPr>
            <w:ins w:id="3705" w:author="天赐 余" w:date="2025-12-04T11:06:00Z" w16du:dateUtc="2025-12-04T03:06:00Z">
              <w:r>
                <w:rPr>
                  <w:rFonts w:asciiTheme="majorEastAsia" w:eastAsiaTheme="majorEastAsia" w:hAnsiTheme="majorEastAsia" w:hint="eastAsia"/>
                  <w:b/>
                  <w:bCs/>
                </w:rPr>
                <w:t>对象</w:t>
              </w:r>
            </w:ins>
          </w:p>
        </w:tc>
        <w:tc>
          <w:tcPr>
            <w:tcW w:w="2077" w:type="dxa"/>
            <w:vAlign w:val="center"/>
          </w:tcPr>
          <w:p w14:paraId="49B21112" w14:textId="77777777" w:rsidR="00BA488B" w:rsidRDefault="00BA488B" w:rsidP="0034302B">
            <w:pPr>
              <w:spacing w:after="0" w:line="240" w:lineRule="auto"/>
              <w:ind w:firstLineChars="0" w:firstLine="0"/>
              <w:jc w:val="center"/>
              <w:rPr>
                <w:ins w:id="3706" w:author="天赐 余" w:date="2025-12-04T11:06:00Z" w16du:dateUtc="2025-12-04T03:06:00Z"/>
                <w:rFonts w:asciiTheme="majorEastAsia" w:eastAsiaTheme="majorEastAsia" w:hAnsiTheme="majorEastAsia" w:hint="eastAsia"/>
                <w:b/>
                <w:bCs/>
              </w:rPr>
            </w:pPr>
            <w:ins w:id="3707" w:author="天赐 余" w:date="2025-12-04T11:06:00Z" w16du:dateUtc="2025-12-04T03:06:00Z">
              <w:r>
                <w:rPr>
                  <w:rFonts w:asciiTheme="majorEastAsia" w:eastAsiaTheme="majorEastAsia" w:hAnsiTheme="majorEastAsia" w:hint="eastAsia"/>
                  <w:b/>
                  <w:bCs/>
                </w:rPr>
                <w:t>参数</w:t>
              </w:r>
            </w:ins>
          </w:p>
        </w:tc>
        <w:tc>
          <w:tcPr>
            <w:tcW w:w="3172" w:type="dxa"/>
          </w:tcPr>
          <w:p w14:paraId="4F45A8F8" w14:textId="77777777" w:rsidR="00BA488B" w:rsidRDefault="00BA488B" w:rsidP="0034302B">
            <w:pPr>
              <w:spacing w:after="0" w:line="240" w:lineRule="auto"/>
              <w:ind w:firstLineChars="0" w:firstLine="0"/>
              <w:jc w:val="center"/>
              <w:rPr>
                <w:ins w:id="3708" w:author="天赐 余" w:date="2025-12-04T11:06:00Z" w16du:dateUtc="2025-12-04T03:06:00Z"/>
                <w:rFonts w:asciiTheme="majorEastAsia" w:eastAsiaTheme="majorEastAsia" w:hAnsiTheme="majorEastAsia" w:hint="eastAsia"/>
                <w:b/>
                <w:bCs/>
              </w:rPr>
            </w:pPr>
            <w:ins w:id="3709" w:author="天赐 余" w:date="2025-12-04T11:06:00Z" w16du:dateUtc="2025-12-04T03:06:00Z">
              <w:r>
                <w:rPr>
                  <w:rFonts w:asciiTheme="majorEastAsia" w:eastAsiaTheme="majorEastAsia" w:hAnsiTheme="majorEastAsia" w:hint="eastAsia"/>
                  <w:b/>
                  <w:bCs/>
                </w:rPr>
                <w:t>含义</w:t>
              </w:r>
            </w:ins>
          </w:p>
        </w:tc>
        <w:tc>
          <w:tcPr>
            <w:tcW w:w="2020" w:type="dxa"/>
          </w:tcPr>
          <w:p w14:paraId="3E700C3C" w14:textId="77777777" w:rsidR="00BA488B" w:rsidRDefault="00BA488B" w:rsidP="0034302B">
            <w:pPr>
              <w:spacing w:after="0" w:line="240" w:lineRule="auto"/>
              <w:ind w:firstLineChars="0" w:firstLine="0"/>
              <w:jc w:val="center"/>
              <w:rPr>
                <w:ins w:id="3710" w:author="天赐 余" w:date="2025-12-04T11:06:00Z" w16du:dateUtc="2025-12-04T03:06:00Z"/>
                <w:rFonts w:asciiTheme="majorEastAsia" w:eastAsiaTheme="majorEastAsia" w:hAnsiTheme="majorEastAsia" w:hint="eastAsia"/>
                <w:b/>
                <w:bCs/>
              </w:rPr>
            </w:pPr>
            <w:ins w:id="3711" w:author="天赐 余" w:date="2025-12-04T11:06:00Z" w16du:dateUtc="2025-12-04T03:06:00Z">
              <w:r>
                <w:rPr>
                  <w:rFonts w:asciiTheme="majorEastAsia" w:eastAsiaTheme="majorEastAsia" w:hAnsiTheme="majorEastAsia" w:hint="eastAsia"/>
                  <w:b/>
                  <w:bCs/>
                </w:rPr>
                <w:t>类型</w:t>
              </w:r>
            </w:ins>
          </w:p>
        </w:tc>
        <w:tc>
          <w:tcPr>
            <w:tcW w:w="992" w:type="dxa"/>
            <w:gridSpan w:val="2"/>
            <w:vAlign w:val="center"/>
          </w:tcPr>
          <w:p w14:paraId="6B9220FA" w14:textId="77777777" w:rsidR="00BA488B" w:rsidRDefault="00BA488B" w:rsidP="0034302B">
            <w:pPr>
              <w:spacing w:after="0" w:line="240" w:lineRule="auto"/>
              <w:ind w:firstLineChars="0" w:firstLine="0"/>
              <w:jc w:val="center"/>
              <w:rPr>
                <w:ins w:id="3712" w:author="天赐 余" w:date="2025-12-04T11:06:00Z" w16du:dateUtc="2025-12-04T03:06:00Z"/>
                <w:rFonts w:asciiTheme="majorEastAsia" w:eastAsiaTheme="majorEastAsia" w:hAnsiTheme="majorEastAsia" w:hint="eastAsia"/>
                <w:b/>
                <w:bCs/>
              </w:rPr>
            </w:pPr>
            <w:ins w:id="3713" w:author="天赐 余" w:date="2025-12-04T11:06:00Z" w16du:dateUtc="2025-12-04T03:06:00Z">
              <w:r>
                <w:rPr>
                  <w:rFonts w:asciiTheme="majorEastAsia" w:eastAsiaTheme="majorEastAsia" w:hAnsiTheme="majorEastAsia" w:hint="eastAsia"/>
                  <w:b/>
                  <w:bCs/>
                </w:rPr>
                <w:t>量纲</w:t>
              </w:r>
            </w:ins>
          </w:p>
        </w:tc>
        <w:tc>
          <w:tcPr>
            <w:tcW w:w="1409" w:type="dxa"/>
            <w:gridSpan w:val="2"/>
          </w:tcPr>
          <w:p w14:paraId="60080616" w14:textId="77777777" w:rsidR="00BA488B" w:rsidRDefault="00BA488B" w:rsidP="0034302B">
            <w:pPr>
              <w:spacing w:after="0" w:line="240" w:lineRule="auto"/>
              <w:ind w:firstLineChars="0" w:firstLine="0"/>
              <w:jc w:val="center"/>
              <w:rPr>
                <w:ins w:id="3714" w:author="天赐 余" w:date="2025-12-04T11:06:00Z" w16du:dateUtc="2025-12-04T03:06:00Z"/>
                <w:rFonts w:asciiTheme="majorEastAsia" w:eastAsiaTheme="majorEastAsia" w:hAnsiTheme="majorEastAsia" w:hint="eastAsia"/>
                <w:b/>
                <w:bCs/>
              </w:rPr>
            </w:pPr>
            <w:ins w:id="3715" w:author="天赐 余" w:date="2025-12-04T11:06:00Z" w16du:dateUtc="2025-12-04T03:06:00Z">
              <w:r>
                <w:rPr>
                  <w:rFonts w:asciiTheme="majorEastAsia" w:eastAsiaTheme="majorEastAsia" w:hAnsiTheme="majorEastAsia" w:hint="eastAsia"/>
                  <w:b/>
                  <w:bCs/>
                </w:rPr>
                <w:t>取值范围</w:t>
              </w:r>
            </w:ins>
          </w:p>
        </w:tc>
      </w:tr>
      <w:tr w:rsidR="00BA488B" w14:paraId="2AB11DE3" w14:textId="77777777" w:rsidTr="00BA488B">
        <w:trPr>
          <w:trHeight w:val="1089"/>
          <w:ins w:id="3716" w:author="天赐 余" w:date="2025-12-04T11:06:00Z"/>
        </w:trPr>
        <w:tc>
          <w:tcPr>
            <w:tcW w:w="806" w:type="dxa"/>
          </w:tcPr>
          <w:p w14:paraId="2681732B" w14:textId="77777777" w:rsidR="00BA488B" w:rsidRDefault="00BA488B" w:rsidP="0034302B">
            <w:pPr>
              <w:spacing w:after="0" w:line="240" w:lineRule="auto"/>
              <w:ind w:firstLineChars="0" w:firstLine="0"/>
              <w:jc w:val="center"/>
              <w:rPr>
                <w:ins w:id="3717" w:author="天赐 余" w:date="2025-12-04T11:06:00Z" w16du:dateUtc="2025-12-04T03:06:00Z"/>
                <w:rFonts w:asciiTheme="majorEastAsia" w:eastAsiaTheme="majorEastAsia" w:hAnsiTheme="majorEastAsia" w:hint="eastAsia"/>
              </w:rPr>
            </w:pPr>
            <w:ins w:id="3718" w:author="天赐 余" w:date="2025-12-04T11:06:00Z" w16du:dateUtc="2025-12-04T03:06:00Z">
              <w:r>
                <w:rPr>
                  <w:rFonts w:asciiTheme="majorEastAsia" w:eastAsiaTheme="majorEastAsia" w:hAnsiTheme="majorEastAsia" w:hint="eastAsia"/>
                </w:rPr>
                <w:t>节点</w:t>
              </w:r>
            </w:ins>
          </w:p>
        </w:tc>
        <w:tc>
          <w:tcPr>
            <w:tcW w:w="2077" w:type="dxa"/>
            <w:vAlign w:val="center"/>
          </w:tcPr>
          <w:p w14:paraId="4F2BFAC8" w14:textId="77777777" w:rsidR="00BA488B" w:rsidRDefault="00BA488B" w:rsidP="0034302B">
            <w:pPr>
              <w:spacing w:after="0" w:line="240" w:lineRule="auto"/>
              <w:ind w:firstLineChars="0" w:firstLine="0"/>
              <w:jc w:val="left"/>
              <w:rPr>
                <w:ins w:id="3719" w:author="天赐 余" w:date="2025-12-04T11:06:00Z" w16du:dateUtc="2025-12-04T03:06:00Z"/>
                <w:rFonts w:asciiTheme="majorEastAsia" w:eastAsiaTheme="majorEastAsia" w:hAnsiTheme="majorEastAsia" w:hint="eastAsia"/>
              </w:rPr>
            </w:pPr>
            <w:proofErr w:type="spellStart"/>
            <w:ins w:id="3720" w:author="天赐 余" w:date="2025-12-04T11:06:00Z" w16du:dateUtc="2025-12-04T03:06:00Z">
              <w:r>
                <w:rPr>
                  <w:rFonts w:asciiTheme="majorEastAsia" w:eastAsiaTheme="majorEastAsia" w:hAnsiTheme="majorEastAsia"/>
                </w:rPr>
                <w:t>oneStepTxOper</w:t>
              </w:r>
              <w:proofErr w:type="spellEnd"/>
            </w:ins>
          </w:p>
        </w:tc>
        <w:tc>
          <w:tcPr>
            <w:tcW w:w="3172" w:type="dxa"/>
          </w:tcPr>
          <w:p w14:paraId="6540B367" w14:textId="77777777" w:rsidR="00BA488B" w:rsidRDefault="00BA488B" w:rsidP="0034302B">
            <w:pPr>
              <w:spacing w:after="0" w:line="240" w:lineRule="auto"/>
              <w:ind w:firstLineChars="0" w:firstLine="0"/>
              <w:jc w:val="left"/>
              <w:rPr>
                <w:ins w:id="3721" w:author="天赐 余" w:date="2025-12-04T11:06:00Z" w16du:dateUtc="2025-12-04T03:06:00Z"/>
                <w:rFonts w:asciiTheme="majorEastAsia" w:eastAsiaTheme="majorEastAsia" w:hAnsiTheme="majorEastAsia" w:hint="eastAsia"/>
              </w:rPr>
            </w:pPr>
            <w:ins w:id="3722" w:author="天赐 余" w:date="2025-12-04T11:06:00Z" w16du:dateUtc="2025-12-04T03:06:00Z">
              <w:r>
                <w:rPr>
                  <w:rFonts w:asciiTheme="majorEastAsia" w:eastAsiaTheme="majorEastAsia" w:hAnsiTheme="majorEastAsia" w:hint="eastAsia"/>
                </w:rPr>
                <w:t>同步模式，</w:t>
              </w:r>
              <w:r>
                <w:rPr>
                  <w:rFonts w:asciiTheme="majorEastAsia" w:eastAsiaTheme="majorEastAsia" w:hAnsiTheme="majorEastAsia"/>
                </w:rPr>
                <w:t>True</w:t>
              </w:r>
              <w:r>
                <w:rPr>
                  <w:rFonts w:asciiTheme="majorEastAsia" w:eastAsiaTheme="majorEastAsia" w:hAnsiTheme="majorEastAsia" w:hint="eastAsia"/>
                </w:rPr>
                <w:t>表示时间同步采用一步法，</w:t>
              </w:r>
              <w:r>
                <w:rPr>
                  <w:rFonts w:asciiTheme="majorEastAsia" w:eastAsiaTheme="majorEastAsia" w:hAnsiTheme="majorEastAsia"/>
                </w:rPr>
                <w:t>False</w:t>
              </w:r>
              <w:r>
                <w:rPr>
                  <w:rFonts w:asciiTheme="majorEastAsia" w:eastAsiaTheme="majorEastAsia" w:hAnsiTheme="majorEastAsia" w:hint="eastAsia"/>
                </w:rPr>
                <w:t>表示时间同步采用两步法</w:t>
              </w:r>
            </w:ins>
          </w:p>
        </w:tc>
        <w:tc>
          <w:tcPr>
            <w:tcW w:w="2020" w:type="dxa"/>
            <w:vAlign w:val="center"/>
          </w:tcPr>
          <w:p w14:paraId="7E2F7412" w14:textId="77777777" w:rsidR="00BA488B" w:rsidRDefault="00BA488B" w:rsidP="0034302B">
            <w:pPr>
              <w:spacing w:after="0" w:line="240" w:lineRule="auto"/>
              <w:ind w:firstLineChars="0" w:firstLine="0"/>
              <w:jc w:val="left"/>
              <w:rPr>
                <w:ins w:id="3723" w:author="天赐 余" w:date="2025-12-04T11:06:00Z" w16du:dateUtc="2025-12-04T03:06:00Z"/>
                <w:rFonts w:asciiTheme="majorEastAsia" w:eastAsiaTheme="majorEastAsia" w:hAnsiTheme="majorEastAsia" w:hint="eastAsia"/>
              </w:rPr>
            </w:pPr>
            <w:ins w:id="3724" w:author="天赐 余" w:date="2025-12-04T11:06:00Z" w16du:dateUtc="2025-12-04T03:06:00Z">
              <w:r>
                <w:rPr>
                  <w:rFonts w:asciiTheme="majorEastAsia" w:eastAsiaTheme="majorEastAsia" w:hAnsiTheme="majorEastAsia"/>
                </w:rPr>
                <w:t>Boolean</w:t>
              </w:r>
            </w:ins>
          </w:p>
        </w:tc>
        <w:tc>
          <w:tcPr>
            <w:tcW w:w="992" w:type="dxa"/>
            <w:gridSpan w:val="2"/>
            <w:vAlign w:val="center"/>
          </w:tcPr>
          <w:p w14:paraId="7D84C7D4" w14:textId="77777777" w:rsidR="00BA488B" w:rsidRDefault="00BA488B" w:rsidP="0034302B">
            <w:pPr>
              <w:spacing w:after="0" w:line="240" w:lineRule="auto"/>
              <w:ind w:firstLineChars="0" w:firstLine="0"/>
              <w:jc w:val="left"/>
              <w:rPr>
                <w:ins w:id="3725" w:author="天赐 余" w:date="2025-12-04T11:06:00Z" w16du:dateUtc="2025-12-04T03:06:00Z"/>
                <w:rFonts w:asciiTheme="majorEastAsia" w:eastAsiaTheme="majorEastAsia" w:hAnsiTheme="majorEastAsia" w:hint="eastAsia"/>
              </w:rPr>
            </w:pPr>
          </w:p>
        </w:tc>
        <w:tc>
          <w:tcPr>
            <w:tcW w:w="1409" w:type="dxa"/>
            <w:gridSpan w:val="2"/>
            <w:vAlign w:val="center"/>
          </w:tcPr>
          <w:p w14:paraId="69F3026E" w14:textId="77777777" w:rsidR="00BA488B" w:rsidRDefault="00BA488B" w:rsidP="0034302B">
            <w:pPr>
              <w:spacing w:after="0" w:line="240" w:lineRule="auto"/>
              <w:ind w:firstLineChars="0" w:firstLine="0"/>
              <w:jc w:val="left"/>
              <w:rPr>
                <w:ins w:id="3726" w:author="天赐 余" w:date="2025-12-04T11:06:00Z" w16du:dateUtc="2025-12-04T03:06:00Z"/>
                <w:rFonts w:asciiTheme="majorEastAsia" w:eastAsiaTheme="majorEastAsia" w:hAnsiTheme="majorEastAsia" w:hint="eastAsia"/>
              </w:rPr>
            </w:pPr>
            <w:ins w:id="3727" w:author="天赐 余" w:date="2025-12-04T11:06:00Z" w16du:dateUtc="2025-12-04T03:06:00Z">
              <w:r>
                <w:rPr>
                  <w:rFonts w:asciiTheme="majorEastAsia" w:eastAsiaTheme="majorEastAsia" w:hAnsiTheme="majorEastAsia" w:hint="eastAsia"/>
                </w:rPr>
                <w:t>True/False</w:t>
              </w:r>
            </w:ins>
          </w:p>
        </w:tc>
      </w:tr>
      <w:tr w:rsidR="00BA488B" w14:paraId="5959B9C4" w14:textId="77777777" w:rsidTr="00BA488B">
        <w:trPr>
          <w:trHeight w:val="1452"/>
          <w:ins w:id="3728" w:author="天赐 余" w:date="2025-12-04T11:06:00Z"/>
        </w:trPr>
        <w:tc>
          <w:tcPr>
            <w:tcW w:w="806" w:type="dxa"/>
            <w:vMerge w:val="restart"/>
          </w:tcPr>
          <w:p w14:paraId="67D464D4" w14:textId="77777777" w:rsidR="00BA488B" w:rsidRDefault="00BA488B" w:rsidP="0034302B">
            <w:pPr>
              <w:spacing w:after="0" w:line="240" w:lineRule="auto"/>
              <w:ind w:firstLineChars="0" w:firstLine="0"/>
              <w:jc w:val="center"/>
              <w:rPr>
                <w:ins w:id="3729" w:author="天赐 余" w:date="2025-12-04T11:06:00Z" w16du:dateUtc="2025-12-04T03:06:00Z"/>
                <w:rFonts w:asciiTheme="majorEastAsia" w:eastAsiaTheme="majorEastAsia" w:hAnsiTheme="majorEastAsia" w:hint="eastAsia"/>
              </w:rPr>
            </w:pPr>
            <w:ins w:id="3730" w:author="天赐 余" w:date="2025-12-04T11:06:00Z" w16du:dateUtc="2025-12-04T03:06:00Z">
              <w:r>
                <w:rPr>
                  <w:rFonts w:asciiTheme="majorEastAsia" w:eastAsiaTheme="majorEastAsia" w:hAnsiTheme="majorEastAsia" w:hint="eastAsia"/>
                </w:rPr>
                <w:t>端口</w:t>
              </w:r>
            </w:ins>
          </w:p>
        </w:tc>
        <w:tc>
          <w:tcPr>
            <w:tcW w:w="2077" w:type="dxa"/>
            <w:vAlign w:val="center"/>
          </w:tcPr>
          <w:p w14:paraId="5A2D1146" w14:textId="77777777" w:rsidR="00BA488B" w:rsidRDefault="00BA488B" w:rsidP="0034302B">
            <w:pPr>
              <w:spacing w:after="0" w:line="240" w:lineRule="auto"/>
              <w:ind w:firstLineChars="0" w:firstLine="0"/>
              <w:jc w:val="left"/>
              <w:rPr>
                <w:ins w:id="3731" w:author="天赐 余" w:date="2025-12-04T11:06:00Z" w16du:dateUtc="2025-12-04T03:06:00Z"/>
                <w:rFonts w:asciiTheme="majorEastAsia" w:eastAsiaTheme="majorEastAsia" w:hAnsiTheme="majorEastAsia" w:hint="eastAsia"/>
              </w:rPr>
            </w:pPr>
            <w:proofErr w:type="spellStart"/>
            <w:ins w:id="3732" w:author="天赐 余" w:date="2025-12-04T11:06:00Z" w16du:dateUtc="2025-12-04T03:06:00Z">
              <w:r>
                <w:rPr>
                  <w:rFonts w:asciiTheme="majorEastAsia" w:eastAsiaTheme="majorEastAsia" w:hAnsiTheme="majorEastAsia" w:hint="eastAsia"/>
                </w:rPr>
                <w:t>portState</w:t>
              </w:r>
              <w:proofErr w:type="spellEnd"/>
            </w:ins>
          </w:p>
        </w:tc>
        <w:tc>
          <w:tcPr>
            <w:tcW w:w="3172" w:type="dxa"/>
          </w:tcPr>
          <w:p w14:paraId="0DFC98BA" w14:textId="77777777" w:rsidR="00BA488B" w:rsidRDefault="00BA488B" w:rsidP="0034302B">
            <w:pPr>
              <w:spacing w:after="0" w:line="240" w:lineRule="auto"/>
              <w:ind w:firstLineChars="0" w:firstLine="0"/>
              <w:jc w:val="left"/>
              <w:rPr>
                <w:ins w:id="3733" w:author="天赐 余" w:date="2025-12-04T11:06:00Z" w16du:dateUtc="2025-12-04T03:06:00Z"/>
                <w:rFonts w:asciiTheme="majorEastAsia" w:eastAsiaTheme="majorEastAsia" w:hAnsiTheme="majorEastAsia" w:hint="eastAsia"/>
              </w:rPr>
            </w:pPr>
            <w:ins w:id="3734" w:author="天赐 余" w:date="2025-12-04T11:06:00Z" w16du:dateUtc="2025-12-04T03:06:00Z">
              <w:r>
                <w:rPr>
                  <w:rFonts w:asciiTheme="majorEastAsia" w:eastAsiaTheme="majorEastAsia" w:hAnsiTheme="majorEastAsia" w:hint="eastAsia"/>
                </w:rPr>
                <w:t>接口状态，3表示未使用的接口，6表示Master接口，7表示Passive接口，9表示Slave接口</w:t>
              </w:r>
            </w:ins>
          </w:p>
        </w:tc>
        <w:tc>
          <w:tcPr>
            <w:tcW w:w="2020" w:type="dxa"/>
            <w:vAlign w:val="center"/>
          </w:tcPr>
          <w:p w14:paraId="2E7BD96F" w14:textId="77777777" w:rsidR="00BA488B" w:rsidRDefault="00BA488B" w:rsidP="0034302B">
            <w:pPr>
              <w:spacing w:after="0" w:line="240" w:lineRule="auto"/>
              <w:ind w:firstLineChars="0" w:firstLine="0"/>
              <w:jc w:val="left"/>
              <w:rPr>
                <w:ins w:id="3735" w:author="天赐 余" w:date="2025-12-04T11:06:00Z" w16du:dateUtc="2025-12-04T03:06:00Z"/>
                <w:rFonts w:asciiTheme="majorEastAsia" w:eastAsiaTheme="majorEastAsia" w:hAnsiTheme="majorEastAsia" w:hint="eastAsia"/>
              </w:rPr>
            </w:pPr>
            <w:ins w:id="3736" w:author="天赐 余" w:date="2025-12-04T11:06:00Z" w16du:dateUtc="2025-12-04T03:06:00Z">
              <w:r>
                <w:rPr>
                  <w:rFonts w:asciiTheme="majorEastAsia" w:eastAsiaTheme="majorEastAsia" w:hAnsiTheme="majorEastAsia"/>
                </w:rPr>
                <w:t>Enumeration8</w:t>
              </w:r>
            </w:ins>
          </w:p>
        </w:tc>
        <w:tc>
          <w:tcPr>
            <w:tcW w:w="992" w:type="dxa"/>
            <w:gridSpan w:val="2"/>
            <w:vAlign w:val="center"/>
          </w:tcPr>
          <w:p w14:paraId="60514433" w14:textId="77777777" w:rsidR="00BA488B" w:rsidRDefault="00BA488B" w:rsidP="0034302B">
            <w:pPr>
              <w:spacing w:after="0" w:line="240" w:lineRule="auto"/>
              <w:ind w:firstLineChars="0" w:firstLine="0"/>
              <w:jc w:val="left"/>
              <w:rPr>
                <w:ins w:id="3737" w:author="天赐 余" w:date="2025-12-04T11:06:00Z" w16du:dateUtc="2025-12-04T03:06:00Z"/>
                <w:rFonts w:asciiTheme="majorEastAsia" w:eastAsiaTheme="majorEastAsia" w:hAnsiTheme="majorEastAsia" w:hint="eastAsia"/>
              </w:rPr>
            </w:pPr>
          </w:p>
        </w:tc>
        <w:tc>
          <w:tcPr>
            <w:tcW w:w="1409" w:type="dxa"/>
            <w:gridSpan w:val="2"/>
            <w:vAlign w:val="center"/>
          </w:tcPr>
          <w:p w14:paraId="28B2404E" w14:textId="77777777" w:rsidR="00BA488B" w:rsidRDefault="00BA488B" w:rsidP="0034302B">
            <w:pPr>
              <w:spacing w:after="0" w:line="240" w:lineRule="auto"/>
              <w:ind w:firstLineChars="0" w:firstLine="0"/>
              <w:jc w:val="left"/>
              <w:rPr>
                <w:ins w:id="3738" w:author="天赐 余" w:date="2025-12-04T11:06:00Z" w16du:dateUtc="2025-12-04T03:06:00Z"/>
                <w:rFonts w:asciiTheme="majorEastAsia" w:eastAsiaTheme="majorEastAsia" w:hAnsiTheme="majorEastAsia" w:hint="eastAsia"/>
              </w:rPr>
            </w:pPr>
            <w:ins w:id="3739" w:author="天赐 余" w:date="2025-12-04T11:06:00Z" w16du:dateUtc="2025-12-04T03:06:00Z">
              <w:r>
                <w:rPr>
                  <w:rFonts w:asciiTheme="majorEastAsia" w:eastAsiaTheme="majorEastAsia" w:hAnsiTheme="majorEastAsia" w:hint="eastAsia"/>
                </w:rPr>
                <w:t>3、6、7、9</w:t>
              </w:r>
            </w:ins>
          </w:p>
        </w:tc>
      </w:tr>
      <w:tr w:rsidR="00BA488B" w14:paraId="78C8B816" w14:textId="77777777" w:rsidTr="00BA488B">
        <w:trPr>
          <w:trHeight w:val="1083"/>
          <w:ins w:id="3740" w:author="天赐 余" w:date="2025-12-04T11:06:00Z"/>
        </w:trPr>
        <w:tc>
          <w:tcPr>
            <w:tcW w:w="806" w:type="dxa"/>
            <w:vMerge/>
          </w:tcPr>
          <w:p w14:paraId="62386E57" w14:textId="77777777" w:rsidR="00BA488B" w:rsidRDefault="00BA488B" w:rsidP="0034302B">
            <w:pPr>
              <w:spacing w:after="0" w:line="240" w:lineRule="auto"/>
              <w:ind w:firstLineChars="0" w:firstLine="0"/>
              <w:jc w:val="left"/>
              <w:rPr>
                <w:ins w:id="3741" w:author="天赐 余" w:date="2025-12-04T11:06:00Z" w16du:dateUtc="2025-12-04T03:06:00Z"/>
                <w:rFonts w:asciiTheme="majorEastAsia" w:eastAsiaTheme="majorEastAsia" w:hAnsiTheme="majorEastAsia" w:hint="eastAsia"/>
              </w:rPr>
            </w:pPr>
          </w:p>
        </w:tc>
        <w:tc>
          <w:tcPr>
            <w:tcW w:w="2077" w:type="dxa"/>
            <w:vAlign w:val="center"/>
          </w:tcPr>
          <w:p w14:paraId="29EDED27" w14:textId="77777777" w:rsidR="00BA488B" w:rsidRDefault="00BA488B" w:rsidP="0034302B">
            <w:pPr>
              <w:spacing w:after="0" w:line="240" w:lineRule="auto"/>
              <w:ind w:firstLineChars="0" w:firstLine="0"/>
              <w:jc w:val="left"/>
              <w:rPr>
                <w:ins w:id="3742" w:author="天赐 余" w:date="2025-12-04T11:06:00Z" w16du:dateUtc="2025-12-04T03:06:00Z"/>
                <w:rFonts w:asciiTheme="majorEastAsia" w:eastAsiaTheme="majorEastAsia" w:hAnsiTheme="majorEastAsia" w:hint="eastAsia"/>
              </w:rPr>
            </w:pPr>
            <w:proofErr w:type="spellStart"/>
            <w:ins w:id="3743" w:author="天赐 余" w:date="2025-12-04T11:06:00Z" w16du:dateUtc="2025-12-04T03:06:00Z">
              <w:r>
                <w:rPr>
                  <w:rFonts w:asciiTheme="majorEastAsia" w:eastAsiaTheme="majorEastAsia" w:hAnsiTheme="majorEastAsia" w:hint="eastAsia"/>
                </w:rPr>
                <w:t>ptpPortEnable</w:t>
              </w:r>
              <w:proofErr w:type="spellEnd"/>
            </w:ins>
          </w:p>
        </w:tc>
        <w:tc>
          <w:tcPr>
            <w:tcW w:w="3172" w:type="dxa"/>
          </w:tcPr>
          <w:p w14:paraId="27AFBA13" w14:textId="77777777" w:rsidR="00BA488B" w:rsidRDefault="00BA488B" w:rsidP="0034302B">
            <w:pPr>
              <w:spacing w:after="0" w:line="240" w:lineRule="auto"/>
              <w:ind w:firstLineChars="0" w:firstLine="0"/>
              <w:jc w:val="left"/>
              <w:rPr>
                <w:ins w:id="3744" w:author="天赐 余" w:date="2025-12-04T11:06:00Z" w16du:dateUtc="2025-12-04T03:06:00Z"/>
                <w:rFonts w:asciiTheme="majorEastAsia" w:eastAsiaTheme="majorEastAsia" w:hAnsiTheme="majorEastAsia" w:hint="eastAsia"/>
              </w:rPr>
            </w:pPr>
            <w:ins w:id="3745" w:author="天赐 余" w:date="2025-12-04T11:06:00Z" w16du:dateUtc="2025-12-04T03:06:00Z">
              <w:r>
                <w:rPr>
                  <w:rFonts w:asciiTheme="majorEastAsia" w:eastAsiaTheme="majorEastAsia" w:hAnsiTheme="majorEastAsia" w:hint="eastAsia"/>
                </w:rPr>
                <w:t>接口时间同步功能使能，True表示使能，False表示不使能</w:t>
              </w:r>
            </w:ins>
          </w:p>
        </w:tc>
        <w:tc>
          <w:tcPr>
            <w:tcW w:w="2020" w:type="dxa"/>
            <w:vAlign w:val="center"/>
          </w:tcPr>
          <w:p w14:paraId="1B823AA1" w14:textId="77777777" w:rsidR="00BA488B" w:rsidRDefault="00BA488B" w:rsidP="0034302B">
            <w:pPr>
              <w:spacing w:after="0" w:line="240" w:lineRule="auto"/>
              <w:ind w:firstLineChars="0" w:firstLine="0"/>
              <w:jc w:val="left"/>
              <w:rPr>
                <w:ins w:id="3746" w:author="天赐 余" w:date="2025-12-04T11:06:00Z" w16du:dateUtc="2025-12-04T03:06:00Z"/>
                <w:rFonts w:asciiTheme="majorEastAsia" w:eastAsiaTheme="majorEastAsia" w:hAnsiTheme="majorEastAsia" w:hint="eastAsia"/>
              </w:rPr>
            </w:pPr>
            <w:ins w:id="3747" w:author="天赐 余" w:date="2025-12-04T11:06:00Z" w16du:dateUtc="2025-12-04T03:06:00Z">
              <w:r>
                <w:rPr>
                  <w:rFonts w:asciiTheme="majorEastAsia" w:eastAsiaTheme="majorEastAsia" w:hAnsiTheme="majorEastAsia"/>
                </w:rPr>
                <w:t>Boolean</w:t>
              </w:r>
            </w:ins>
          </w:p>
        </w:tc>
        <w:tc>
          <w:tcPr>
            <w:tcW w:w="992" w:type="dxa"/>
            <w:gridSpan w:val="2"/>
            <w:vAlign w:val="center"/>
          </w:tcPr>
          <w:p w14:paraId="6E0FF027" w14:textId="77777777" w:rsidR="00BA488B" w:rsidRDefault="00BA488B" w:rsidP="0034302B">
            <w:pPr>
              <w:spacing w:after="0" w:line="240" w:lineRule="auto"/>
              <w:ind w:firstLineChars="0" w:firstLine="0"/>
              <w:jc w:val="left"/>
              <w:rPr>
                <w:ins w:id="3748" w:author="天赐 余" w:date="2025-12-04T11:06:00Z" w16du:dateUtc="2025-12-04T03:06:00Z"/>
                <w:rFonts w:asciiTheme="majorEastAsia" w:eastAsiaTheme="majorEastAsia" w:hAnsiTheme="majorEastAsia" w:hint="eastAsia"/>
              </w:rPr>
            </w:pPr>
          </w:p>
        </w:tc>
        <w:tc>
          <w:tcPr>
            <w:tcW w:w="1409" w:type="dxa"/>
            <w:gridSpan w:val="2"/>
            <w:vAlign w:val="center"/>
          </w:tcPr>
          <w:p w14:paraId="747CF4D0" w14:textId="77777777" w:rsidR="00BA488B" w:rsidRDefault="00BA488B" w:rsidP="0034302B">
            <w:pPr>
              <w:spacing w:after="0" w:line="240" w:lineRule="auto"/>
              <w:ind w:firstLineChars="0" w:firstLine="0"/>
              <w:jc w:val="left"/>
              <w:rPr>
                <w:ins w:id="3749" w:author="天赐 余" w:date="2025-12-04T11:06:00Z" w16du:dateUtc="2025-12-04T03:06:00Z"/>
                <w:rFonts w:asciiTheme="majorEastAsia" w:eastAsiaTheme="majorEastAsia" w:hAnsiTheme="majorEastAsia" w:hint="eastAsia"/>
              </w:rPr>
            </w:pPr>
            <w:ins w:id="3750" w:author="天赐 余" w:date="2025-12-04T11:06:00Z" w16du:dateUtc="2025-12-04T03:06:00Z">
              <w:r>
                <w:rPr>
                  <w:rFonts w:asciiTheme="majorEastAsia" w:eastAsiaTheme="majorEastAsia" w:hAnsiTheme="majorEastAsia" w:hint="eastAsia"/>
                </w:rPr>
                <w:t>True/False</w:t>
              </w:r>
            </w:ins>
          </w:p>
        </w:tc>
      </w:tr>
      <w:tr w:rsidR="00BA488B" w14:paraId="1CA843D9" w14:textId="77777777" w:rsidTr="00BA488B">
        <w:trPr>
          <w:trHeight w:val="1089"/>
          <w:ins w:id="3751" w:author="天赐 余" w:date="2025-12-04T11:06:00Z"/>
        </w:trPr>
        <w:tc>
          <w:tcPr>
            <w:tcW w:w="806" w:type="dxa"/>
            <w:vMerge/>
          </w:tcPr>
          <w:p w14:paraId="474B0CD1" w14:textId="77777777" w:rsidR="00BA488B" w:rsidRDefault="00BA488B" w:rsidP="0034302B">
            <w:pPr>
              <w:spacing w:after="0" w:line="240" w:lineRule="auto"/>
              <w:ind w:firstLineChars="0" w:firstLine="0"/>
              <w:jc w:val="left"/>
              <w:rPr>
                <w:ins w:id="3752" w:author="天赐 余" w:date="2025-12-04T11:06:00Z" w16du:dateUtc="2025-12-04T03:06:00Z"/>
                <w:rFonts w:asciiTheme="majorEastAsia" w:eastAsiaTheme="majorEastAsia" w:hAnsiTheme="majorEastAsia" w:hint="eastAsia"/>
              </w:rPr>
            </w:pPr>
          </w:p>
        </w:tc>
        <w:tc>
          <w:tcPr>
            <w:tcW w:w="2077" w:type="dxa"/>
            <w:vAlign w:val="center"/>
          </w:tcPr>
          <w:p w14:paraId="25378C43" w14:textId="77777777" w:rsidR="00BA488B" w:rsidRDefault="00BA488B" w:rsidP="0034302B">
            <w:pPr>
              <w:spacing w:after="0" w:line="240" w:lineRule="auto"/>
              <w:ind w:firstLineChars="0" w:firstLine="0"/>
              <w:jc w:val="left"/>
              <w:rPr>
                <w:ins w:id="3753" w:author="天赐 余" w:date="2025-12-04T11:06:00Z" w16du:dateUtc="2025-12-04T03:06:00Z"/>
                <w:rFonts w:asciiTheme="majorEastAsia" w:eastAsiaTheme="majorEastAsia" w:hAnsiTheme="majorEastAsia" w:hint="eastAsia"/>
              </w:rPr>
            </w:pPr>
            <w:proofErr w:type="spellStart"/>
            <w:ins w:id="3754" w:author="天赐 余" w:date="2025-12-04T11:06:00Z" w16du:dateUtc="2025-12-04T03:06:00Z">
              <w:r>
                <w:rPr>
                  <w:rFonts w:asciiTheme="majorEastAsia" w:eastAsiaTheme="majorEastAsia" w:hAnsiTheme="majorEastAsia"/>
                </w:rPr>
                <w:t>initialLogSyncInterval</w:t>
              </w:r>
              <w:proofErr w:type="spellEnd"/>
            </w:ins>
          </w:p>
        </w:tc>
        <w:tc>
          <w:tcPr>
            <w:tcW w:w="3172" w:type="dxa"/>
          </w:tcPr>
          <w:p w14:paraId="5F0CB41D" w14:textId="77777777" w:rsidR="00BA488B" w:rsidRDefault="00BA488B" w:rsidP="0034302B">
            <w:pPr>
              <w:spacing w:after="0" w:line="240" w:lineRule="auto"/>
              <w:ind w:firstLineChars="0" w:firstLine="0"/>
              <w:jc w:val="left"/>
              <w:rPr>
                <w:ins w:id="3755" w:author="天赐 余" w:date="2025-12-04T11:06:00Z" w16du:dateUtc="2025-12-04T03:06:00Z"/>
                <w:rFonts w:asciiTheme="majorEastAsia" w:eastAsiaTheme="majorEastAsia" w:hAnsiTheme="majorEastAsia" w:hint="eastAsia"/>
              </w:rPr>
            </w:pPr>
            <w:ins w:id="3756" w:author="天赐 余" w:date="2025-12-04T11:06:00Z" w16du:dateUtc="2025-12-04T03:06:00Z">
              <w:r>
                <w:rPr>
                  <w:rFonts w:asciiTheme="majorEastAsia" w:eastAsiaTheme="majorEastAsia" w:hAnsiTheme="majorEastAsia" w:hint="eastAsia"/>
                </w:rPr>
                <w:t>初始时间同步周期，用时间同步周期的以2为底的对数表示</w:t>
              </w:r>
            </w:ins>
          </w:p>
        </w:tc>
        <w:tc>
          <w:tcPr>
            <w:tcW w:w="2020" w:type="dxa"/>
            <w:vAlign w:val="center"/>
          </w:tcPr>
          <w:p w14:paraId="0566AB35" w14:textId="77777777" w:rsidR="00BA488B" w:rsidRDefault="00BA488B" w:rsidP="0034302B">
            <w:pPr>
              <w:spacing w:after="0" w:line="240" w:lineRule="auto"/>
              <w:ind w:firstLineChars="0" w:firstLine="0"/>
              <w:jc w:val="left"/>
              <w:rPr>
                <w:ins w:id="3757" w:author="天赐 余" w:date="2025-12-04T11:06:00Z" w16du:dateUtc="2025-12-04T03:06:00Z"/>
                <w:rFonts w:asciiTheme="majorEastAsia" w:eastAsiaTheme="majorEastAsia" w:hAnsiTheme="majorEastAsia" w:hint="eastAsia"/>
              </w:rPr>
            </w:pPr>
            <w:ins w:id="3758" w:author="天赐 余" w:date="2025-12-04T11:06:00Z" w16du:dateUtc="2025-12-04T03:06:00Z">
              <w:r>
                <w:rPr>
                  <w:rFonts w:asciiTheme="majorEastAsia" w:eastAsiaTheme="majorEastAsia" w:hAnsiTheme="majorEastAsia"/>
                </w:rPr>
                <w:t>Int8</w:t>
              </w:r>
            </w:ins>
          </w:p>
        </w:tc>
        <w:tc>
          <w:tcPr>
            <w:tcW w:w="992" w:type="dxa"/>
            <w:gridSpan w:val="2"/>
            <w:vAlign w:val="center"/>
          </w:tcPr>
          <w:p w14:paraId="4EC2CE98" w14:textId="77777777" w:rsidR="00BA488B" w:rsidRDefault="00BA488B" w:rsidP="0034302B">
            <w:pPr>
              <w:spacing w:after="0" w:line="240" w:lineRule="auto"/>
              <w:ind w:firstLineChars="0" w:firstLine="0"/>
              <w:jc w:val="left"/>
              <w:rPr>
                <w:ins w:id="3759" w:author="天赐 余" w:date="2025-12-04T11:06:00Z" w16du:dateUtc="2025-12-04T03:06:00Z"/>
                <w:rFonts w:asciiTheme="majorEastAsia" w:eastAsiaTheme="majorEastAsia" w:hAnsiTheme="majorEastAsia" w:hint="eastAsia"/>
              </w:rPr>
            </w:pPr>
            <w:ins w:id="3760" w:author="天赐 余" w:date="2025-12-04T11:06:00Z" w16du:dateUtc="2025-12-04T03:06:00Z">
              <w:r>
                <w:rPr>
                  <w:rFonts w:asciiTheme="majorEastAsia" w:eastAsiaTheme="majorEastAsia" w:hAnsiTheme="majorEastAsia" w:hint="eastAsia"/>
                </w:rPr>
                <w:t>秒</w:t>
              </w:r>
            </w:ins>
          </w:p>
        </w:tc>
        <w:tc>
          <w:tcPr>
            <w:tcW w:w="1409" w:type="dxa"/>
            <w:gridSpan w:val="2"/>
            <w:vAlign w:val="center"/>
          </w:tcPr>
          <w:p w14:paraId="227C7BDB" w14:textId="77777777" w:rsidR="00BA488B" w:rsidRDefault="00BA488B" w:rsidP="0034302B">
            <w:pPr>
              <w:spacing w:after="0" w:line="240" w:lineRule="auto"/>
              <w:ind w:firstLineChars="0" w:firstLine="0"/>
              <w:jc w:val="left"/>
              <w:rPr>
                <w:ins w:id="3761" w:author="天赐 余" w:date="2025-12-04T11:06:00Z" w16du:dateUtc="2025-12-04T03:06:00Z"/>
                <w:rFonts w:asciiTheme="majorEastAsia" w:eastAsiaTheme="majorEastAsia" w:hAnsiTheme="majorEastAsia" w:hint="eastAsia"/>
              </w:rPr>
            </w:pPr>
            <w:ins w:id="3762" w:author="天赐 余" w:date="2025-12-04T11:06:00Z" w16du:dateUtc="2025-12-04T03:06:00Z">
              <w:r w:rsidRPr="0079744C">
                <w:rPr>
                  <w:rFonts w:asciiTheme="majorEastAsia" w:eastAsiaTheme="majorEastAsia" w:hAnsiTheme="majorEastAsia" w:hint="eastAsia"/>
                </w:rPr>
                <w:t>实际使用范围[-10,3]整数</w:t>
              </w:r>
            </w:ins>
          </w:p>
        </w:tc>
      </w:tr>
      <w:tr w:rsidR="00BA488B" w14:paraId="6F36BFEB" w14:textId="77777777" w:rsidTr="00BA488B">
        <w:trPr>
          <w:trHeight w:val="726"/>
          <w:ins w:id="3763" w:author="天赐 余" w:date="2025-12-04T11:06:00Z"/>
        </w:trPr>
        <w:tc>
          <w:tcPr>
            <w:tcW w:w="806" w:type="dxa"/>
            <w:vMerge/>
          </w:tcPr>
          <w:p w14:paraId="7E3F93A6" w14:textId="77777777" w:rsidR="00BA488B" w:rsidRDefault="00BA488B" w:rsidP="0034302B">
            <w:pPr>
              <w:spacing w:after="0" w:line="240" w:lineRule="auto"/>
              <w:ind w:firstLineChars="0" w:firstLine="0"/>
              <w:jc w:val="left"/>
              <w:rPr>
                <w:ins w:id="3764" w:author="天赐 余" w:date="2025-12-04T11:06:00Z" w16du:dateUtc="2025-12-04T03:06:00Z"/>
                <w:rFonts w:asciiTheme="majorEastAsia" w:eastAsiaTheme="majorEastAsia" w:hAnsiTheme="majorEastAsia" w:hint="eastAsia"/>
                <w:highlight w:val="yellow"/>
              </w:rPr>
            </w:pPr>
          </w:p>
        </w:tc>
        <w:tc>
          <w:tcPr>
            <w:tcW w:w="2077" w:type="dxa"/>
            <w:vAlign w:val="center"/>
          </w:tcPr>
          <w:p w14:paraId="681053DE" w14:textId="77777777" w:rsidR="00BA488B" w:rsidRDefault="00BA488B" w:rsidP="0034302B">
            <w:pPr>
              <w:spacing w:after="0" w:line="240" w:lineRule="auto"/>
              <w:ind w:firstLineChars="0" w:firstLine="0"/>
              <w:jc w:val="left"/>
              <w:rPr>
                <w:ins w:id="3765" w:author="天赐 余" w:date="2025-12-04T11:06:00Z" w16du:dateUtc="2025-12-04T03:06:00Z"/>
                <w:rFonts w:asciiTheme="majorEastAsia" w:eastAsiaTheme="majorEastAsia" w:hAnsiTheme="majorEastAsia" w:hint="eastAsia"/>
              </w:rPr>
            </w:pPr>
            <w:proofErr w:type="spellStart"/>
            <w:ins w:id="3766" w:author="天赐 余" w:date="2025-12-04T11:06:00Z" w16du:dateUtc="2025-12-04T03:06:00Z">
              <w:r>
                <w:rPr>
                  <w:rFonts w:asciiTheme="majorEastAsia" w:eastAsiaTheme="majorEastAsia" w:hAnsiTheme="majorEastAsia" w:hint="eastAsia"/>
                </w:rPr>
                <w:t>ClockAccuracy</w:t>
              </w:r>
              <w:proofErr w:type="spellEnd"/>
            </w:ins>
          </w:p>
        </w:tc>
        <w:tc>
          <w:tcPr>
            <w:tcW w:w="3172" w:type="dxa"/>
          </w:tcPr>
          <w:p w14:paraId="556E628F" w14:textId="77777777" w:rsidR="00BA488B" w:rsidRDefault="00BA488B" w:rsidP="0034302B">
            <w:pPr>
              <w:spacing w:after="0" w:line="240" w:lineRule="auto"/>
              <w:ind w:firstLineChars="0" w:firstLine="0"/>
              <w:jc w:val="left"/>
              <w:rPr>
                <w:ins w:id="3767" w:author="天赐 余" w:date="2025-12-04T11:06:00Z" w16du:dateUtc="2025-12-04T03:06:00Z"/>
                <w:rFonts w:asciiTheme="majorEastAsia" w:eastAsiaTheme="majorEastAsia" w:hAnsiTheme="majorEastAsia" w:hint="eastAsia"/>
              </w:rPr>
            </w:pPr>
            <w:ins w:id="3768" w:author="天赐 余" w:date="2025-12-04T11:06:00Z" w16du:dateUtc="2025-12-04T03:06:00Z">
              <w:r>
                <w:rPr>
                  <w:rFonts w:asciiTheme="majorEastAsia" w:eastAsiaTheme="majorEastAsia" w:hAnsiTheme="majorEastAsia" w:hint="eastAsia"/>
                </w:rPr>
                <w:t>节点时钟质量，数值越小时钟同步精度越高</w:t>
              </w:r>
              <w:r w:rsidDel="00EA12D0">
                <w:rPr>
                  <w:rFonts w:asciiTheme="majorEastAsia" w:eastAsiaTheme="majorEastAsia" w:hAnsiTheme="majorEastAsia" w:hint="eastAsia"/>
                </w:rPr>
                <w:t xml:space="preserve"> </w:t>
              </w:r>
            </w:ins>
          </w:p>
        </w:tc>
        <w:tc>
          <w:tcPr>
            <w:tcW w:w="2020" w:type="dxa"/>
            <w:vAlign w:val="center"/>
          </w:tcPr>
          <w:p w14:paraId="06C7EBE8" w14:textId="77777777" w:rsidR="00BA488B" w:rsidRDefault="00BA488B" w:rsidP="0034302B">
            <w:pPr>
              <w:spacing w:after="0" w:line="240" w:lineRule="auto"/>
              <w:ind w:firstLineChars="0" w:firstLine="0"/>
              <w:jc w:val="left"/>
              <w:rPr>
                <w:ins w:id="3769" w:author="天赐 余" w:date="2025-12-04T11:06:00Z" w16du:dateUtc="2025-12-04T03:06:00Z"/>
                <w:rFonts w:asciiTheme="majorEastAsia" w:eastAsiaTheme="majorEastAsia" w:hAnsiTheme="majorEastAsia" w:hint="eastAsia"/>
              </w:rPr>
            </w:pPr>
            <w:ins w:id="3770" w:author="天赐 余" w:date="2025-12-04T11:06:00Z" w16du:dateUtc="2025-12-04T03:06:00Z">
              <w:r>
                <w:rPr>
                  <w:rFonts w:asciiTheme="majorEastAsia" w:eastAsiaTheme="majorEastAsia" w:hAnsiTheme="majorEastAsia"/>
                </w:rPr>
                <w:t>Enumeration8</w:t>
              </w:r>
            </w:ins>
          </w:p>
        </w:tc>
        <w:tc>
          <w:tcPr>
            <w:tcW w:w="992" w:type="dxa"/>
            <w:gridSpan w:val="2"/>
            <w:vAlign w:val="center"/>
          </w:tcPr>
          <w:p w14:paraId="3EB1E299" w14:textId="77777777" w:rsidR="00BA488B" w:rsidRDefault="00BA488B" w:rsidP="0034302B">
            <w:pPr>
              <w:spacing w:after="0" w:line="240" w:lineRule="auto"/>
              <w:ind w:firstLineChars="0" w:firstLine="0"/>
              <w:jc w:val="left"/>
              <w:rPr>
                <w:ins w:id="3771" w:author="天赐 余" w:date="2025-12-04T11:06:00Z" w16du:dateUtc="2025-12-04T03:06:00Z"/>
                <w:rFonts w:asciiTheme="majorEastAsia" w:eastAsiaTheme="majorEastAsia" w:hAnsiTheme="majorEastAsia" w:hint="eastAsia"/>
              </w:rPr>
            </w:pPr>
          </w:p>
        </w:tc>
        <w:tc>
          <w:tcPr>
            <w:tcW w:w="1409" w:type="dxa"/>
            <w:gridSpan w:val="2"/>
            <w:vAlign w:val="center"/>
          </w:tcPr>
          <w:p w14:paraId="494ECDB7" w14:textId="77777777" w:rsidR="00BA488B" w:rsidRDefault="00BA488B" w:rsidP="0034302B">
            <w:pPr>
              <w:spacing w:after="0" w:line="240" w:lineRule="auto"/>
              <w:ind w:firstLineChars="0" w:firstLine="0"/>
              <w:jc w:val="left"/>
              <w:rPr>
                <w:ins w:id="3772" w:author="天赐 余" w:date="2025-12-04T11:06:00Z" w16du:dateUtc="2025-12-04T03:06:00Z"/>
                <w:rFonts w:asciiTheme="majorEastAsia" w:eastAsiaTheme="majorEastAsia" w:hAnsiTheme="majorEastAsia" w:hint="eastAsia"/>
              </w:rPr>
            </w:pPr>
            <w:ins w:id="3773" w:author="天赐 余" w:date="2025-12-04T11:06:00Z" w16du:dateUtc="2025-12-04T03:06:00Z">
              <w:r>
                <w:rPr>
                  <w:rFonts w:asciiTheme="majorEastAsia" w:eastAsiaTheme="majorEastAsia" w:hAnsiTheme="majorEastAsia" w:hint="eastAsia"/>
                </w:rPr>
                <w:t>[0,255]整数，255表示不具备主时钟能力，</w:t>
              </w:r>
              <w:r w:rsidRPr="003C4A88">
                <w:rPr>
                  <w:rFonts w:asciiTheme="majorEastAsia" w:eastAsiaTheme="majorEastAsia" w:hAnsiTheme="majorEastAsia" w:hint="eastAsia"/>
                </w:rPr>
                <w:t>254</w:t>
              </w:r>
              <w:r w:rsidRPr="003C4A88">
                <w:rPr>
                  <w:rFonts w:asciiTheme="majorEastAsia" w:eastAsiaTheme="majorEastAsia" w:hAnsiTheme="majorEastAsia" w:hint="eastAsia"/>
                </w:rPr>
                <w:lastRenderedPageBreak/>
                <w:t>表示精度</w:t>
              </w:r>
              <w:r w:rsidRPr="0034302B">
                <w:rPr>
                  <w:rFonts w:asciiTheme="majorEastAsia" w:eastAsiaTheme="majorEastAsia" w:hAnsiTheme="majorEastAsia" w:hint="eastAsia"/>
                </w:rPr>
                <w:t>未知</w:t>
              </w:r>
            </w:ins>
          </w:p>
        </w:tc>
      </w:tr>
      <w:tr w:rsidR="00BA488B" w14:paraId="12C21A55" w14:textId="77777777" w:rsidTr="00BA488B">
        <w:trPr>
          <w:trHeight w:val="144"/>
          <w:ins w:id="3774" w:author="天赐 余" w:date="2025-12-04T11:06:00Z"/>
        </w:trPr>
        <w:tc>
          <w:tcPr>
            <w:tcW w:w="806" w:type="dxa"/>
            <w:vMerge/>
          </w:tcPr>
          <w:p w14:paraId="226D7D6E" w14:textId="77777777" w:rsidR="00BA488B" w:rsidRDefault="00BA488B" w:rsidP="0034302B">
            <w:pPr>
              <w:spacing w:after="0" w:line="240" w:lineRule="auto"/>
              <w:ind w:firstLineChars="0" w:firstLine="0"/>
              <w:jc w:val="left"/>
              <w:rPr>
                <w:ins w:id="3775" w:author="天赐 余" w:date="2025-12-04T11:06:00Z" w16du:dateUtc="2025-12-04T03:06:00Z"/>
                <w:rFonts w:asciiTheme="majorEastAsia" w:eastAsiaTheme="majorEastAsia" w:hAnsiTheme="majorEastAsia" w:hint="eastAsia"/>
              </w:rPr>
            </w:pPr>
          </w:p>
        </w:tc>
        <w:tc>
          <w:tcPr>
            <w:tcW w:w="2077" w:type="dxa"/>
            <w:vAlign w:val="center"/>
          </w:tcPr>
          <w:p w14:paraId="5D719D88" w14:textId="77777777" w:rsidR="00BA488B" w:rsidRDefault="00BA488B" w:rsidP="0034302B">
            <w:pPr>
              <w:spacing w:after="0" w:line="240" w:lineRule="auto"/>
              <w:ind w:firstLineChars="0" w:firstLine="0"/>
              <w:jc w:val="left"/>
              <w:rPr>
                <w:ins w:id="3776" w:author="天赐 余" w:date="2025-12-04T11:06:00Z" w16du:dateUtc="2025-12-04T03:06:00Z"/>
                <w:rFonts w:asciiTheme="majorEastAsia" w:eastAsiaTheme="majorEastAsia" w:hAnsiTheme="majorEastAsia" w:hint="eastAsia"/>
              </w:rPr>
            </w:pPr>
            <w:proofErr w:type="spellStart"/>
            <w:ins w:id="3777" w:author="天赐 余" w:date="2025-12-04T11:06:00Z" w16du:dateUtc="2025-12-04T03:06:00Z">
              <w:r>
                <w:rPr>
                  <w:rFonts w:asciiTheme="majorEastAsia" w:eastAsiaTheme="majorEastAsia" w:hAnsiTheme="majorEastAsia"/>
                </w:rPr>
                <w:t>initialLogPdelayReqInterval</w:t>
              </w:r>
              <w:proofErr w:type="spellEnd"/>
            </w:ins>
          </w:p>
        </w:tc>
        <w:tc>
          <w:tcPr>
            <w:tcW w:w="3172" w:type="dxa"/>
          </w:tcPr>
          <w:p w14:paraId="6AB54990" w14:textId="77777777" w:rsidR="00BA488B" w:rsidRDefault="00BA488B" w:rsidP="0034302B">
            <w:pPr>
              <w:spacing w:after="0" w:line="240" w:lineRule="auto"/>
              <w:ind w:firstLineChars="0" w:firstLine="0"/>
              <w:jc w:val="left"/>
              <w:rPr>
                <w:ins w:id="3778" w:author="天赐 余" w:date="2025-12-04T11:06:00Z" w16du:dateUtc="2025-12-04T03:06:00Z"/>
                <w:rFonts w:asciiTheme="majorEastAsia" w:eastAsiaTheme="majorEastAsia" w:hAnsiTheme="majorEastAsia" w:hint="eastAsia"/>
              </w:rPr>
            </w:pPr>
            <w:ins w:id="3779" w:author="天赐 余" w:date="2025-12-04T11:06:00Z" w16du:dateUtc="2025-12-04T03:06:00Z">
              <w:r>
                <w:rPr>
                  <w:rFonts w:asciiTheme="majorEastAsia" w:eastAsiaTheme="majorEastAsia" w:hAnsiTheme="majorEastAsia" w:hint="eastAsia"/>
                </w:rPr>
                <w:t>初始链路延迟测量周期，用时间同步周期的以2为底的对数表示</w:t>
              </w:r>
            </w:ins>
          </w:p>
        </w:tc>
        <w:tc>
          <w:tcPr>
            <w:tcW w:w="2020" w:type="dxa"/>
            <w:vAlign w:val="center"/>
          </w:tcPr>
          <w:p w14:paraId="47D40D60" w14:textId="77777777" w:rsidR="00BA488B" w:rsidRDefault="00BA488B" w:rsidP="0034302B">
            <w:pPr>
              <w:spacing w:after="0" w:line="240" w:lineRule="auto"/>
              <w:ind w:firstLineChars="0" w:firstLine="0"/>
              <w:jc w:val="left"/>
              <w:rPr>
                <w:ins w:id="3780" w:author="天赐 余" w:date="2025-12-04T11:06:00Z" w16du:dateUtc="2025-12-04T03:06:00Z"/>
                <w:rFonts w:asciiTheme="majorEastAsia" w:eastAsiaTheme="majorEastAsia" w:hAnsiTheme="majorEastAsia" w:hint="eastAsia"/>
              </w:rPr>
            </w:pPr>
            <w:ins w:id="3781" w:author="天赐 余" w:date="2025-12-04T11:06:00Z" w16du:dateUtc="2025-12-04T03:06:00Z">
              <w:r>
                <w:rPr>
                  <w:rFonts w:asciiTheme="majorEastAsia" w:eastAsiaTheme="majorEastAsia" w:hAnsiTheme="majorEastAsia"/>
                </w:rPr>
                <w:t>Int8</w:t>
              </w:r>
            </w:ins>
          </w:p>
        </w:tc>
        <w:tc>
          <w:tcPr>
            <w:tcW w:w="992" w:type="dxa"/>
            <w:gridSpan w:val="2"/>
            <w:vAlign w:val="center"/>
          </w:tcPr>
          <w:p w14:paraId="2D120394" w14:textId="77777777" w:rsidR="00BA488B" w:rsidRDefault="00BA488B" w:rsidP="0034302B">
            <w:pPr>
              <w:spacing w:after="0" w:line="240" w:lineRule="auto"/>
              <w:ind w:firstLineChars="0" w:firstLine="0"/>
              <w:jc w:val="left"/>
              <w:rPr>
                <w:ins w:id="3782" w:author="天赐 余" w:date="2025-12-04T11:06:00Z" w16du:dateUtc="2025-12-04T03:06:00Z"/>
                <w:rFonts w:asciiTheme="majorEastAsia" w:eastAsiaTheme="majorEastAsia" w:hAnsiTheme="majorEastAsia" w:hint="eastAsia"/>
              </w:rPr>
            </w:pPr>
            <w:ins w:id="3783" w:author="天赐 余" w:date="2025-12-04T11:06:00Z" w16du:dateUtc="2025-12-04T03:06:00Z">
              <w:r>
                <w:rPr>
                  <w:rFonts w:asciiTheme="majorEastAsia" w:eastAsiaTheme="majorEastAsia" w:hAnsiTheme="majorEastAsia" w:hint="eastAsia"/>
                </w:rPr>
                <w:t>秒</w:t>
              </w:r>
            </w:ins>
          </w:p>
        </w:tc>
        <w:tc>
          <w:tcPr>
            <w:tcW w:w="1409" w:type="dxa"/>
            <w:gridSpan w:val="2"/>
            <w:vAlign w:val="center"/>
          </w:tcPr>
          <w:p w14:paraId="2720073B" w14:textId="77777777" w:rsidR="00BA488B" w:rsidRDefault="00BA488B" w:rsidP="0034302B">
            <w:pPr>
              <w:spacing w:after="0" w:line="240" w:lineRule="auto"/>
              <w:ind w:firstLineChars="0" w:firstLine="0"/>
              <w:jc w:val="left"/>
              <w:rPr>
                <w:ins w:id="3784" w:author="天赐 余" w:date="2025-12-04T11:06:00Z" w16du:dateUtc="2025-12-04T03:06:00Z"/>
                <w:rFonts w:asciiTheme="majorEastAsia" w:eastAsiaTheme="majorEastAsia" w:hAnsiTheme="majorEastAsia" w:hint="eastAsia"/>
              </w:rPr>
            </w:pPr>
            <w:ins w:id="3785" w:author="天赐 余" w:date="2025-12-04T11:06:00Z" w16du:dateUtc="2025-12-04T03:06:00Z">
              <w:r w:rsidRPr="0079744C">
                <w:rPr>
                  <w:rFonts w:asciiTheme="majorEastAsia" w:eastAsiaTheme="majorEastAsia" w:hAnsiTheme="majorEastAsia" w:hint="eastAsia"/>
                </w:rPr>
                <w:t>实际使用范围[-10,3]</w:t>
              </w:r>
            </w:ins>
          </w:p>
        </w:tc>
      </w:tr>
      <w:tr w:rsidR="00BA488B" w14:paraId="6F0127AA" w14:textId="77777777" w:rsidTr="00BA488B">
        <w:trPr>
          <w:trHeight w:val="144"/>
          <w:ins w:id="3786" w:author="天赐 余" w:date="2025-12-04T11:06:00Z"/>
        </w:trPr>
        <w:tc>
          <w:tcPr>
            <w:tcW w:w="806" w:type="dxa"/>
            <w:vMerge/>
          </w:tcPr>
          <w:p w14:paraId="3B78F5B0" w14:textId="77777777" w:rsidR="00BA488B" w:rsidRDefault="00BA488B" w:rsidP="0034302B">
            <w:pPr>
              <w:spacing w:after="0" w:line="240" w:lineRule="auto"/>
              <w:ind w:firstLineChars="0" w:firstLine="0"/>
              <w:jc w:val="left"/>
              <w:rPr>
                <w:ins w:id="3787" w:author="天赐 余" w:date="2025-12-04T11:06:00Z" w16du:dateUtc="2025-12-04T03:06:00Z"/>
                <w:rFonts w:asciiTheme="majorEastAsia" w:eastAsiaTheme="majorEastAsia" w:hAnsiTheme="majorEastAsia" w:hint="eastAsia"/>
              </w:rPr>
            </w:pPr>
          </w:p>
        </w:tc>
        <w:tc>
          <w:tcPr>
            <w:tcW w:w="2077" w:type="dxa"/>
            <w:vAlign w:val="center"/>
          </w:tcPr>
          <w:p w14:paraId="2A762D5E" w14:textId="77777777" w:rsidR="00BA488B" w:rsidRPr="005E1DFE" w:rsidRDefault="00BA488B" w:rsidP="0034302B">
            <w:pPr>
              <w:spacing w:after="0" w:line="240" w:lineRule="auto"/>
              <w:ind w:firstLineChars="0" w:firstLine="0"/>
              <w:jc w:val="left"/>
              <w:rPr>
                <w:ins w:id="3788" w:author="天赐 余" w:date="2025-12-04T11:06:00Z" w16du:dateUtc="2025-12-04T03:06:00Z"/>
                <w:rFonts w:asciiTheme="majorEastAsia" w:eastAsiaTheme="majorEastAsia" w:hAnsiTheme="majorEastAsia" w:hint="eastAsia"/>
              </w:rPr>
            </w:pPr>
            <w:proofErr w:type="spellStart"/>
            <w:ins w:id="3789" w:author="天赐 余" w:date="2025-12-04T11:06:00Z" w16du:dateUtc="2025-12-04T03:06:00Z">
              <w:r w:rsidRPr="005E1DFE">
                <w:rPr>
                  <w:rFonts w:asciiTheme="majorEastAsia" w:eastAsiaTheme="majorEastAsia" w:hAnsiTheme="majorEastAsia"/>
                </w:rPr>
                <w:t>meanLinkDelayThresh</w:t>
              </w:r>
              <w:proofErr w:type="spellEnd"/>
            </w:ins>
          </w:p>
        </w:tc>
        <w:tc>
          <w:tcPr>
            <w:tcW w:w="3172" w:type="dxa"/>
          </w:tcPr>
          <w:p w14:paraId="12B72D1E" w14:textId="77777777" w:rsidR="00BA488B" w:rsidRPr="005E1DFE" w:rsidRDefault="00BA488B" w:rsidP="0034302B">
            <w:pPr>
              <w:spacing w:after="0" w:line="240" w:lineRule="auto"/>
              <w:ind w:firstLineChars="0" w:firstLine="0"/>
              <w:jc w:val="left"/>
              <w:rPr>
                <w:ins w:id="3790" w:author="天赐 余" w:date="2025-12-04T11:06:00Z" w16du:dateUtc="2025-12-04T03:06:00Z"/>
                <w:rFonts w:asciiTheme="majorEastAsia" w:eastAsiaTheme="majorEastAsia" w:hAnsiTheme="majorEastAsia" w:hint="eastAsia"/>
              </w:rPr>
            </w:pPr>
            <w:ins w:id="3791" w:author="天赐 余" w:date="2025-12-04T11:06:00Z" w16du:dateUtc="2025-12-04T03:06:00Z">
              <w:r w:rsidRPr="005E1DFE">
                <w:rPr>
                  <w:rFonts w:asciiTheme="majorEastAsia" w:eastAsiaTheme="majorEastAsia" w:hAnsiTheme="majorEastAsia" w:hint="eastAsia"/>
                </w:rPr>
                <w:t>链路延迟测量阈值，实际表示的时间间隔（以纳秒为单位）需要通过以下方式计算：</w:t>
              </w:r>
            </w:ins>
          </w:p>
          <w:p w14:paraId="184A93B2" w14:textId="77777777" w:rsidR="00BA488B" w:rsidRPr="0034302B" w:rsidRDefault="00BA488B" w:rsidP="0034302B">
            <w:pPr>
              <w:spacing w:after="0" w:line="240" w:lineRule="auto"/>
              <w:ind w:firstLineChars="0" w:firstLine="0"/>
              <w:jc w:val="left"/>
              <w:rPr>
                <w:ins w:id="3792" w:author="天赐 余" w:date="2025-12-04T11:06:00Z" w16du:dateUtc="2025-12-04T03:06:00Z"/>
                <w:rFonts w:asciiTheme="majorEastAsia" w:eastAsiaTheme="majorEastAsia" w:hAnsiTheme="majorEastAsia" w:hint="eastAsia"/>
              </w:rPr>
            </w:pPr>
            <w:ins w:id="3793" w:author="天赐 余" w:date="2025-12-04T11:06:00Z" w16du:dateUtc="2025-12-04T03:06:00Z">
              <w:r w:rsidRPr="005E1DFE">
                <w:rPr>
                  <w:rFonts w:asciiTheme="majorEastAsia" w:eastAsiaTheme="majorEastAsia" w:hAnsiTheme="majorEastAsia" w:hint="eastAsia"/>
                </w:rPr>
                <w:t>实际阈值（</w:t>
              </w:r>
              <w:r w:rsidRPr="005E1DFE">
                <w:rPr>
                  <w:rFonts w:asciiTheme="majorEastAsia" w:eastAsiaTheme="majorEastAsia" w:hAnsiTheme="majorEastAsia"/>
                </w:rPr>
                <w:t>ns</w:t>
              </w:r>
              <w:r w:rsidRPr="005E1DFE">
                <w:rPr>
                  <w:rFonts w:asciiTheme="majorEastAsia" w:eastAsiaTheme="majorEastAsia" w:hAnsiTheme="majorEastAsia" w:hint="eastAsia"/>
                </w:rPr>
                <w:t>）</w:t>
              </w:r>
              <w:r w:rsidRPr="005E1DFE">
                <w:rPr>
                  <w:rFonts w:asciiTheme="majorEastAsia" w:eastAsiaTheme="majorEastAsia" w:hAnsiTheme="majorEastAsia"/>
                </w:rPr>
                <w:t>=</w:t>
              </w:r>
              <w:r w:rsidRPr="005E1DFE">
                <w:rPr>
                  <w:rFonts w:asciiTheme="majorEastAsia" w:eastAsiaTheme="majorEastAsia" w:hAnsiTheme="majorEastAsia" w:hint="eastAsia"/>
                </w:rPr>
                <w:t>存储的</w:t>
              </w:r>
              <w:r w:rsidRPr="005E1DFE">
                <w:rPr>
                  <w:rFonts w:asciiTheme="majorEastAsia" w:eastAsiaTheme="majorEastAsia" w:hAnsiTheme="majorEastAsia"/>
                </w:rPr>
                <w:t>int64</w:t>
              </w:r>
              <w:r w:rsidRPr="005E1DFE">
                <w:rPr>
                  <w:rFonts w:asciiTheme="majorEastAsia" w:eastAsiaTheme="majorEastAsia" w:hAnsiTheme="majorEastAsia" w:hint="eastAsia"/>
                </w:rPr>
                <w:t>数/</w:t>
              </w:r>
              <w:r w:rsidRPr="005E1DFE">
                <w:rPr>
                  <w:rFonts w:asciiTheme="majorEastAsia" w:eastAsiaTheme="majorEastAsia" w:hAnsiTheme="majorEastAsia"/>
                </w:rPr>
                <w:t>2</w:t>
              </w:r>
              <w:r w:rsidRPr="005E1DFE">
                <w:rPr>
                  <w:rFonts w:ascii="Cambria Math" w:eastAsiaTheme="majorEastAsia" w:hAnsi="Cambria Math" w:cs="Cambria Math" w:hint="eastAsia"/>
                  <w:vertAlign w:val="superscript"/>
                </w:rPr>
                <w:t>16</w:t>
              </w:r>
              <w:r w:rsidRPr="0034302B">
                <w:rPr>
                  <w:rFonts w:ascii="Cambria Math" w:eastAsiaTheme="majorEastAsia" w:hAnsi="Cambria Math" w:cs="Cambria Math" w:hint="eastAsia"/>
                </w:rPr>
                <w:t>，链路延时超过该阈值认为无法支持时间同步</w:t>
              </w:r>
            </w:ins>
          </w:p>
        </w:tc>
        <w:tc>
          <w:tcPr>
            <w:tcW w:w="2020" w:type="dxa"/>
            <w:vAlign w:val="center"/>
          </w:tcPr>
          <w:p w14:paraId="0010C532" w14:textId="77777777" w:rsidR="00BA488B" w:rsidRDefault="00BA488B" w:rsidP="0034302B">
            <w:pPr>
              <w:spacing w:after="0" w:line="240" w:lineRule="auto"/>
              <w:ind w:firstLineChars="0" w:firstLine="0"/>
              <w:jc w:val="left"/>
              <w:rPr>
                <w:ins w:id="3794" w:author="天赐 余" w:date="2025-12-04T11:06:00Z" w16du:dateUtc="2025-12-04T03:06:00Z"/>
                <w:rFonts w:asciiTheme="majorEastAsia" w:eastAsiaTheme="majorEastAsia" w:hAnsiTheme="majorEastAsia" w:hint="eastAsia"/>
              </w:rPr>
            </w:pPr>
            <w:ins w:id="3795" w:author="天赐 余" w:date="2025-12-04T11:06:00Z" w16du:dateUtc="2025-12-04T03:06:00Z">
              <w:r>
                <w:rPr>
                  <w:rFonts w:asciiTheme="majorEastAsia" w:eastAsiaTheme="majorEastAsia" w:hAnsiTheme="majorEastAsia" w:hint="eastAsia"/>
                </w:rPr>
                <w:t>I</w:t>
              </w:r>
              <w:r>
                <w:rPr>
                  <w:rFonts w:asciiTheme="majorEastAsia" w:eastAsiaTheme="majorEastAsia" w:hAnsiTheme="majorEastAsia"/>
                </w:rPr>
                <w:t>nt64</w:t>
              </w:r>
            </w:ins>
          </w:p>
        </w:tc>
        <w:tc>
          <w:tcPr>
            <w:tcW w:w="992" w:type="dxa"/>
            <w:gridSpan w:val="2"/>
            <w:vAlign w:val="center"/>
          </w:tcPr>
          <w:p w14:paraId="1E69C51D" w14:textId="77777777" w:rsidR="00BA488B" w:rsidRDefault="00BA488B" w:rsidP="0034302B">
            <w:pPr>
              <w:spacing w:after="0" w:line="240" w:lineRule="auto"/>
              <w:ind w:firstLineChars="0" w:firstLine="0"/>
              <w:jc w:val="left"/>
              <w:rPr>
                <w:ins w:id="3796" w:author="天赐 余" w:date="2025-12-04T11:06:00Z" w16du:dateUtc="2025-12-04T03:06:00Z"/>
                <w:rFonts w:asciiTheme="majorEastAsia" w:eastAsiaTheme="majorEastAsia" w:hAnsiTheme="majorEastAsia" w:hint="eastAsia"/>
              </w:rPr>
            </w:pPr>
            <w:ins w:id="3797" w:author="天赐 余" w:date="2025-12-04T11:06:00Z" w16du:dateUtc="2025-12-04T03:06:00Z">
              <w:r>
                <w:rPr>
                  <w:rFonts w:asciiTheme="majorEastAsia" w:eastAsiaTheme="majorEastAsia" w:hAnsiTheme="majorEastAsia" w:hint="eastAsia"/>
                </w:rPr>
                <w:t>纳秒</w:t>
              </w:r>
            </w:ins>
          </w:p>
        </w:tc>
        <w:tc>
          <w:tcPr>
            <w:tcW w:w="1409" w:type="dxa"/>
            <w:gridSpan w:val="2"/>
            <w:shd w:val="clear" w:color="auto" w:fill="FFFFFF" w:themeFill="background1"/>
            <w:vAlign w:val="center"/>
          </w:tcPr>
          <w:p w14:paraId="5ABBBAFB" w14:textId="77777777" w:rsidR="00BA488B" w:rsidRDefault="00BA488B" w:rsidP="0034302B">
            <w:pPr>
              <w:spacing w:after="0" w:line="240" w:lineRule="auto"/>
              <w:ind w:firstLineChars="0" w:firstLine="0"/>
              <w:jc w:val="left"/>
              <w:rPr>
                <w:ins w:id="3798" w:author="天赐 余" w:date="2025-12-04T11:06:00Z" w16du:dateUtc="2025-12-04T03:06:00Z"/>
                <w:rFonts w:asciiTheme="majorEastAsia" w:eastAsiaTheme="majorEastAsia" w:hAnsiTheme="majorEastAsia" w:hint="eastAsia"/>
              </w:rPr>
            </w:pPr>
            <w:ins w:id="3799" w:author="天赐 余" w:date="2025-12-04T11:06:00Z" w16du:dateUtc="2025-12-04T03:06:00Z">
              <w:r w:rsidRPr="0034302B">
                <w:rPr>
                  <w:rFonts w:asciiTheme="majorEastAsia" w:eastAsiaTheme="majorEastAsia" w:hAnsiTheme="majorEastAsia" w:hint="eastAsia"/>
                </w:rPr>
                <w:t>对于</w:t>
              </w:r>
              <w:r w:rsidRPr="001D0CD8">
                <w:rPr>
                  <w:rFonts w:asciiTheme="majorEastAsia" w:eastAsiaTheme="majorEastAsia" w:hAnsiTheme="majorEastAsia" w:hint="eastAsia"/>
                </w:rPr>
                <w:t>100M/1000M</w:t>
              </w:r>
              <w:r w:rsidRPr="0034302B">
                <w:rPr>
                  <w:rFonts w:asciiTheme="majorEastAsia" w:eastAsiaTheme="majorEastAsia" w:hAnsiTheme="majorEastAsia" w:hint="eastAsia"/>
                </w:rPr>
                <w:t>铜缆链路为</w:t>
              </w:r>
              <w:r w:rsidRPr="001D0CD8">
                <w:rPr>
                  <w:rFonts w:asciiTheme="majorEastAsia" w:eastAsiaTheme="majorEastAsia" w:hAnsiTheme="majorEastAsia" w:hint="eastAsia"/>
                </w:rPr>
                <w:t>800</w:t>
              </w:r>
              <w:r w:rsidRPr="0034302B">
                <w:rPr>
                  <w:rFonts w:asciiTheme="majorEastAsia" w:eastAsiaTheme="majorEastAsia" w:hAnsiTheme="majorEastAsia" w:hint="eastAsia"/>
                </w:rPr>
                <w:t>ns</w:t>
              </w:r>
            </w:ins>
          </w:p>
        </w:tc>
      </w:tr>
      <w:tr w:rsidR="00BA488B" w14:paraId="74404D5A" w14:textId="77777777" w:rsidTr="00BA488B">
        <w:trPr>
          <w:trHeight w:val="363"/>
          <w:ins w:id="3800" w:author="天赐 余" w:date="2025-12-04T11:06:00Z"/>
        </w:trPr>
        <w:tc>
          <w:tcPr>
            <w:tcW w:w="806" w:type="dxa"/>
            <w:vMerge/>
          </w:tcPr>
          <w:p w14:paraId="1A5BA7F6" w14:textId="77777777" w:rsidR="00BA488B" w:rsidRDefault="00BA488B" w:rsidP="0034302B">
            <w:pPr>
              <w:spacing w:after="0" w:line="240" w:lineRule="auto"/>
              <w:ind w:firstLineChars="0" w:firstLine="0"/>
              <w:jc w:val="left"/>
              <w:rPr>
                <w:ins w:id="3801" w:author="天赐 余" w:date="2025-12-04T11:06:00Z" w16du:dateUtc="2025-12-04T03:06:00Z"/>
                <w:rFonts w:asciiTheme="majorEastAsia" w:eastAsiaTheme="majorEastAsia" w:hAnsiTheme="majorEastAsia" w:hint="eastAsia"/>
              </w:rPr>
            </w:pPr>
          </w:p>
        </w:tc>
        <w:tc>
          <w:tcPr>
            <w:tcW w:w="2077" w:type="dxa"/>
            <w:vAlign w:val="center"/>
          </w:tcPr>
          <w:p w14:paraId="49473DF1" w14:textId="77777777" w:rsidR="00BA488B" w:rsidRDefault="00BA488B" w:rsidP="0034302B">
            <w:pPr>
              <w:spacing w:after="0" w:line="240" w:lineRule="auto"/>
              <w:ind w:firstLineChars="0" w:firstLine="0"/>
              <w:jc w:val="left"/>
              <w:rPr>
                <w:ins w:id="3802" w:author="天赐 余" w:date="2025-12-04T11:06:00Z" w16du:dateUtc="2025-12-04T03:06:00Z"/>
                <w:rFonts w:asciiTheme="majorEastAsia" w:eastAsiaTheme="majorEastAsia" w:hAnsiTheme="majorEastAsia" w:hint="eastAsia"/>
              </w:rPr>
            </w:pPr>
            <w:proofErr w:type="spellStart"/>
            <w:ins w:id="3803" w:author="天赐 余" w:date="2025-12-04T11:06:00Z" w16du:dateUtc="2025-12-04T03:06:00Z">
              <w:r>
                <w:rPr>
                  <w:rFonts w:asciiTheme="majorEastAsia" w:eastAsiaTheme="majorEastAsia" w:hAnsiTheme="majorEastAsia"/>
                </w:rPr>
                <w:t>syncReceiptTimeout</w:t>
              </w:r>
              <w:proofErr w:type="spellEnd"/>
            </w:ins>
          </w:p>
        </w:tc>
        <w:tc>
          <w:tcPr>
            <w:tcW w:w="3172" w:type="dxa"/>
          </w:tcPr>
          <w:p w14:paraId="4D201B85" w14:textId="77777777" w:rsidR="00BA488B" w:rsidRDefault="00BA488B" w:rsidP="0034302B">
            <w:pPr>
              <w:spacing w:after="0" w:line="240" w:lineRule="auto"/>
              <w:ind w:firstLineChars="0" w:firstLine="0"/>
              <w:jc w:val="left"/>
              <w:rPr>
                <w:ins w:id="3804" w:author="天赐 余" w:date="2025-12-04T11:06:00Z" w16du:dateUtc="2025-12-04T03:06:00Z"/>
                <w:rFonts w:asciiTheme="majorEastAsia" w:eastAsiaTheme="majorEastAsia" w:hAnsiTheme="majorEastAsia" w:hint="eastAsia"/>
              </w:rPr>
            </w:pPr>
            <w:ins w:id="3805" w:author="天赐 余" w:date="2025-12-04T11:06:00Z" w16du:dateUtc="2025-12-04T03:06:00Z">
              <w:r>
                <w:rPr>
                  <w:rFonts w:asciiTheme="majorEastAsia" w:eastAsiaTheme="majorEastAsia" w:hAnsiTheme="majorEastAsia" w:hint="eastAsia"/>
                </w:rPr>
                <w:t>同步接收超时阈值，即从端口连续</w:t>
              </w:r>
              <w:proofErr w:type="spellStart"/>
              <w:r>
                <w:rPr>
                  <w:rFonts w:asciiTheme="majorEastAsia" w:eastAsiaTheme="majorEastAsia" w:hAnsiTheme="majorEastAsia"/>
                </w:rPr>
                <w:t>syncReceiptTimeout</w:t>
              </w:r>
              <w:proofErr w:type="spellEnd"/>
              <w:r>
                <w:rPr>
                  <w:rFonts w:asciiTheme="majorEastAsia" w:eastAsiaTheme="majorEastAsia" w:hAnsiTheme="majorEastAsia" w:hint="eastAsia"/>
                </w:rPr>
                <w:t>个同步间隔都未收到同步信息时，会判定主端口已停止发送</w:t>
              </w:r>
            </w:ins>
          </w:p>
        </w:tc>
        <w:tc>
          <w:tcPr>
            <w:tcW w:w="2020" w:type="dxa"/>
            <w:vAlign w:val="center"/>
          </w:tcPr>
          <w:p w14:paraId="63CC9667" w14:textId="77777777" w:rsidR="00BA488B" w:rsidRDefault="00BA488B" w:rsidP="0034302B">
            <w:pPr>
              <w:spacing w:after="0" w:line="240" w:lineRule="auto"/>
              <w:ind w:firstLineChars="0" w:firstLine="0"/>
              <w:jc w:val="left"/>
              <w:rPr>
                <w:ins w:id="3806" w:author="天赐 余" w:date="2025-12-04T11:06:00Z" w16du:dateUtc="2025-12-04T03:06:00Z"/>
                <w:rFonts w:asciiTheme="majorEastAsia" w:eastAsiaTheme="majorEastAsia" w:hAnsiTheme="majorEastAsia" w:hint="eastAsia"/>
              </w:rPr>
            </w:pPr>
            <w:ins w:id="3807" w:author="天赐 余" w:date="2025-12-04T11:06:00Z" w16du:dateUtc="2025-12-04T03:06:00Z">
              <w:r>
                <w:rPr>
                  <w:rFonts w:asciiTheme="majorEastAsia" w:eastAsiaTheme="majorEastAsia" w:hAnsiTheme="majorEastAsia"/>
                </w:rPr>
                <w:t>Uint8</w:t>
              </w:r>
            </w:ins>
          </w:p>
        </w:tc>
        <w:tc>
          <w:tcPr>
            <w:tcW w:w="992" w:type="dxa"/>
            <w:gridSpan w:val="2"/>
            <w:vAlign w:val="center"/>
          </w:tcPr>
          <w:p w14:paraId="3AB2EC7F" w14:textId="77777777" w:rsidR="00BA488B" w:rsidRDefault="00BA488B" w:rsidP="0034302B">
            <w:pPr>
              <w:spacing w:after="0" w:line="240" w:lineRule="auto"/>
              <w:ind w:firstLineChars="0" w:firstLine="0"/>
              <w:jc w:val="left"/>
              <w:rPr>
                <w:ins w:id="3808" w:author="天赐 余" w:date="2025-12-04T11:06:00Z" w16du:dateUtc="2025-12-04T03:06:00Z"/>
                <w:rFonts w:asciiTheme="majorEastAsia" w:eastAsiaTheme="majorEastAsia" w:hAnsiTheme="majorEastAsia" w:hint="eastAsia"/>
              </w:rPr>
            </w:pPr>
            <w:ins w:id="3809" w:author="天赐 余" w:date="2025-12-04T11:06:00Z" w16du:dateUtc="2025-12-04T03:06:00Z">
              <w:r>
                <w:rPr>
                  <w:rFonts w:asciiTheme="majorEastAsia" w:eastAsiaTheme="majorEastAsia" w:hAnsiTheme="majorEastAsia" w:hint="eastAsia"/>
                </w:rPr>
                <w:t>同步间隔数</w:t>
              </w:r>
            </w:ins>
          </w:p>
        </w:tc>
        <w:tc>
          <w:tcPr>
            <w:tcW w:w="1409" w:type="dxa"/>
            <w:gridSpan w:val="2"/>
            <w:vAlign w:val="center"/>
          </w:tcPr>
          <w:p w14:paraId="7D27A05F" w14:textId="77777777" w:rsidR="00BA488B" w:rsidRDefault="00BA488B" w:rsidP="0034302B">
            <w:pPr>
              <w:spacing w:after="0" w:line="240" w:lineRule="auto"/>
              <w:ind w:firstLineChars="0" w:firstLine="0"/>
              <w:jc w:val="left"/>
              <w:rPr>
                <w:ins w:id="3810" w:author="天赐 余" w:date="2025-12-04T11:06:00Z" w16du:dateUtc="2025-12-04T03:06:00Z"/>
                <w:rFonts w:asciiTheme="majorEastAsia" w:eastAsiaTheme="majorEastAsia" w:hAnsiTheme="majorEastAsia" w:hint="eastAsia"/>
              </w:rPr>
            </w:pPr>
            <w:ins w:id="3811" w:author="天赐 余" w:date="2025-12-04T11:06:00Z" w16du:dateUtc="2025-12-04T03:06:00Z">
              <w:r>
                <w:rPr>
                  <w:rFonts w:asciiTheme="majorEastAsia" w:eastAsiaTheme="majorEastAsia" w:hAnsiTheme="majorEastAsia" w:hint="eastAsia"/>
                </w:rPr>
                <w:t>实际使用范围[2,10]整数</w:t>
              </w:r>
            </w:ins>
          </w:p>
        </w:tc>
      </w:tr>
      <w:tr w:rsidR="00BA488B" w14:paraId="0D568B66" w14:textId="77777777" w:rsidTr="00BA488B">
        <w:trPr>
          <w:trHeight w:val="363"/>
          <w:ins w:id="3812" w:author="天赐 余" w:date="2025-12-04T11:06:00Z"/>
        </w:trPr>
        <w:tc>
          <w:tcPr>
            <w:tcW w:w="806" w:type="dxa"/>
            <w:vMerge/>
          </w:tcPr>
          <w:p w14:paraId="61E464D0" w14:textId="77777777" w:rsidR="00BA488B" w:rsidRDefault="00BA488B" w:rsidP="0034302B">
            <w:pPr>
              <w:spacing w:after="0" w:line="240" w:lineRule="auto"/>
              <w:ind w:firstLineChars="0" w:firstLine="0"/>
              <w:jc w:val="left"/>
              <w:rPr>
                <w:ins w:id="3813" w:author="天赐 余" w:date="2025-12-04T11:06:00Z" w16du:dateUtc="2025-12-04T03:06:00Z"/>
                <w:rFonts w:asciiTheme="majorEastAsia" w:eastAsiaTheme="majorEastAsia" w:hAnsiTheme="majorEastAsia" w:hint="eastAsia"/>
              </w:rPr>
            </w:pPr>
          </w:p>
        </w:tc>
        <w:tc>
          <w:tcPr>
            <w:tcW w:w="2077" w:type="dxa"/>
            <w:vAlign w:val="center"/>
          </w:tcPr>
          <w:p w14:paraId="11FC67CA" w14:textId="77777777" w:rsidR="00BA488B" w:rsidRDefault="00BA488B" w:rsidP="0034302B">
            <w:pPr>
              <w:spacing w:after="0" w:line="240" w:lineRule="auto"/>
              <w:ind w:firstLineChars="0" w:firstLine="0"/>
              <w:jc w:val="left"/>
              <w:rPr>
                <w:ins w:id="3814" w:author="天赐 余" w:date="2025-12-04T11:06:00Z" w16du:dateUtc="2025-12-04T03:06:00Z"/>
                <w:rFonts w:asciiTheme="majorEastAsia" w:eastAsiaTheme="majorEastAsia" w:hAnsiTheme="majorEastAsia" w:hint="eastAsia"/>
              </w:rPr>
            </w:pPr>
            <w:proofErr w:type="spellStart"/>
            <w:ins w:id="3815" w:author="天赐 余" w:date="2025-12-04T11:06:00Z" w16du:dateUtc="2025-12-04T03:06:00Z">
              <w:r w:rsidRPr="00B05EAC">
                <w:rPr>
                  <w:rFonts w:asciiTheme="majorEastAsia" w:eastAsiaTheme="majorEastAsia" w:hAnsiTheme="majorEastAsia"/>
                </w:rPr>
                <w:t>delayAsymmetry</w:t>
              </w:r>
              <w:proofErr w:type="spellEnd"/>
            </w:ins>
          </w:p>
        </w:tc>
        <w:tc>
          <w:tcPr>
            <w:tcW w:w="3172" w:type="dxa"/>
          </w:tcPr>
          <w:p w14:paraId="1B267D43" w14:textId="77777777" w:rsidR="00BA488B" w:rsidRDefault="00BA488B" w:rsidP="0034302B">
            <w:pPr>
              <w:spacing w:after="0" w:line="240" w:lineRule="auto"/>
              <w:ind w:firstLineChars="0" w:firstLine="0"/>
              <w:jc w:val="left"/>
              <w:rPr>
                <w:ins w:id="3816" w:author="天赐 余" w:date="2025-12-04T11:06:00Z" w16du:dateUtc="2025-12-04T03:06:00Z"/>
                <w:rFonts w:asciiTheme="majorEastAsia" w:eastAsiaTheme="majorEastAsia" w:hAnsiTheme="majorEastAsia" w:hint="eastAsia"/>
              </w:rPr>
            </w:pPr>
            <w:ins w:id="3817" w:author="天赐 余" w:date="2025-12-04T11:06:00Z" w16du:dateUtc="2025-12-04T03:06:00Z">
              <w:r w:rsidRPr="00B05EAC">
                <w:rPr>
                  <w:rFonts w:asciiTheme="majorEastAsia" w:eastAsiaTheme="majorEastAsia" w:hAnsiTheme="majorEastAsia" w:hint="eastAsia"/>
                </w:rPr>
                <w:t>链路传播延迟的不对称值</w:t>
              </w:r>
              <w:r>
                <w:rPr>
                  <w:rFonts w:asciiTheme="majorEastAsia" w:eastAsiaTheme="majorEastAsia" w:hAnsiTheme="majorEastAsia" w:hint="eastAsia"/>
                </w:rPr>
                <w:t>。用于对链路延时不对称情况下的补偿</w:t>
              </w:r>
            </w:ins>
          </w:p>
        </w:tc>
        <w:tc>
          <w:tcPr>
            <w:tcW w:w="2020" w:type="dxa"/>
            <w:vAlign w:val="center"/>
          </w:tcPr>
          <w:p w14:paraId="2EA034C1" w14:textId="77777777" w:rsidR="00BA488B" w:rsidRDefault="00BA488B" w:rsidP="0034302B">
            <w:pPr>
              <w:spacing w:after="0" w:line="240" w:lineRule="auto"/>
              <w:ind w:firstLineChars="0" w:firstLine="0"/>
              <w:jc w:val="left"/>
              <w:rPr>
                <w:ins w:id="3818" w:author="天赐 余" w:date="2025-12-04T11:06:00Z" w16du:dateUtc="2025-12-04T03:06:00Z"/>
                <w:rFonts w:asciiTheme="majorEastAsia" w:eastAsiaTheme="majorEastAsia" w:hAnsiTheme="majorEastAsia" w:hint="eastAsia"/>
              </w:rPr>
            </w:pPr>
            <w:ins w:id="3819" w:author="天赐 余" w:date="2025-12-04T11:06:00Z" w16du:dateUtc="2025-12-04T03:06:00Z">
              <w:r w:rsidRPr="00B05EAC">
                <w:rPr>
                  <w:rFonts w:asciiTheme="majorEastAsia" w:eastAsiaTheme="majorEastAsia" w:hAnsiTheme="majorEastAsia"/>
                </w:rPr>
                <w:t>Integer96</w:t>
              </w:r>
            </w:ins>
          </w:p>
        </w:tc>
        <w:tc>
          <w:tcPr>
            <w:tcW w:w="992" w:type="dxa"/>
            <w:gridSpan w:val="2"/>
            <w:vAlign w:val="center"/>
          </w:tcPr>
          <w:p w14:paraId="5314998B" w14:textId="77777777" w:rsidR="00BA488B" w:rsidRDefault="00BA488B" w:rsidP="0034302B">
            <w:pPr>
              <w:spacing w:after="0" w:line="240" w:lineRule="auto"/>
              <w:ind w:firstLineChars="0" w:firstLine="0"/>
              <w:jc w:val="left"/>
              <w:rPr>
                <w:ins w:id="3820" w:author="天赐 余" w:date="2025-12-04T11:06:00Z" w16du:dateUtc="2025-12-04T03:06:00Z"/>
                <w:rFonts w:asciiTheme="majorEastAsia" w:eastAsiaTheme="majorEastAsia" w:hAnsiTheme="majorEastAsia" w:hint="eastAsia"/>
              </w:rPr>
            </w:pPr>
            <w:ins w:id="3821" w:author="天赐 余" w:date="2025-12-04T11:06:00Z" w16du:dateUtc="2025-12-04T03:06:00Z">
              <w:r w:rsidRPr="00B05EAC">
                <w:rPr>
                  <w:rFonts w:asciiTheme="majorEastAsia" w:eastAsiaTheme="majorEastAsia" w:hAnsiTheme="majorEastAsia"/>
                </w:rPr>
                <w:t>2</w:t>
              </w:r>
              <w:r>
                <w:rPr>
                  <w:rFonts w:ascii="Cambria Math" w:eastAsiaTheme="majorEastAsia" w:hAnsi="Cambria Math" w:cs="Cambria Math" w:hint="eastAsia"/>
                  <w:vertAlign w:val="superscript"/>
                </w:rPr>
                <w:t>-16</w:t>
              </w:r>
              <w:r w:rsidRPr="00B05EAC">
                <w:rPr>
                  <w:rFonts w:asciiTheme="majorEastAsia" w:eastAsiaTheme="majorEastAsia" w:hAnsiTheme="majorEastAsia" w:hint="eastAsia"/>
                </w:rPr>
                <w:t>纳秒</w:t>
              </w:r>
            </w:ins>
          </w:p>
        </w:tc>
        <w:tc>
          <w:tcPr>
            <w:tcW w:w="1409" w:type="dxa"/>
            <w:gridSpan w:val="2"/>
            <w:vAlign w:val="center"/>
          </w:tcPr>
          <w:p w14:paraId="585343A2" w14:textId="77777777" w:rsidR="00BA488B" w:rsidRDefault="00BA488B" w:rsidP="0034302B">
            <w:pPr>
              <w:spacing w:after="0" w:line="240" w:lineRule="auto"/>
              <w:ind w:firstLineChars="0" w:firstLine="0"/>
              <w:jc w:val="left"/>
              <w:rPr>
                <w:ins w:id="3822" w:author="天赐 余" w:date="2025-12-04T11:06:00Z" w16du:dateUtc="2025-12-04T03:06:00Z"/>
                <w:rFonts w:asciiTheme="majorEastAsia" w:eastAsiaTheme="majorEastAsia" w:hAnsiTheme="majorEastAsia" w:hint="eastAsia"/>
              </w:rPr>
            </w:pPr>
            <w:ins w:id="3823" w:author="天赐 余" w:date="2025-12-04T11:06:00Z" w16du:dateUtc="2025-12-04T03:06:00Z">
              <w:r>
                <w:rPr>
                  <w:rFonts w:asciiTheme="majorEastAsia" w:eastAsiaTheme="majorEastAsia" w:hAnsiTheme="majorEastAsia" w:hint="eastAsia"/>
                </w:rPr>
                <w:t>通常在[-100ns,100ns]</w:t>
              </w:r>
            </w:ins>
          </w:p>
        </w:tc>
      </w:tr>
    </w:tbl>
    <w:p w14:paraId="36F9DB37" w14:textId="77777777" w:rsidR="00717322" w:rsidRDefault="00717322">
      <w:pPr>
        <w:ind w:firstLineChars="0" w:firstLine="0"/>
      </w:pPr>
    </w:p>
    <w:p w14:paraId="2A5B8BB2" w14:textId="0185BD20" w:rsidR="00717322" w:rsidRDefault="00000000">
      <w:pPr>
        <w:numPr>
          <w:ilvl w:val="0"/>
          <w:numId w:val="18"/>
        </w:numPr>
        <w:ind w:firstLine="560"/>
      </w:pPr>
      <w:r>
        <w:rPr>
          <w:rFonts w:hint="eastAsia"/>
        </w:rPr>
        <w:t>时间感知整形（</w:t>
      </w:r>
      <w:proofErr w:type="spellStart"/>
      <w:r>
        <w:rPr>
          <w:rFonts w:hint="eastAsia"/>
        </w:rPr>
        <w:t>Q</w:t>
      </w:r>
      <w:ins w:id="3824" w:author="天赐 余" w:date="2025-12-01T16:55:00Z" w16du:dateUtc="2025-12-01T08:55:00Z">
        <w:r w:rsidR="00291F21">
          <w:rPr>
            <w:rFonts w:hint="eastAsia"/>
          </w:rPr>
          <w:t>bv</w:t>
        </w:r>
      </w:ins>
      <w:proofErr w:type="spellEnd"/>
      <w:del w:id="3825" w:author="天赐 余" w:date="2025-12-01T16:55:00Z" w16du:dateUtc="2025-12-01T08:55:00Z">
        <w:r w:rsidDel="00291F21">
          <w:rPr>
            <w:rFonts w:hint="eastAsia"/>
          </w:rPr>
          <w:delText>BV</w:delText>
        </w:r>
      </w:del>
      <w:r>
        <w:rPr>
          <w:rFonts w:hint="eastAsia"/>
        </w:rPr>
        <w:t>）参数</w:t>
      </w:r>
    </w:p>
    <w:tbl>
      <w:tblPr>
        <w:tblStyle w:val="aff1"/>
        <w:tblW w:w="8642" w:type="dxa"/>
        <w:tblLayout w:type="fixed"/>
        <w:tblLook w:val="04A0" w:firstRow="1" w:lastRow="0" w:firstColumn="1" w:lastColumn="0" w:noHBand="0" w:noVBand="1"/>
      </w:tblPr>
      <w:tblGrid>
        <w:gridCol w:w="2070"/>
        <w:gridCol w:w="3162"/>
        <w:gridCol w:w="2358"/>
        <w:gridCol w:w="1052"/>
      </w:tblGrid>
      <w:tr w:rsidR="00717322" w:rsidDel="008425B0" w14:paraId="36D9015D" w14:textId="07243E23">
        <w:trPr>
          <w:trHeight w:val="366"/>
          <w:del w:id="3826" w:author="天赐 余" w:date="2025-12-04T11:07:00Z"/>
        </w:trPr>
        <w:tc>
          <w:tcPr>
            <w:tcW w:w="2070" w:type="dxa"/>
            <w:vAlign w:val="center"/>
          </w:tcPr>
          <w:p w14:paraId="150B06C8" w14:textId="7617A6B7" w:rsidR="00717322" w:rsidDel="008425B0" w:rsidRDefault="00000000">
            <w:pPr>
              <w:spacing w:after="0" w:line="240" w:lineRule="auto"/>
              <w:ind w:firstLineChars="0" w:firstLine="0"/>
              <w:jc w:val="center"/>
              <w:rPr>
                <w:del w:id="3827" w:author="天赐 余" w:date="2025-12-04T11:07:00Z" w16du:dateUtc="2025-12-04T03:07:00Z"/>
                <w:rFonts w:asciiTheme="majorEastAsia" w:eastAsiaTheme="majorEastAsia" w:hAnsiTheme="majorEastAsia" w:hint="eastAsia"/>
                <w:b/>
                <w:bCs/>
              </w:rPr>
            </w:pPr>
            <w:del w:id="3828" w:author="天赐 余" w:date="2025-12-04T11:07:00Z" w16du:dateUtc="2025-12-04T03:07:00Z">
              <w:r w:rsidDel="008425B0">
                <w:rPr>
                  <w:rFonts w:asciiTheme="majorEastAsia" w:eastAsiaTheme="majorEastAsia" w:hAnsiTheme="majorEastAsia" w:hint="eastAsia"/>
                  <w:b/>
                  <w:bCs/>
                </w:rPr>
                <w:delText>参数</w:delText>
              </w:r>
            </w:del>
          </w:p>
        </w:tc>
        <w:tc>
          <w:tcPr>
            <w:tcW w:w="3162" w:type="dxa"/>
          </w:tcPr>
          <w:p w14:paraId="630FD556" w14:textId="0208F139" w:rsidR="00717322" w:rsidDel="008425B0" w:rsidRDefault="00000000">
            <w:pPr>
              <w:spacing w:after="0" w:line="240" w:lineRule="auto"/>
              <w:ind w:firstLineChars="0" w:firstLine="0"/>
              <w:jc w:val="center"/>
              <w:rPr>
                <w:del w:id="3829" w:author="天赐 余" w:date="2025-12-04T11:07:00Z" w16du:dateUtc="2025-12-04T03:07:00Z"/>
                <w:rFonts w:asciiTheme="majorEastAsia" w:eastAsiaTheme="majorEastAsia" w:hAnsiTheme="majorEastAsia" w:hint="eastAsia"/>
                <w:b/>
                <w:bCs/>
              </w:rPr>
            </w:pPr>
            <w:del w:id="3830" w:author="天赐 余" w:date="2025-12-04T11:07:00Z" w16du:dateUtc="2025-12-04T03:07:00Z">
              <w:r w:rsidDel="008425B0">
                <w:rPr>
                  <w:rFonts w:asciiTheme="majorEastAsia" w:eastAsiaTheme="majorEastAsia" w:hAnsiTheme="majorEastAsia" w:hint="eastAsia"/>
                  <w:b/>
                  <w:bCs/>
                </w:rPr>
                <w:delText>含义</w:delText>
              </w:r>
            </w:del>
          </w:p>
        </w:tc>
        <w:tc>
          <w:tcPr>
            <w:tcW w:w="2358" w:type="dxa"/>
          </w:tcPr>
          <w:p w14:paraId="7178244C" w14:textId="1AEEBBE1" w:rsidR="00717322" w:rsidDel="008425B0" w:rsidRDefault="00000000">
            <w:pPr>
              <w:spacing w:after="0" w:line="240" w:lineRule="auto"/>
              <w:ind w:firstLineChars="0" w:firstLine="0"/>
              <w:jc w:val="center"/>
              <w:rPr>
                <w:del w:id="3831" w:author="天赐 余" w:date="2025-12-04T11:07:00Z" w16du:dateUtc="2025-12-04T03:07:00Z"/>
                <w:rFonts w:asciiTheme="majorEastAsia" w:eastAsiaTheme="majorEastAsia" w:hAnsiTheme="majorEastAsia" w:hint="eastAsia"/>
                <w:b/>
                <w:bCs/>
              </w:rPr>
            </w:pPr>
            <w:del w:id="3832" w:author="天赐 余" w:date="2025-12-04T11:07:00Z" w16du:dateUtc="2025-12-04T03:07:00Z">
              <w:r w:rsidDel="008425B0">
                <w:rPr>
                  <w:rFonts w:asciiTheme="majorEastAsia" w:eastAsiaTheme="majorEastAsia" w:hAnsiTheme="majorEastAsia" w:hint="eastAsia"/>
                  <w:b/>
                  <w:bCs/>
                </w:rPr>
                <w:delText>类型</w:delText>
              </w:r>
            </w:del>
          </w:p>
        </w:tc>
        <w:tc>
          <w:tcPr>
            <w:tcW w:w="1052" w:type="dxa"/>
            <w:vAlign w:val="center"/>
          </w:tcPr>
          <w:p w14:paraId="29157292" w14:textId="4D53139D" w:rsidR="00717322" w:rsidDel="008425B0" w:rsidRDefault="00000000">
            <w:pPr>
              <w:spacing w:after="0" w:line="240" w:lineRule="auto"/>
              <w:ind w:firstLineChars="0" w:firstLine="0"/>
              <w:jc w:val="center"/>
              <w:rPr>
                <w:del w:id="3833" w:author="天赐 余" w:date="2025-12-04T11:07:00Z" w16du:dateUtc="2025-12-04T03:07:00Z"/>
                <w:rFonts w:asciiTheme="majorEastAsia" w:eastAsiaTheme="majorEastAsia" w:hAnsiTheme="majorEastAsia" w:hint="eastAsia"/>
                <w:b/>
                <w:bCs/>
              </w:rPr>
            </w:pPr>
            <w:del w:id="3834" w:author="天赐 余" w:date="2025-12-04T11:07:00Z" w16du:dateUtc="2025-12-04T03:07:00Z">
              <w:r w:rsidDel="008425B0">
                <w:rPr>
                  <w:rFonts w:asciiTheme="majorEastAsia" w:eastAsiaTheme="majorEastAsia" w:hAnsiTheme="majorEastAsia" w:hint="eastAsia"/>
                  <w:b/>
                  <w:bCs/>
                </w:rPr>
                <w:delText>量纲</w:delText>
              </w:r>
            </w:del>
          </w:p>
        </w:tc>
      </w:tr>
      <w:tr w:rsidR="00717322" w:rsidDel="008425B0" w14:paraId="40143365" w14:textId="263E4AAC">
        <w:trPr>
          <w:trHeight w:val="1084"/>
          <w:del w:id="3835" w:author="天赐 余" w:date="2025-12-04T11:07:00Z"/>
        </w:trPr>
        <w:tc>
          <w:tcPr>
            <w:tcW w:w="2070" w:type="dxa"/>
            <w:vAlign w:val="center"/>
          </w:tcPr>
          <w:p w14:paraId="3E161AB6" w14:textId="3ABF95F7" w:rsidR="00717322" w:rsidDel="008425B0" w:rsidRDefault="00000000">
            <w:pPr>
              <w:spacing w:after="0" w:line="240" w:lineRule="auto"/>
              <w:ind w:firstLineChars="0" w:firstLine="0"/>
              <w:jc w:val="left"/>
              <w:rPr>
                <w:del w:id="3836" w:author="天赐 余" w:date="2025-12-04T11:07:00Z" w16du:dateUtc="2025-12-04T03:07:00Z"/>
                <w:rFonts w:asciiTheme="majorEastAsia" w:eastAsiaTheme="majorEastAsia" w:hAnsiTheme="majorEastAsia" w:hint="eastAsia"/>
              </w:rPr>
            </w:pPr>
            <w:del w:id="3837" w:author="天赐 余" w:date="2025-12-04T11:07:00Z" w16du:dateUtc="2025-12-04T03:07:00Z">
              <w:r w:rsidDel="008425B0">
                <w:rPr>
                  <w:rFonts w:asciiTheme="majorEastAsia" w:eastAsiaTheme="majorEastAsia" w:hAnsiTheme="majorEastAsia"/>
                </w:rPr>
                <w:delText>GateEnabled</w:delText>
              </w:r>
            </w:del>
          </w:p>
        </w:tc>
        <w:tc>
          <w:tcPr>
            <w:tcW w:w="3162" w:type="dxa"/>
          </w:tcPr>
          <w:p w14:paraId="710B8E5B" w14:textId="46344695" w:rsidR="00717322" w:rsidDel="008425B0" w:rsidRDefault="00000000">
            <w:pPr>
              <w:spacing w:after="0" w:line="240" w:lineRule="auto"/>
              <w:ind w:firstLineChars="0" w:firstLine="0"/>
              <w:jc w:val="left"/>
              <w:rPr>
                <w:del w:id="3838" w:author="天赐 余" w:date="2025-12-04T11:07:00Z" w16du:dateUtc="2025-12-04T03:07:00Z"/>
                <w:rFonts w:asciiTheme="majorEastAsia" w:eastAsiaTheme="majorEastAsia" w:hAnsiTheme="majorEastAsia" w:hint="eastAsia"/>
              </w:rPr>
            </w:pPr>
            <w:del w:id="3839" w:author="天赐 余" w:date="2025-12-04T11:07:00Z" w16du:dateUtc="2025-12-04T03:07:00Z">
              <w:r w:rsidDel="008425B0">
                <w:rPr>
                  <w:rFonts w:asciiTheme="majorEastAsia" w:eastAsiaTheme="majorEastAsia" w:hAnsiTheme="majorEastAsia" w:hint="eastAsia"/>
                </w:rPr>
                <w:delText>门控使能，True表示使能门控，False表示不使能门控</w:delText>
              </w:r>
            </w:del>
          </w:p>
        </w:tc>
        <w:tc>
          <w:tcPr>
            <w:tcW w:w="2358" w:type="dxa"/>
            <w:vAlign w:val="center"/>
          </w:tcPr>
          <w:p w14:paraId="63613BE2" w14:textId="1FAB32EA" w:rsidR="00717322" w:rsidDel="008425B0" w:rsidRDefault="00000000">
            <w:pPr>
              <w:spacing w:after="0" w:line="240" w:lineRule="auto"/>
              <w:ind w:firstLineChars="0" w:firstLine="0"/>
              <w:jc w:val="left"/>
              <w:rPr>
                <w:del w:id="3840" w:author="天赐 余" w:date="2025-12-04T11:07:00Z" w16du:dateUtc="2025-12-04T03:07:00Z"/>
                <w:rFonts w:asciiTheme="majorEastAsia" w:eastAsiaTheme="majorEastAsia" w:hAnsiTheme="majorEastAsia" w:hint="eastAsia"/>
              </w:rPr>
            </w:pPr>
            <w:del w:id="3841" w:author="天赐 余" w:date="2025-12-04T11:07:00Z" w16du:dateUtc="2025-12-04T03:07:00Z">
              <w:r w:rsidDel="008425B0">
                <w:rPr>
                  <w:rFonts w:asciiTheme="majorEastAsia" w:eastAsiaTheme="majorEastAsia" w:hAnsiTheme="majorEastAsia"/>
                </w:rPr>
                <w:delText>Boolean</w:delText>
              </w:r>
            </w:del>
          </w:p>
        </w:tc>
        <w:tc>
          <w:tcPr>
            <w:tcW w:w="1052" w:type="dxa"/>
            <w:vAlign w:val="center"/>
          </w:tcPr>
          <w:p w14:paraId="24432CA3" w14:textId="05CD0B7C" w:rsidR="00717322" w:rsidDel="008425B0" w:rsidRDefault="00717322">
            <w:pPr>
              <w:spacing w:after="0" w:line="240" w:lineRule="auto"/>
              <w:ind w:firstLineChars="0" w:firstLine="0"/>
              <w:jc w:val="left"/>
              <w:rPr>
                <w:del w:id="3842" w:author="天赐 余" w:date="2025-12-04T11:07:00Z" w16du:dateUtc="2025-12-04T03:07:00Z"/>
                <w:rFonts w:asciiTheme="majorEastAsia" w:eastAsiaTheme="majorEastAsia" w:hAnsiTheme="majorEastAsia" w:hint="eastAsia"/>
              </w:rPr>
            </w:pPr>
          </w:p>
        </w:tc>
      </w:tr>
      <w:tr w:rsidR="00717322" w:rsidDel="008425B0" w14:paraId="1763B186" w14:textId="4CF1B356">
        <w:trPr>
          <w:trHeight w:val="732"/>
          <w:del w:id="3843" w:author="天赐 余" w:date="2025-12-04T11:07:00Z"/>
        </w:trPr>
        <w:tc>
          <w:tcPr>
            <w:tcW w:w="2070" w:type="dxa"/>
            <w:vAlign w:val="center"/>
          </w:tcPr>
          <w:p w14:paraId="62047CC9" w14:textId="6A10027E" w:rsidR="00717322" w:rsidDel="008425B0" w:rsidRDefault="00000000">
            <w:pPr>
              <w:spacing w:after="0" w:line="240" w:lineRule="auto"/>
              <w:ind w:firstLineChars="0" w:firstLine="0"/>
              <w:jc w:val="left"/>
              <w:rPr>
                <w:del w:id="3844" w:author="天赐 余" w:date="2025-12-04T11:07:00Z" w16du:dateUtc="2025-12-04T03:07:00Z"/>
                <w:rFonts w:asciiTheme="majorEastAsia" w:eastAsiaTheme="majorEastAsia" w:hAnsiTheme="majorEastAsia" w:hint="eastAsia"/>
              </w:rPr>
            </w:pPr>
            <w:del w:id="3845" w:author="天赐 余" w:date="2025-12-04T11:07:00Z" w16du:dateUtc="2025-12-04T03:07:00Z">
              <w:r w:rsidDel="008425B0">
                <w:rPr>
                  <w:rFonts w:asciiTheme="majorEastAsia" w:eastAsiaTheme="majorEastAsia" w:hAnsiTheme="majorEastAsia"/>
                </w:rPr>
                <w:delText>AdminControlListLength</w:delText>
              </w:r>
            </w:del>
          </w:p>
        </w:tc>
        <w:tc>
          <w:tcPr>
            <w:tcW w:w="3162" w:type="dxa"/>
          </w:tcPr>
          <w:p w14:paraId="613415B7" w14:textId="4216F298" w:rsidR="00717322" w:rsidDel="008425B0" w:rsidRDefault="00000000">
            <w:pPr>
              <w:spacing w:after="0" w:line="240" w:lineRule="auto"/>
              <w:ind w:firstLineChars="0" w:firstLine="0"/>
              <w:jc w:val="left"/>
              <w:rPr>
                <w:del w:id="3846" w:author="天赐 余" w:date="2025-12-04T11:07:00Z" w16du:dateUtc="2025-12-04T03:07:00Z"/>
                <w:rFonts w:asciiTheme="majorEastAsia" w:eastAsiaTheme="majorEastAsia" w:hAnsiTheme="majorEastAsia" w:hint="eastAsia"/>
              </w:rPr>
            </w:pPr>
            <w:del w:id="3847" w:author="天赐 余" w:date="2025-12-04T11:07:00Z" w16du:dateUtc="2025-12-04T03:07:00Z">
              <w:r w:rsidDel="008425B0">
                <w:rPr>
                  <w:rFonts w:asciiTheme="majorEastAsia" w:eastAsiaTheme="majorEastAsia" w:hAnsiTheme="majorEastAsia" w:hint="eastAsia"/>
                </w:rPr>
                <w:delText>门控表长度，门控表表项数</w:delText>
              </w:r>
            </w:del>
          </w:p>
        </w:tc>
        <w:tc>
          <w:tcPr>
            <w:tcW w:w="2358" w:type="dxa"/>
            <w:vAlign w:val="center"/>
          </w:tcPr>
          <w:p w14:paraId="2632007F" w14:textId="42233C77" w:rsidR="00717322" w:rsidDel="008425B0" w:rsidRDefault="00000000">
            <w:pPr>
              <w:spacing w:after="0" w:line="240" w:lineRule="auto"/>
              <w:ind w:firstLineChars="0" w:firstLine="0"/>
              <w:jc w:val="left"/>
              <w:rPr>
                <w:del w:id="3848" w:author="天赐 余" w:date="2025-12-04T11:07:00Z" w16du:dateUtc="2025-12-04T03:07:00Z"/>
                <w:rFonts w:asciiTheme="majorEastAsia" w:eastAsiaTheme="majorEastAsia" w:hAnsiTheme="majorEastAsia" w:hint="eastAsia"/>
              </w:rPr>
            </w:pPr>
            <w:del w:id="3849" w:author="天赐 余" w:date="2025-12-04T11:07:00Z" w16du:dateUtc="2025-12-04T03:07:00Z">
              <w:r w:rsidDel="008425B0">
                <w:rPr>
                  <w:rFonts w:asciiTheme="majorEastAsia" w:eastAsiaTheme="majorEastAsia" w:hAnsiTheme="majorEastAsia" w:hint="eastAsia"/>
                </w:rPr>
                <w:delText>U</w:delText>
              </w:r>
              <w:r w:rsidDel="008425B0">
                <w:rPr>
                  <w:rFonts w:asciiTheme="majorEastAsia" w:eastAsiaTheme="majorEastAsia" w:hAnsiTheme="majorEastAsia"/>
                </w:rPr>
                <w:delText>int</w:delText>
              </w:r>
            </w:del>
          </w:p>
        </w:tc>
        <w:tc>
          <w:tcPr>
            <w:tcW w:w="1052" w:type="dxa"/>
            <w:vAlign w:val="center"/>
          </w:tcPr>
          <w:p w14:paraId="6749DB01" w14:textId="38D48B53" w:rsidR="00717322" w:rsidDel="008425B0" w:rsidRDefault="00000000">
            <w:pPr>
              <w:spacing w:after="0" w:line="240" w:lineRule="auto"/>
              <w:ind w:firstLineChars="0" w:firstLine="0"/>
              <w:jc w:val="left"/>
              <w:rPr>
                <w:del w:id="3850" w:author="天赐 余" w:date="2025-12-04T11:07:00Z" w16du:dateUtc="2025-12-04T03:07:00Z"/>
                <w:rFonts w:asciiTheme="majorEastAsia" w:eastAsiaTheme="majorEastAsia" w:hAnsiTheme="majorEastAsia" w:hint="eastAsia"/>
              </w:rPr>
            </w:pPr>
            <w:del w:id="3851" w:author="天赐 余" w:date="2025-12-04T11:07:00Z" w16du:dateUtc="2025-12-04T03:07:00Z">
              <w:r w:rsidDel="008425B0">
                <w:rPr>
                  <w:rFonts w:asciiTheme="majorEastAsia" w:eastAsiaTheme="majorEastAsia" w:hAnsiTheme="majorEastAsia" w:hint="eastAsia"/>
                </w:rPr>
                <w:delText>表项个数</w:delText>
              </w:r>
            </w:del>
          </w:p>
        </w:tc>
      </w:tr>
      <w:tr w:rsidR="00717322" w:rsidDel="008425B0" w14:paraId="31FD6B5F" w14:textId="173F3238">
        <w:trPr>
          <w:trHeight w:val="732"/>
          <w:del w:id="3852" w:author="天赐 余" w:date="2025-12-04T11:07:00Z"/>
        </w:trPr>
        <w:tc>
          <w:tcPr>
            <w:tcW w:w="2070" w:type="dxa"/>
            <w:vAlign w:val="center"/>
          </w:tcPr>
          <w:p w14:paraId="669E1454" w14:textId="14200DF7" w:rsidR="00717322" w:rsidDel="008425B0" w:rsidRDefault="00000000">
            <w:pPr>
              <w:spacing w:after="0" w:line="240" w:lineRule="auto"/>
              <w:ind w:firstLineChars="0" w:firstLine="0"/>
              <w:jc w:val="left"/>
              <w:rPr>
                <w:del w:id="3853" w:author="天赐 余" w:date="2025-12-04T11:07:00Z" w16du:dateUtc="2025-12-04T03:07:00Z"/>
                <w:rFonts w:asciiTheme="majorEastAsia" w:eastAsiaTheme="majorEastAsia" w:hAnsiTheme="majorEastAsia" w:hint="eastAsia"/>
              </w:rPr>
            </w:pPr>
            <w:del w:id="3854" w:author="天赐 余" w:date="2025-12-04T11:07:00Z" w16du:dateUtc="2025-12-04T03:07:00Z">
              <w:r w:rsidDel="008425B0">
                <w:rPr>
                  <w:rFonts w:asciiTheme="majorEastAsia" w:eastAsiaTheme="majorEastAsia" w:hAnsiTheme="majorEastAsia"/>
                </w:rPr>
                <w:delText>GateControlEntry</w:delText>
              </w:r>
              <w:r w:rsidDel="008425B0">
                <w:rPr>
                  <w:rFonts w:asciiTheme="majorEastAsia" w:eastAsiaTheme="majorEastAsia" w:hAnsiTheme="majorEastAsia" w:hint="eastAsia"/>
                </w:rPr>
                <w:delText>-operation_name</w:delText>
              </w:r>
            </w:del>
          </w:p>
        </w:tc>
        <w:tc>
          <w:tcPr>
            <w:tcW w:w="3162" w:type="dxa"/>
          </w:tcPr>
          <w:p w14:paraId="597ED2A0" w14:textId="43CC734E" w:rsidR="00717322" w:rsidDel="008425B0" w:rsidRDefault="00000000">
            <w:pPr>
              <w:spacing w:after="0" w:line="240" w:lineRule="auto"/>
              <w:ind w:firstLineChars="0" w:firstLine="0"/>
              <w:jc w:val="left"/>
              <w:rPr>
                <w:del w:id="3855" w:author="天赐 余" w:date="2025-12-04T11:07:00Z" w16du:dateUtc="2025-12-04T03:07:00Z"/>
                <w:rFonts w:asciiTheme="majorEastAsia" w:eastAsiaTheme="majorEastAsia" w:hAnsiTheme="majorEastAsia" w:hint="eastAsia"/>
              </w:rPr>
            </w:pPr>
            <w:del w:id="3856" w:author="天赐 余" w:date="2025-12-04T11:07:00Z" w16du:dateUtc="2025-12-04T03:07:00Z">
              <w:r w:rsidDel="008425B0">
                <w:rPr>
                  <w:rFonts w:asciiTheme="majorEastAsia" w:eastAsiaTheme="majorEastAsia" w:hAnsiTheme="majorEastAsia" w:hint="eastAsia"/>
                </w:rPr>
                <w:delText>门控表表项(操作类型、门控状态、时间间隔)操作类型，目前仅包括设置门控</w:delText>
              </w:r>
            </w:del>
          </w:p>
        </w:tc>
        <w:tc>
          <w:tcPr>
            <w:tcW w:w="2358" w:type="dxa"/>
            <w:vAlign w:val="center"/>
          </w:tcPr>
          <w:p w14:paraId="7163247B" w14:textId="1245AD3F" w:rsidR="00717322" w:rsidDel="008425B0" w:rsidRDefault="00000000">
            <w:pPr>
              <w:spacing w:after="0" w:line="240" w:lineRule="auto"/>
              <w:ind w:firstLineChars="0" w:firstLine="0"/>
              <w:jc w:val="left"/>
              <w:rPr>
                <w:del w:id="3857" w:author="天赐 余" w:date="2025-12-04T11:07:00Z" w16du:dateUtc="2025-12-04T03:07:00Z"/>
                <w:rFonts w:asciiTheme="majorEastAsia" w:eastAsiaTheme="majorEastAsia" w:hAnsiTheme="majorEastAsia" w:hint="eastAsia"/>
              </w:rPr>
            </w:pPr>
            <w:del w:id="3858" w:author="天赐 余" w:date="2025-12-04T11:07:00Z" w16du:dateUtc="2025-12-04T03:07:00Z">
              <w:r w:rsidDel="008425B0">
                <w:rPr>
                  <w:rFonts w:asciiTheme="majorEastAsia" w:eastAsiaTheme="majorEastAsia" w:hAnsiTheme="majorEastAsia"/>
                </w:rPr>
                <w:delText>Enumeration</w:delText>
              </w:r>
            </w:del>
          </w:p>
        </w:tc>
        <w:tc>
          <w:tcPr>
            <w:tcW w:w="1052" w:type="dxa"/>
            <w:vAlign w:val="center"/>
          </w:tcPr>
          <w:p w14:paraId="037B7328" w14:textId="1613F8DF" w:rsidR="00717322" w:rsidDel="008425B0" w:rsidRDefault="00717322">
            <w:pPr>
              <w:spacing w:after="0" w:line="240" w:lineRule="auto"/>
              <w:ind w:firstLineChars="0" w:firstLine="0"/>
              <w:jc w:val="left"/>
              <w:rPr>
                <w:del w:id="3859" w:author="天赐 余" w:date="2025-12-04T11:07:00Z" w16du:dateUtc="2025-12-04T03:07:00Z"/>
                <w:rFonts w:asciiTheme="majorEastAsia" w:eastAsiaTheme="majorEastAsia" w:hAnsiTheme="majorEastAsia" w:hint="eastAsia"/>
              </w:rPr>
            </w:pPr>
          </w:p>
        </w:tc>
      </w:tr>
      <w:tr w:rsidR="00717322" w:rsidDel="008425B0" w14:paraId="128AE2E3" w14:textId="619B1AE8">
        <w:trPr>
          <w:trHeight w:val="732"/>
          <w:del w:id="3860" w:author="天赐 余" w:date="2025-12-04T11:07:00Z"/>
        </w:trPr>
        <w:tc>
          <w:tcPr>
            <w:tcW w:w="2070" w:type="dxa"/>
            <w:vAlign w:val="center"/>
          </w:tcPr>
          <w:p w14:paraId="620CEAEF" w14:textId="3604187C" w:rsidR="00717322" w:rsidDel="008425B0" w:rsidRDefault="00000000">
            <w:pPr>
              <w:spacing w:after="0" w:line="240" w:lineRule="auto"/>
              <w:ind w:firstLineChars="0" w:firstLine="0"/>
              <w:jc w:val="left"/>
              <w:rPr>
                <w:del w:id="3861" w:author="天赐 余" w:date="2025-12-04T11:07:00Z" w16du:dateUtc="2025-12-04T03:07:00Z"/>
                <w:rFonts w:asciiTheme="majorEastAsia" w:eastAsiaTheme="majorEastAsia" w:hAnsiTheme="majorEastAsia" w:hint="eastAsia"/>
              </w:rPr>
            </w:pPr>
            <w:del w:id="3862" w:author="天赐 余" w:date="2025-12-04T11:07:00Z" w16du:dateUtc="2025-12-04T03:07:00Z">
              <w:r w:rsidDel="008425B0">
                <w:rPr>
                  <w:rFonts w:asciiTheme="majorEastAsia" w:eastAsiaTheme="majorEastAsia" w:hAnsiTheme="majorEastAsia"/>
                </w:rPr>
                <w:delText>GateControlEntry</w:delText>
              </w:r>
              <w:r w:rsidDel="008425B0">
                <w:rPr>
                  <w:rFonts w:asciiTheme="majorEastAsia" w:eastAsiaTheme="majorEastAsia" w:hAnsiTheme="majorEastAsia" w:hint="eastAsia"/>
                </w:rPr>
                <w:delText>-gatestate</w:delText>
              </w:r>
            </w:del>
          </w:p>
        </w:tc>
        <w:tc>
          <w:tcPr>
            <w:tcW w:w="3162" w:type="dxa"/>
          </w:tcPr>
          <w:p w14:paraId="249DC158" w14:textId="0A6C4025" w:rsidR="00717322" w:rsidDel="008425B0" w:rsidRDefault="00000000">
            <w:pPr>
              <w:spacing w:after="0" w:line="240" w:lineRule="auto"/>
              <w:ind w:firstLineChars="0" w:firstLine="0"/>
              <w:jc w:val="left"/>
              <w:rPr>
                <w:del w:id="3863" w:author="天赐 余" w:date="2025-12-04T11:07:00Z" w16du:dateUtc="2025-12-04T03:07:00Z"/>
                <w:rFonts w:asciiTheme="majorEastAsia" w:eastAsiaTheme="majorEastAsia" w:hAnsiTheme="majorEastAsia" w:hint="eastAsia"/>
              </w:rPr>
            </w:pPr>
            <w:del w:id="3864" w:author="天赐 余" w:date="2025-12-04T11:07:00Z" w16du:dateUtc="2025-12-04T03:07:00Z">
              <w:r w:rsidDel="008425B0">
                <w:rPr>
                  <w:rFonts w:asciiTheme="majorEastAsia" w:eastAsiaTheme="majorEastAsia" w:hAnsiTheme="majorEastAsia" w:hint="eastAsia"/>
                </w:rPr>
                <w:delText>门控状态，表示每个流量类的门状态（bit0~7</w:delText>
              </w:r>
              <w:r w:rsidDel="008425B0">
                <w:rPr>
                  <w:rFonts w:asciiTheme="majorEastAsia" w:eastAsiaTheme="majorEastAsia" w:hAnsiTheme="majorEastAsia" w:hint="eastAsia"/>
                </w:rPr>
                <w:lastRenderedPageBreak/>
                <w:delText>对应TC0~TC7,0=关闭，1=打开），例如，0b11100101，表示优先级0、2、5、6、7队列打开。</w:delText>
              </w:r>
            </w:del>
          </w:p>
        </w:tc>
        <w:tc>
          <w:tcPr>
            <w:tcW w:w="2358" w:type="dxa"/>
            <w:vAlign w:val="center"/>
          </w:tcPr>
          <w:p w14:paraId="530F23BC" w14:textId="00FAC6C5" w:rsidR="00717322" w:rsidDel="008425B0" w:rsidRDefault="00000000">
            <w:pPr>
              <w:spacing w:after="0" w:line="240" w:lineRule="auto"/>
              <w:ind w:firstLineChars="0" w:firstLine="0"/>
              <w:jc w:val="left"/>
              <w:rPr>
                <w:del w:id="3865" w:author="天赐 余" w:date="2025-12-04T11:07:00Z" w16du:dateUtc="2025-12-04T03:07:00Z"/>
                <w:rFonts w:asciiTheme="majorEastAsia" w:eastAsiaTheme="majorEastAsia" w:hAnsiTheme="majorEastAsia" w:hint="eastAsia"/>
              </w:rPr>
            </w:pPr>
            <w:del w:id="3866" w:author="天赐 余" w:date="2025-12-04T11:07:00Z" w16du:dateUtc="2025-12-04T03:07:00Z">
              <w:r w:rsidDel="008425B0">
                <w:rPr>
                  <w:rFonts w:asciiTheme="majorEastAsia" w:eastAsiaTheme="majorEastAsia" w:hAnsiTheme="majorEastAsia" w:hint="eastAsia"/>
                </w:rPr>
                <w:lastRenderedPageBreak/>
                <w:delText>Uint8</w:delText>
              </w:r>
            </w:del>
          </w:p>
        </w:tc>
        <w:tc>
          <w:tcPr>
            <w:tcW w:w="1052" w:type="dxa"/>
            <w:vAlign w:val="center"/>
          </w:tcPr>
          <w:p w14:paraId="06DACA2D" w14:textId="2FA82B8A" w:rsidR="00717322" w:rsidDel="008425B0" w:rsidRDefault="00717322">
            <w:pPr>
              <w:spacing w:after="0" w:line="240" w:lineRule="auto"/>
              <w:ind w:firstLineChars="0" w:firstLine="0"/>
              <w:jc w:val="left"/>
              <w:rPr>
                <w:del w:id="3867" w:author="天赐 余" w:date="2025-12-04T11:07:00Z" w16du:dateUtc="2025-12-04T03:07:00Z"/>
                <w:rFonts w:asciiTheme="majorEastAsia" w:eastAsiaTheme="majorEastAsia" w:hAnsiTheme="majorEastAsia" w:hint="eastAsia"/>
              </w:rPr>
            </w:pPr>
          </w:p>
        </w:tc>
      </w:tr>
      <w:tr w:rsidR="00717322" w:rsidDel="008425B0" w14:paraId="3CB25F52" w14:textId="2AAA1125">
        <w:trPr>
          <w:trHeight w:val="732"/>
          <w:del w:id="3868" w:author="天赐 余" w:date="2025-12-04T11:07:00Z"/>
        </w:trPr>
        <w:tc>
          <w:tcPr>
            <w:tcW w:w="2070" w:type="dxa"/>
            <w:vAlign w:val="center"/>
          </w:tcPr>
          <w:p w14:paraId="752EDD54" w14:textId="368B28A5" w:rsidR="00717322" w:rsidDel="008425B0" w:rsidRDefault="00000000">
            <w:pPr>
              <w:spacing w:after="0" w:line="240" w:lineRule="auto"/>
              <w:ind w:firstLineChars="0" w:firstLine="0"/>
              <w:jc w:val="left"/>
              <w:rPr>
                <w:del w:id="3869" w:author="天赐 余" w:date="2025-12-04T11:07:00Z" w16du:dateUtc="2025-12-04T03:07:00Z"/>
                <w:rFonts w:asciiTheme="majorEastAsia" w:eastAsiaTheme="majorEastAsia" w:hAnsiTheme="majorEastAsia" w:hint="eastAsia"/>
              </w:rPr>
            </w:pPr>
            <w:del w:id="3870" w:author="天赐 余" w:date="2025-12-04T11:07:00Z" w16du:dateUtc="2025-12-04T03:07:00Z">
              <w:r w:rsidDel="008425B0">
                <w:rPr>
                  <w:rFonts w:asciiTheme="majorEastAsia" w:eastAsiaTheme="majorEastAsia" w:hAnsiTheme="majorEastAsia"/>
                </w:rPr>
                <w:delText>GateControlEntry</w:delText>
              </w:r>
              <w:r w:rsidDel="008425B0">
                <w:rPr>
                  <w:rFonts w:asciiTheme="majorEastAsia" w:eastAsiaTheme="majorEastAsia" w:hAnsiTheme="majorEastAsia" w:hint="eastAsia"/>
                </w:rPr>
                <w:delText>-</w:delText>
              </w:r>
              <w:r w:rsidDel="008425B0">
                <w:rPr>
                  <w:rFonts w:asciiTheme="majorEastAsia" w:eastAsiaTheme="majorEastAsia" w:hAnsiTheme="majorEastAsia"/>
                </w:rPr>
                <w:delText>TimeInterval</w:delText>
              </w:r>
            </w:del>
          </w:p>
        </w:tc>
        <w:tc>
          <w:tcPr>
            <w:tcW w:w="3162" w:type="dxa"/>
          </w:tcPr>
          <w:p w14:paraId="21EDC891" w14:textId="7395D784" w:rsidR="00717322" w:rsidDel="008425B0" w:rsidRDefault="00000000">
            <w:pPr>
              <w:spacing w:after="0" w:line="240" w:lineRule="auto"/>
              <w:ind w:firstLineChars="0" w:firstLine="0"/>
              <w:jc w:val="left"/>
              <w:rPr>
                <w:del w:id="3871" w:author="天赐 余" w:date="2025-12-04T11:07:00Z" w16du:dateUtc="2025-12-04T03:07:00Z"/>
                <w:rFonts w:asciiTheme="majorEastAsia" w:eastAsiaTheme="majorEastAsia" w:hAnsiTheme="majorEastAsia" w:hint="eastAsia"/>
              </w:rPr>
            </w:pPr>
            <w:del w:id="3872" w:author="天赐 余" w:date="2025-12-04T11:07:00Z" w16du:dateUtc="2025-12-04T03:07:00Z">
              <w:r w:rsidDel="008425B0">
                <w:rPr>
                  <w:rFonts w:asciiTheme="majorEastAsia" w:eastAsiaTheme="majorEastAsia" w:hAnsiTheme="majorEastAsia" w:hint="eastAsia"/>
                </w:rPr>
                <w:delText>门控持续时间</w:delText>
              </w:r>
            </w:del>
          </w:p>
        </w:tc>
        <w:tc>
          <w:tcPr>
            <w:tcW w:w="2358" w:type="dxa"/>
            <w:vAlign w:val="center"/>
          </w:tcPr>
          <w:p w14:paraId="3A342FA1" w14:textId="1A15696C" w:rsidR="00717322" w:rsidDel="008425B0" w:rsidRDefault="00000000">
            <w:pPr>
              <w:spacing w:after="0" w:line="240" w:lineRule="auto"/>
              <w:ind w:firstLineChars="0" w:firstLine="0"/>
              <w:jc w:val="left"/>
              <w:rPr>
                <w:del w:id="3873" w:author="天赐 余" w:date="2025-12-04T11:07:00Z" w16du:dateUtc="2025-12-04T03:07:00Z"/>
                <w:rFonts w:asciiTheme="majorEastAsia" w:eastAsiaTheme="majorEastAsia" w:hAnsiTheme="majorEastAsia" w:hint="eastAsia"/>
              </w:rPr>
            </w:pPr>
            <w:del w:id="3874" w:author="天赐 余" w:date="2025-12-04T11:07:00Z" w16du:dateUtc="2025-12-04T03:07:00Z">
              <w:r w:rsidDel="008425B0">
                <w:rPr>
                  <w:rFonts w:asciiTheme="majorEastAsia" w:eastAsiaTheme="majorEastAsia" w:hAnsiTheme="majorEastAsia" w:hint="eastAsia"/>
                </w:rPr>
                <w:delText>Uint32</w:delText>
              </w:r>
            </w:del>
          </w:p>
        </w:tc>
        <w:tc>
          <w:tcPr>
            <w:tcW w:w="1052" w:type="dxa"/>
            <w:vAlign w:val="center"/>
          </w:tcPr>
          <w:p w14:paraId="7F13FBDE" w14:textId="61919FBD" w:rsidR="00717322" w:rsidDel="008425B0" w:rsidRDefault="00000000">
            <w:pPr>
              <w:spacing w:after="0" w:line="240" w:lineRule="auto"/>
              <w:ind w:firstLineChars="0" w:firstLine="0"/>
              <w:jc w:val="left"/>
              <w:rPr>
                <w:del w:id="3875" w:author="天赐 余" w:date="2025-12-04T11:07:00Z" w16du:dateUtc="2025-12-04T03:07:00Z"/>
                <w:rFonts w:asciiTheme="majorEastAsia" w:eastAsiaTheme="majorEastAsia" w:hAnsiTheme="majorEastAsia" w:hint="eastAsia"/>
              </w:rPr>
            </w:pPr>
            <w:del w:id="3876" w:author="天赐 余" w:date="2025-12-04T11:07:00Z" w16du:dateUtc="2025-12-04T03:07:00Z">
              <w:r w:rsidDel="008425B0">
                <w:rPr>
                  <w:rFonts w:asciiTheme="majorEastAsia" w:eastAsiaTheme="majorEastAsia" w:hAnsiTheme="majorEastAsia" w:hint="eastAsia"/>
                </w:rPr>
                <w:delText>纳秒</w:delText>
              </w:r>
            </w:del>
          </w:p>
        </w:tc>
      </w:tr>
      <w:tr w:rsidR="00717322" w:rsidDel="008425B0" w14:paraId="3CFE88D4" w14:textId="14DABB6B">
        <w:trPr>
          <w:trHeight w:val="725"/>
          <w:del w:id="3877" w:author="天赐 余" w:date="2025-12-04T11:07:00Z"/>
        </w:trPr>
        <w:tc>
          <w:tcPr>
            <w:tcW w:w="2070" w:type="dxa"/>
            <w:vAlign w:val="center"/>
          </w:tcPr>
          <w:p w14:paraId="21FFA761" w14:textId="6512D148" w:rsidR="00717322" w:rsidDel="008425B0" w:rsidRDefault="00000000">
            <w:pPr>
              <w:spacing w:after="0" w:line="240" w:lineRule="auto"/>
              <w:ind w:firstLineChars="0" w:firstLine="0"/>
              <w:jc w:val="left"/>
              <w:rPr>
                <w:del w:id="3878" w:author="天赐 余" w:date="2025-12-04T11:07:00Z" w16du:dateUtc="2025-12-04T03:07:00Z"/>
                <w:rFonts w:asciiTheme="majorEastAsia" w:eastAsiaTheme="majorEastAsia" w:hAnsiTheme="majorEastAsia" w:hint="eastAsia"/>
              </w:rPr>
            </w:pPr>
            <w:del w:id="3879" w:author="天赐 余" w:date="2025-12-04T11:07:00Z" w16du:dateUtc="2025-12-04T03:07:00Z">
              <w:r w:rsidDel="008425B0">
                <w:rPr>
                  <w:rFonts w:asciiTheme="majorEastAsia" w:eastAsiaTheme="majorEastAsia" w:hAnsiTheme="majorEastAsia"/>
                </w:rPr>
                <w:delText>AdminControlList</w:delText>
              </w:r>
            </w:del>
          </w:p>
        </w:tc>
        <w:tc>
          <w:tcPr>
            <w:tcW w:w="3162" w:type="dxa"/>
          </w:tcPr>
          <w:p w14:paraId="67C4FEDD" w14:textId="248712E1" w:rsidR="00717322" w:rsidDel="008425B0" w:rsidRDefault="00000000">
            <w:pPr>
              <w:spacing w:after="0" w:line="240" w:lineRule="auto"/>
              <w:ind w:firstLineChars="0" w:firstLine="0"/>
              <w:jc w:val="left"/>
              <w:rPr>
                <w:del w:id="3880" w:author="天赐 余" w:date="2025-12-04T11:07:00Z" w16du:dateUtc="2025-12-04T03:07:00Z"/>
                <w:rFonts w:asciiTheme="majorEastAsia" w:eastAsiaTheme="majorEastAsia" w:hAnsiTheme="majorEastAsia" w:hint="eastAsia"/>
              </w:rPr>
            </w:pPr>
            <w:del w:id="3881" w:author="天赐 余" w:date="2025-12-04T11:07:00Z" w16du:dateUtc="2025-12-04T03:07:00Z">
              <w:r w:rsidDel="008425B0">
                <w:rPr>
                  <w:rFonts w:asciiTheme="majorEastAsia" w:eastAsiaTheme="majorEastAsia" w:hAnsiTheme="majorEastAsia" w:hint="eastAsia"/>
                </w:rPr>
                <w:delText>门控表</w:delText>
              </w:r>
            </w:del>
          </w:p>
        </w:tc>
        <w:tc>
          <w:tcPr>
            <w:tcW w:w="2358" w:type="dxa"/>
            <w:vAlign w:val="center"/>
          </w:tcPr>
          <w:p w14:paraId="0B726132" w14:textId="31479D88" w:rsidR="00717322" w:rsidDel="008425B0" w:rsidRDefault="00000000">
            <w:pPr>
              <w:spacing w:after="0" w:line="240" w:lineRule="auto"/>
              <w:ind w:firstLineChars="0" w:firstLine="0"/>
              <w:jc w:val="left"/>
              <w:rPr>
                <w:del w:id="3882" w:author="天赐 余" w:date="2025-12-04T11:07:00Z" w16du:dateUtc="2025-12-04T03:07:00Z"/>
                <w:rFonts w:asciiTheme="majorEastAsia" w:eastAsiaTheme="majorEastAsia" w:hAnsiTheme="majorEastAsia" w:hint="eastAsia"/>
              </w:rPr>
            </w:pPr>
            <w:del w:id="3883" w:author="天赐 余" w:date="2025-12-04T11:07:00Z" w16du:dateUtc="2025-12-04T03:07:00Z">
              <w:r w:rsidDel="008425B0">
                <w:rPr>
                  <w:rFonts w:asciiTheme="majorEastAsia" w:eastAsiaTheme="majorEastAsia" w:hAnsiTheme="majorEastAsia"/>
                </w:rPr>
                <w:delText>GateControlEntry</w:delText>
              </w:r>
              <w:r w:rsidDel="008425B0">
                <w:rPr>
                  <w:rFonts w:asciiTheme="majorEastAsia" w:eastAsiaTheme="majorEastAsia" w:hAnsiTheme="majorEastAsia" w:hint="eastAsia"/>
                </w:rPr>
                <w:delText>列表</w:delText>
              </w:r>
            </w:del>
          </w:p>
        </w:tc>
        <w:tc>
          <w:tcPr>
            <w:tcW w:w="1052" w:type="dxa"/>
            <w:vAlign w:val="center"/>
          </w:tcPr>
          <w:p w14:paraId="3E0766C6" w14:textId="23732EE5" w:rsidR="00717322" w:rsidDel="008425B0" w:rsidRDefault="00717322">
            <w:pPr>
              <w:spacing w:after="0" w:line="240" w:lineRule="auto"/>
              <w:ind w:firstLineChars="0" w:firstLine="0"/>
              <w:jc w:val="left"/>
              <w:rPr>
                <w:del w:id="3884" w:author="天赐 余" w:date="2025-12-04T11:07:00Z" w16du:dateUtc="2025-12-04T03:07:00Z"/>
                <w:rFonts w:asciiTheme="majorEastAsia" w:eastAsiaTheme="majorEastAsia" w:hAnsiTheme="majorEastAsia" w:hint="eastAsia"/>
              </w:rPr>
            </w:pPr>
          </w:p>
        </w:tc>
      </w:tr>
      <w:tr w:rsidR="00717322" w:rsidDel="008425B0" w14:paraId="7423460A" w14:textId="6146B806">
        <w:trPr>
          <w:trHeight w:val="725"/>
          <w:del w:id="3885" w:author="天赐 余" w:date="2025-12-04T11:07:00Z"/>
        </w:trPr>
        <w:tc>
          <w:tcPr>
            <w:tcW w:w="2070" w:type="dxa"/>
            <w:vAlign w:val="center"/>
          </w:tcPr>
          <w:p w14:paraId="0BD41120" w14:textId="1D29EAFF" w:rsidR="00717322" w:rsidDel="008425B0" w:rsidRDefault="00000000">
            <w:pPr>
              <w:spacing w:after="0" w:line="240" w:lineRule="auto"/>
              <w:ind w:firstLineChars="0" w:firstLine="0"/>
              <w:jc w:val="left"/>
              <w:rPr>
                <w:del w:id="3886" w:author="天赐 余" w:date="2025-12-04T11:07:00Z" w16du:dateUtc="2025-12-04T03:07:00Z"/>
                <w:rFonts w:asciiTheme="majorEastAsia" w:eastAsiaTheme="majorEastAsia" w:hAnsiTheme="majorEastAsia" w:hint="eastAsia"/>
              </w:rPr>
            </w:pPr>
            <w:del w:id="3887" w:author="天赐 余" w:date="2025-12-04T11:07:00Z" w16du:dateUtc="2025-12-04T03:07:00Z">
              <w:r w:rsidDel="008425B0">
                <w:rPr>
                  <w:rFonts w:asciiTheme="majorEastAsia" w:eastAsiaTheme="majorEastAsia" w:hAnsiTheme="majorEastAsia"/>
                </w:rPr>
                <w:delText>AdminCycleTime</w:delText>
              </w:r>
              <w:r w:rsidDel="008425B0">
                <w:rPr>
                  <w:rFonts w:asciiTheme="majorEastAsia" w:eastAsiaTheme="majorEastAsia" w:hAnsiTheme="majorEastAsia" w:hint="eastAsia"/>
                </w:rPr>
                <w:delText>-</w:delText>
              </w:r>
              <w:r w:rsidDel="008425B0">
                <w:rPr>
                  <w:rFonts w:asciiTheme="majorEastAsia" w:eastAsiaTheme="majorEastAsia" w:hAnsiTheme="majorEastAsia"/>
                </w:rPr>
                <w:delText>Numerator</w:delText>
              </w:r>
            </w:del>
          </w:p>
        </w:tc>
        <w:tc>
          <w:tcPr>
            <w:tcW w:w="3162" w:type="dxa"/>
          </w:tcPr>
          <w:p w14:paraId="61A19F83" w14:textId="27314BE5" w:rsidR="00717322" w:rsidDel="008425B0" w:rsidRDefault="00000000">
            <w:pPr>
              <w:spacing w:after="0" w:line="240" w:lineRule="auto"/>
              <w:ind w:firstLineChars="0" w:firstLine="0"/>
              <w:jc w:val="left"/>
              <w:rPr>
                <w:del w:id="3888" w:author="天赐 余" w:date="2025-12-04T11:07:00Z" w16du:dateUtc="2025-12-04T03:07:00Z"/>
                <w:rFonts w:asciiTheme="majorEastAsia" w:eastAsiaTheme="majorEastAsia" w:hAnsiTheme="majorEastAsia" w:hint="eastAsia"/>
              </w:rPr>
            </w:pPr>
            <w:del w:id="3889" w:author="天赐 余" w:date="2025-12-04T11:07:00Z" w16du:dateUtc="2025-12-04T03:07:00Z">
              <w:r w:rsidDel="008425B0">
                <w:rPr>
                  <w:rFonts w:asciiTheme="majorEastAsia" w:eastAsiaTheme="majorEastAsia" w:hAnsiTheme="majorEastAsia" w:hint="eastAsia"/>
                </w:rPr>
                <w:delText>门控循环时间（有理数表示，分子/分母）分子部分</w:delText>
              </w:r>
            </w:del>
          </w:p>
        </w:tc>
        <w:tc>
          <w:tcPr>
            <w:tcW w:w="2358" w:type="dxa"/>
            <w:vAlign w:val="center"/>
          </w:tcPr>
          <w:p w14:paraId="107148D9" w14:textId="15A66022" w:rsidR="00717322" w:rsidDel="008425B0" w:rsidRDefault="00000000">
            <w:pPr>
              <w:spacing w:after="0" w:line="240" w:lineRule="auto"/>
              <w:ind w:firstLineChars="0" w:firstLine="0"/>
              <w:jc w:val="left"/>
              <w:rPr>
                <w:del w:id="3890" w:author="天赐 余" w:date="2025-12-04T11:07:00Z" w16du:dateUtc="2025-12-04T03:07:00Z"/>
                <w:rFonts w:asciiTheme="majorEastAsia" w:eastAsiaTheme="majorEastAsia" w:hAnsiTheme="majorEastAsia" w:hint="eastAsia"/>
              </w:rPr>
            </w:pPr>
            <w:del w:id="3891" w:author="天赐 余" w:date="2025-12-04T11:07:00Z" w16du:dateUtc="2025-12-04T03:07:00Z">
              <w:r w:rsidDel="008425B0">
                <w:rPr>
                  <w:rFonts w:asciiTheme="majorEastAsia" w:eastAsiaTheme="majorEastAsia" w:hAnsiTheme="majorEastAsia" w:hint="eastAsia"/>
                </w:rPr>
                <w:delText>Uint</w:delText>
              </w:r>
            </w:del>
          </w:p>
        </w:tc>
        <w:tc>
          <w:tcPr>
            <w:tcW w:w="1052" w:type="dxa"/>
            <w:vMerge w:val="restart"/>
            <w:vAlign w:val="center"/>
          </w:tcPr>
          <w:p w14:paraId="650461A8" w14:textId="08132387" w:rsidR="00717322" w:rsidDel="008425B0" w:rsidRDefault="00000000">
            <w:pPr>
              <w:spacing w:after="0" w:line="240" w:lineRule="auto"/>
              <w:ind w:firstLineChars="0" w:firstLine="0"/>
              <w:jc w:val="left"/>
              <w:rPr>
                <w:del w:id="3892" w:author="天赐 余" w:date="2025-12-04T11:07:00Z" w16du:dateUtc="2025-12-04T03:07:00Z"/>
                <w:rFonts w:asciiTheme="majorEastAsia" w:eastAsiaTheme="majorEastAsia" w:hAnsiTheme="majorEastAsia" w:hint="eastAsia"/>
              </w:rPr>
            </w:pPr>
            <w:del w:id="3893" w:author="天赐 余" w:date="2025-12-04T11:07:00Z" w16du:dateUtc="2025-12-04T03:07:00Z">
              <w:r w:rsidDel="008425B0">
                <w:rPr>
                  <w:rFonts w:asciiTheme="majorEastAsia" w:eastAsiaTheme="majorEastAsia" w:hAnsiTheme="majorEastAsia" w:hint="eastAsia"/>
                </w:rPr>
                <w:delText>纳秒</w:delText>
              </w:r>
            </w:del>
          </w:p>
        </w:tc>
      </w:tr>
      <w:tr w:rsidR="00717322" w:rsidDel="008425B0" w14:paraId="3F4D7305" w14:textId="5CEC731D">
        <w:trPr>
          <w:trHeight w:val="725"/>
          <w:del w:id="3894" w:author="天赐 余" w:date="2025-12-04T11:07:00Z"/>
        </w:trPr>
        <w:tc>
          <w:tcPr>
            <w:tcW w:w="2070" w:type="dxa"/>
            <w:vAlign w:val="center"/>
          </w:tcPr>
          <w:p w14:paraId="0842EFF0" w14:textId="47E9BF6C" w:rsidR="00717322" w:rsidDel="008425B0" w:rsidRDefault="00000000">
            <w:pPr>
              <w:spacing w:after="0" w:line="240" w:lineRule="auto"/>
              <w:ind w:firstLineChars="0" w:firstLine="0"/>
              <w:jc w:val="left"/>
              <w:rPr>
                <w:del w:id="3895" w:author="天赐 余" w:date="2025-12-04T11:07:00Z" w16du:dateUtc="2025-12-04T03:07:00Z"/>
                <w:rFonts w:asciiTheme="majorEastAsia" w:eastAsiaTheme="majorEastAsia" w:hAnsiTheme="majorEastAsia" w:hint="eastAsia"/>
              </w:rPr>
            </w:pPr>
            <w:del w:id="3896" w:author="天赐 余" w:date="2025-12-04T11:07:00Z" w16du:dateUtc="2025-12-04T03:07:00Z">
              <w:r w:rsidDel="008425B0">
                <w:rPr>
                  <w:rFonts w:asciiTheme="majorEastAsia" w:eastAsiaTheme="majorEastAsia" w:hAnsiTheme="majorEastAsia"/>
                </w:rPr>
                <w:delText>AdminCycleTime</w:delText>
              </w:r>
              <w:r w:rsidDel="008425B0">
                <w:rPr>
                  <w:rFonts w:asciiTheme="majorEastAsia" w:eastAsiaTheme="majorEastAsia" w:hAnsiTheme="majorEastAsia" w:hint="eastAsia"/>
                </w:rPr>
                <w:delText>-</w:delText>
              </w:r>
              <w:r w:rsidDel="008425B0">
                <w:rPr>
                  <w:rFonts w:asciiTheme="majorEastAsia" w:eastAsiaTheme="majorEastAsia" w:hAnsiTheme="majorEastAsia"/>
                </w:rPr>
                <w:delText>Denominator</w:delText>
              </w:r>
            </w:del>
          </w:p>
        </w:tc>
        <w:tc>
          <w:tcPr>
            <w:tcW w:w="3162" w:type="dxa"/>
          </w:tcPr>
          <w:p w14:paraId="0AFB78DF" w14:textId="5EFFCD22" w:rsidR="00717322" w:rsidDel="008425B0" w:rsidRDefault="00000000">
            <w:pPr>
              <w:spacing w:after="0" w:line="240" w:lineRule="auto"/>
              <w:ind w:firstLineChars="0" w:firstLine="0"/>
              <w:jc w:val="left"/>
              <w:rPr>
                <w:del w:id="3897" w:author="天赐 余" w:date="2025-12-04T11:07:00Z" w16du:dateUtc="2025-12-04T03:07:00Z"/>
                <w:rFonts w:asciiTheme="majorEastAsia" w:eastAsiaTheme="majorEastAsia" w:hAnsiTheme="majorEastAsia" w:hint="eastAsia"/>
              </w:rPr>
            </w:pPr>
            <w:del w:id="3898" w:author="天赐 余" w:date="2025-12-04T11:07:00Z" w16du:dateUtc="2025-12-04T03:07:00Z">
              <w:r w:rsidDel="008425B0">
                <w:rPr>
                  <w:rFonts w:asciiTheme="majorEastAsia" w:eastAsiaTheme="majorEastAsia" w:hAnsiTheme="majorEastAsia" w:hint="eastAsia"/>
                </w:rPr>
                <w:delText>门控循环时间（有理数表示，分子/分母）分母部分</w:delText>
              </w:r>
            </w:del>
          </w:p>
        </w:tc>
        <w:tc>
          <w:tcPr>
            <w:tcW w:w="2358" w:type="dxa"/>
            <w:vAlign w:val="center"/>
          </w:tcPr>
          <w:p w14:paraId="6C58BCB4" w14:textId="7E3D4DE7" w:rsidR="00717322" w:rsidDel="008425B0" w:rsidRDefault="00000000">
            <w:pPr>
              <w:spacing w:after="0" w:line="240" w:lineRule="auto"/>
              <w:ind w:firstLineChars="0" w:firstLine="0"/>
              <w:jc w:val="left"/>
              <w:rPr>
                <w:del w:id="3899" w:author="天赐 余" w:date="2025-12-04T11:07:00Z" w16du:dateUtc="2025-12-04T03:07:00Z"/>
                <w:rFonts w:asciiTheme="majorEastAsia" w:eastAsiaTheme="majorEastAsia" w:hAnsiTheme="majorEastAsia" w:hint="eastAsia"/>
              </w:rPr>
            </w:pPr>
            <w:del w:id="3900" w:author="天赐 余" w:date="2025-12-04T11:07:00Z" w16du:dateUtc="2025-12-04T03:07:00Z">
              <w:r w:rsidDel="008425B0">
                <w:rPr>
                  <w:rFonts w:asciiTheme="majorEastAsia" w:eastAsiaTheme="majorEastAsia" w:hAnsiTheme="majorEastAsia" w:hint="eastAsia"/>
                </w:rPr>
                <w:delText>Uint</w:delText>
              </w:r>
            </w:del>
          </w:p>
        </w:tc>
        <w:tc>
          <w:tcPr>
            <w:tcW w:w="1052" w:type="dxa"/>
            <w:vMerge/>
            <w:vAlign w:val="center"/>
          </w:tcPr>
          <w:p w14:paraId="234C405A" w14:textId="10E283F1" w:rsidR="00717322" w:rsidDel="008425B0" w:rsidRDefault="00717322">
            <w:pPr>
              <w:spacing w:after="0" w:line="240" w:lineRule="auto"/>
              <w:ind w:firstLineChars="0" w:firstLine="0"/>
              <w:jc w:val="left"/>
              <w:rPr>
                <w:del w:id="3901" w:author="天赐 余" w:date="2025-12-04T11:07:00Z" w16du:dateUtc="2025-12-04T03:07:00Z"/>
                <w:rFonts w:asciiTheme="majorEastAsia" w:eastAsiaTheme="majorEastAsia" w:hAnsiTheme="majorEastAsia" w:hint="eastAsia"/>
              </w:rPr>
            </w:pPr>
          </w:p>
        </w:tc>
      </w:tr>
      <w:tr w:rsidR="00717322" w:rsidDel="008425B0" w14:paraId="7F830C2E" w14:textId="004D039D">
        <w:trPr>
          <w:trHeight w:val="1449"/>
          <w:del w:id="3902" w:author="天赐 余" w:date="2025-12-04T11:07:00Z"/>
        </w:trPr>
        <w:tc>
          <w:tcPr>
            <w:tcW w:w="2070" w:type="dxa"/>
            <w:vAlign w:val="center"/>
          </w:tcPr>
          <w:p w14:paraId="194254BF" w14:textId="552D9D30" w:rsidR="00717322" w:rsidDel="008425B0" w:rsidRDefault="00000000">
            <w:pPr>
              <w:spacing w:after="0" w:line="240" w:lineRule="auto"/>
              <w:ind w:firstLineChars="0" w:firstLine="0"/>
              <w:jc w:val="left"/>
              <w:rPr>
                <w:del w:id="3903" w:author="天赐 余" w:date="2025-12-04T11:07:00Z" w16du:dateUtc="2025-12-04T03:07:00Z"/>
                <w:rFonts w:asciiTheme="majorEastAsia" w:eastAsiaTheme="majorEastAsia" w:hAnsiTheme="majorEastAsia" w:hint="eastAsia"/>
              </w:rPr>
            </w:pPr>
            <w:del w:id="3904" w:author="天赐 余" w:date="2025-12-04T11:07:00Z" w16du:dateUtc="2025-12-04T03:07:00Z">
              <w:r w:rsidDel="008425B0">
                <w:rPr>
                  <w:rFonts w:asciiTheme="majorEastAsia" w:eastAsiaTheme="majorEastAsia" w:hAnsiTheme="majorEastAsia"/>
                </w:rPr>
                <w:delText>AdminBaseTime</w:delText>
              </w:r>
            </w:del>
          </w:p>
        </w:tc>
        <w:tc>
          <w:tcPr>
            <w:tcW w:w="3162" w:type="dxa"/>
          </w:tcPr>
          <w:p w14:paraId="20B9D345" w14:textId="5F2C7E86" w:rsidR="00717322" w:rsidDel="008425B0" w:rsidRDefault="00000000">
            <w:pPr>
              <w:spacing w:after="0" w:line="240" w:lineRule="auto"/>
              <w:ind w:firstLineChars="0" w:firstLine="0"/>
              <w:jc w:val="left"/>
              <w:rPr>
                <w:del w:id="3905" w:author="天赐 余" w:date="2025-12-04T11:07:00Z" w16du:dateUtc="2025-12-04T03:07:00Z"/>
                <w:rFonts w:asciiTheme="majorEastAsia" w:eastAsiaTheme="majorEastAsia" w:hAnsiTheme="majorEastAsia" w:hint="eastAsia"/>
              </w:rPr>
            </w:pPr>
            <w:del w:id="3906" w:author="天赐 余" w:date="2025-12-04T11:07:00Z" w16du:dateUtc="2025-12-04T03:07:00Z">
              <w:r w:rsidDel="008425B0">
                <w:rPr>
                  <w:rFonts w:asciiTheme="majorEastAsia" w:eastAsiaTheme="majorEastAsia" w:hAnsiTheme="majorEastAsia" w:hint="eastAsia"/>
                </w:rPr>
                <w:delText>循环开始的基准时间（PTP时间格式），时间同步域0必须使用PTP时间基准（即基于TAI的时间）</w:delText>
              </w:r>
            </w:del>
          </w:p>
        </w:tc>
        <w:tc>
          <w:tcPr>
            <w:tcW w:w="2358" w:type="dxa"/>
            <w:vAlign w:val="center"/>
          </w:tcPr>
          <w:p w14:paraId="13EAB42B" w14:textId="6F689816" w:rsidR="00717322" w:rsidDel="008425B0" w:rsidRDefault="00000000">
            <w:pPr>
              <w:spacing w:after="0" w:line="240" w:lineRule="auto"/>
              <w:ind w:firstLineChars="0" w:firstLine="0"/>
              <w:jc w:val="left"/>
              <w:rPr>
                <w:del w:id="3907" w:author="天赐 余" w:date="2025-12-04T11:07:00Z" w16du:dateUtc="2025-12-04T03:07:00Z"/>
                <w:rFonts w:asciiTheme="majorEastAsia" w:eastAsiaTheme="majorEastAsia" w:hAnsiTheme="majorEastAsia" w:hint="eastAsia"/>
              </w:rPr>
            </w:pPr>
            <w:del w:id="3908" w:author="天赐 余" w:date="2025-12-04T11:07:00Z" w16du:dateUtc="2025-12-04T03:07:00Z">
              <w:r w:rsidDel="008425B0">
                <w:rPr>
                  <w:rFonts w:asciiTheme="majorEastAsia" w:eastAsiaTheme="majorEastAsia" w:hAnsiTheme="majorEastAsia" w:hint="eastAsia"/>
                </w:rPr>
                <w:delText>Int64+Uint32</w:delText>
              </w:r>
            </w:del>
          </w:p>
        </w:tc>
        <w:tc>
          <w:tcPr>
            <w:tcW w:w="1052" w:type="dxa"/>
            <w:vAlign w:val="center"/>
          </w:tcPr>
          <w:p w14:paraId="2E0E8EA5" w14:textId="433917A6" w:rsidR="00717322" w:rsidDel="008425B0" w:rsidRDefault="00000000">
            <w:pPr>
              <w:spacing w:after="0" w:line="240" w:lineRule="auto"/>
              <w:ind w:firstLineChars="0" w:firstLine="0"/>
              <w:jc w:val="left"/>
              <w:rPr>
                <w:del w:id="3909" w:author="天赐 余" w:date="2025-12-04T11:07:00Z" w16du:dateUtc="2025-12-04T03:07:00Z"/>
                <w:rFonts w:asciiTheme="majorEastAsia" w:eastAsiaTheme="majorEastAsia" w:hAnsiTheme="majorEastAsia" w:hint="eastAsia"/>
              </w:rPr>
            </w:pPr>
            <w:del w:id="3910" w:author="天赐 余" w:date="2025-12-04T11:07:00Z" w16du:dateUtc="2025-12-04T03:07:00Z">
              <w:r w:rsidDel="008425B0">
                <w:rPr>
                  <w:rFonts w:asciiTheme="majorEastAsia" w:eastAsiaTheme="majorEastAsia" w:hAnsiTheme="majorEastAsia" w:hint="eastAsia"/>
                </w:rPr>
                <w:delText>64位秒，32位纳秒</w:delText>
              </w:r>
            </w:del>
          </w:p>
        </w:tc>
      </w:tr>
      <w:tr w:rsidR="00717322" w:rsidDel="008425B0" w14:paraId="37EB9752" w14:textId="224DD627">
        <w:trPr>
          <w:trHeight w:val="1449"/>
          <w:del w:id="3911" w:author="天赐 余" w:date="2025-12-04T11:07:00Z"/>
        </w:trPr>
        <w:tc>
          <w:tcPr>
            <w:tcW w:w="2070" w:type="dxa"/>
            <w:vAlign w:val="center"/>
          </w:tcPr>
          <w:p w14:paraId="61774269" w14:textId="2E34AD83" w:rsidR="00717322" w:rsidDel="008425B0" w:rsidRDefault="00000000">
            <w:pPr>
              <w:spacing w:after="0" w:line="240" w:lineRule="auto"/>
              <w:ind w:firstLineChars="0" w:firstLine="0"/>
              <w:jc w:val="left"/>
              <w:rPr>
                <w:del w:id="3912" w:author="天赐 余" w:date="2025-12-04T11:07:00Z" w16du:dateUtc="2025-12-04T03:07:00Z"/>
                <w:rFonts w:asciiTheme="majorEastAsia" w:eastAsiaTheme="majorEastAsia" w:hAnsiTheme="majorEastAsia" w:hint="eastAsia"/>
              </w:rPr>
            </w:pPr>
            <w:del w:id="3913" w:author="天赐 余" w:date="2025-12-04T11:07:00Z" w16du:dateUtc="2025-12-04T03:07:00Z">
              <w:r w:rsidDel="008425B0">
                <w:rPr>
                  <w:rFonts w:asciiTheme="majorEastAsia" w:eastAsiaTheme="majorEastAsia" w:hAnsiTheme="majorEastAsia"/>
                </w:rPr>
                <w:delText>TickGranularity</w:delText>
              </w:r>
            </w:del>
          </w:p>
        </w:tc>
        <w:tc>
          <w:tcPr>
            <w:tcW w:w="3162" w:type="dxa"/>
            <w:vAlign w:val="center"/>
          </w:tcPr>
          <w:p w14:paraId="373BA02B" w14:textId="05077FBC" w:rsidR="00717322" w:rsidDel="008425B0" w:rsidRDefault="00000000">
            <w:pPr>
              <w:spacing w:after="0" w:line="240" w:lineRule="auto"/>
              <w:ind w:firstLineChars="0" w:firstLine="0"/>
              <w:jc w:val="left"/>
              <w:rPr>
                <w:del w:id="3914" w:author="天赐 余" w:date="2025-12-04T11:07:00Z" w16du:dateUtc="2025-12-04T03:07:00Z"/>
                <w:rFonts w:asciiTheme="majorEastAsia" w:eastAsiaTheme="majorEastAsia" w:hAnsiTheme="majorEastAsia" w:hint="eastAsia"/>
              </w:rPr>
            </w:pPr>
            <w:del w:id="3915" w:author="天赐 余" w:date="2025-12-04T11:07:00Z" w16du:dateUtc="2025-12-04T03:07:00Z">
              <w:r w:rsidDel="008425B0">
                <w:rPr>
                  <w:rFonts w:asciiTheme="majorEastAsia" w:eastAsiaTheme="majorEastAsia" w:hAnsiTheme="majorEastAsia" w:hint="eastAsia"/>
                </w:rPr>
                <w:delText>门控时间粒度，门控状态机每一拍的时间长度</w:delText>
              </w:r>
            </w:del>
          </w:p>
        </w:tc>
        <w:tc>
          <w:tcPr>
            <w:tcW w:w="2358" w:type="dxa"/>
            <w:vAlign w:val="center"/>
          </w:tcPr>
          <w:p w14:paraId="057C6C4A" w14:textId="4505ABA6" w:rsidR="00717322" w:rsidDel="008425B0" w:rsidRDefault="00000000">
            <w:pPr>
              <w:spacing w:after="0" w:line="240" w:lineRule="auto"/>
              <w:ind w:firstLineChars="0" w:firstLine="0"/>
              <w:jc w:val="left"/>
              <w:rPr>
                <w:del w:id="3916" w:author="天赐 余" w:date="2025-12-04T11:07:00Z" w16du:dateUtc="2025-12-04T03:07:00Z"/>
                <w:rFonts w:asciiTheme="majorEastAsia" w:eastAsiaTheme="majorEastAsia" w:hAnsiTheme="majorEastAsia" w:hint="eastAsia"/>
              </w:rPr>
            </w:pPr>
            <w:del w:id="3917" w:author="天赐 余" w:date="2025-12-04T11:07:00Z" w16du:dateUtc="2025-12-04T03:07:00Z">
              <w:r w:rsidDel="008425B0">
                <w:rPr>
                  <w:rFonts w:asciiTheme="majorEastAsia" w:eastAsiaTheme="majorEastAsia" w:hAnsiTheme="majorEastAsia" w:hint="eastAsia"/>
                </w:rPr>
                <w:delText>Uint32</w:delText>
              </w:r>
            </w:del>
          </w:p>
        </w:tc>
        <w:tc>
          <w:tcPr>
            <w:tcW w:w="1052" w:type="dxa"/>
            <w:vAlign w:val="center"/>
          </w:tcPr>
          <w:p w14:paraId="1152FE1F" w14:textId="05016A0B" w:rsidR="00717322" w:rsidDel="008425B0" w:rsidRDefault="00000000">
            <w:pPr>
              <w:spacing w:after="0" w:line="240" w:lineRule="auto"/>
              <w:ind w:firstLineChars="0" w:firstLine="0"/>
              <w:jc w:val="left"/>
              <w:rPr>
                <w:del w:id="3918" w:author="天赐 余" w:date="2025-12-04T11:07:00Z" w16du:dateUtc="2025-12-04T03:07:00Z"/>
                <w:rFonts w:asciiTheme="majorEastAsia" w:eastAsiaTheme="majorEastAsia" w:hAnsiTheme="majorEastAsia" w:hint="eastAsia"/>
              </w:rPr>
            </w:pPr>
            <w:del w:id="3919" w:author="天赐 余" w:date="2025-12-04T11:07:00Z" w16du:dateUtc="2025-12-04T03:07:00Z">
              <w:r w:rsidDel="008425B0">
                <w:rPr>
                  <w:rFonts w:asciiTheme="majorEastAsia" w:eastAsiaTheme="majorEastAsia" w:hAnsiTheme="majorEastAsia" w:hint="eastAsia"/>
                </w:rPr>
                <w:delText>十分之一纳秒</w:delText>
              </w:r>
            </w:del>
          </w:p>
        </w:tc>
      </w:tr>
    </w:tbl>
    <w:p w14:paraId="054542F2" w14:textId="563377DB" w:rsidR="00C65A35" w:rsidRDefault="00C65A35">
      <w:pPr>
        <w:pStyle w:val="a7"/>
        <w:keepNext/>
        <w:rPr>
          <w:ins w:id="3920" w:author="天赐 余" w:date="2025-12-04T11:09:00Z" w16du:dateUtc="2025-12-04T03:09:00Z"/>
        </w:rPr>
        <w:pPrChange w:id="3921" w:author="天赐 余" w:date="2025-12-04T11:09:00Z" w16du:dateUtc="2025-12-04T03:09:00Z">
          <w:pPr>
            <w:ind w:firstLine="560"/>
          </w:pPr>
        </w:pPrChange>
      </w:pPr>
      <w:ins w:id="3922" w:author="天赐 余" w:date="2025-12-04T11:09:00Z" w16du:dateUtc="2025-12-04T03:09: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3923" w:author="天赐 余" w:date="2025-12-04T11:09:00Z" w16du:dateUtc="2025-12-04T03:09:00Z">
        <w:r>
          <w:rPr>
            <w:noProof/>
          </w:rPr>
          <w:t>20</w:t>
        </w:r>
        <w:r>
          <w:fldChar w:fldCharType="end"/>
        </w:r>
        <w:r>
          <w:rPr>
            <w:rFonts w:hint="eastAsia"/>
          </w:rPr>
          <w:t xml:space="preserve"> </w:t>
        </w:r>
        <w:r>
          <w:rPr>
            <w:rFonts w:hint="eastAsia"/>
          </w:rPr>
          <w:t>交换时间感知整形参数</w:t>
        </w:r>
      </w:ins>
    </w:p>
    <w:tbl>
      <w:tblPr>
        <w:tblStyle w:val="aff1"/>
        <w:tblW w:w="9694" w:type="dxa"/>
        <w:tblLayout w:type="fixed"/>
        <w:tblLook w:val="04A0" w:firstRow="1" w:lastRow="0" w:firstColumn="1" w:lastColumn="0" w:noHBand="0" w:noVBand="1"/>
      </w:tblPr>
      <w:tblGrid>
        <w:gridCol w:w="2070"/>
        <w:gridCol w:w="3162"/>
        <w:gridCol w:w="1993"/>
        <w:gridCol w:w="992"/>
        <w:gridCol w:w="1477"/>
      </w:tblGrid>
      <w:tr w:rsidR="008425B0" w14:paraId="4908CFD2" w14:textId="77777777" w:rsidTr="0034302B">
        <w:trPr>
          <w:trHeight w:val="366"/>
          <w:ins w:id="3924" w:author="天赐 余" w:date="2025-12-04T11:07:00Z"/>
        </w:trPr>
        <w:tc>
          <w:tcPr>
            <w:tcW w:w="2070" w:type="dxa"/>
            <w:vAlign w:val="center"/>
          </w:tcPr>
          <w:p w14:paraId="53C30A98" w14:textId="77777777" w:rsidR="008425B0" w:rsidRDefault="008425B0" w:rsidP="0034302B">
            <w:pPr>
              <w:spacing w:after="0" w:line="240" w:lineRule="auto"/>
              <w:ind w:firstLineChars="0" w:firstLine="0"/>
              <w:jc w:val="center"/>
              <w:rPr>
                <w:ins w:id="3925" w:author="天赐 余" w:date="2025-12-04T11:07:00Z" w16du:dateUtc="2025-12-04T03:07:00Z"/>
                <w:rFonts w:asciiTheme="majorEastAsia" w:eastAsiaTheme="majorEastAsia" w:hAnsiTheme="majorEastAsia" w:hint="eastAsia"/>
                <w:b/>
                <w:bCs/>
              </w:rPr>
            </w:pPr>
            <w:ins w:id="3926" w:author="天赐 余" w:date="2025-12-04T11:07:00Z" w16du:dateUtc="2025-12-04T03:07:00Z">
              <w:r>
                <w:rPr>
                  <w:rFonts w:asciiTheme="majorEastAsia" w:eastAsiaTheme="majorEastAsia" w:hAnsiTheme="majorEastAsia" w:hint="eastAsia"/>
                  <w:b/>
                  <w:bCs/>
                </w:rPr>
                <w:t>参数</w:t>
              </w:r>
            </w:ins>
          </w:p>
        </w:tc>
        <w:tc>
          <w:tcPr>
            <w:tcW w:w="3162" w:type="dxa"/>
          </w:tcPr>
          <w:p w14:paraId="7C7A593C" w14:textId="77777777" w:rsidR="008425B0" w:rsidRDefault="008425B0" w:rsidP="0034302B">
            <w:pPr>
              <w:spacing w:after="0" w:line="240" w:lineRule="auto"/>
              <w:ind w:firstLineChars="0" w:firstLine="0"/>
              <w:jc w:val="center"/>
              <w:rPr>
                <w:ins w:id="3927" w:author="天赐 余" w:date="2025-12-04T11:07:00Z" w16du:dateUtc="2025-12-04T03:07:00Z"/>
                <w:rFonts w:asciiTheme="majorEastAsia" w:eastAsiaTheme="majorEastAsia" w:hAnsiTheme="majorEastAsia" w:hint="eastAsia"/>
                <w:b/>
                <w:bCs/>
              </w:rPr>
            </w:pPr>
            <w:ins w:id="3928" w:author="天赐 余" w:date="2025-12-04T11:07:00Z" w16du:dateUtc="2025-12-04T03:07:00Z">
              <w:r>
                <w:rPr>
                  <w:rFonts w:asciiTheme="majorEastAsia" w:eastAsiaTheme="majorEastAsia" w:hAnsiTheme="majorEastAsia" w:hint="eastAsia"/>
                  <w:b/>
                  <w:bCs/>
                </w:rPr>
                <w:t>含义</w:t>
              </w:r>
            </w:ins>
          </w:p>
        </w:tc>
        <w:tc>
          <w:tcPr>
            <w:tcW w:w="1993" w:type="dxa"/>
          </w:tcPr>
          <w:p w14:paraId="7CBE41D6" w14:textId="77777777" w:rsidR="008425B0" w:rsidRDefault="008425B0" w:rsidP="0034302B">
            <w:pPr>
              <w:spacing w:after="0" w:line="240" w:lineRule="auto"/>
              <w:ind w:firstLineChars="0" w:firstLine="0"/>
              <w:jc w:val="center"/>
              <w:rPr>
                <w:ins w:id="3929" w:author="天赐 余" w:date="2025-12-04T11:07:00Z" w16du:dateUtc="2025-12-04T03:07:00Z"/>
                <w:rFonts w:asciiTheme="majorEastAsia" w:eastAsiaTheme="majorEastAsia" w:hAnsiTheme="majorEastAsia" w:hint="eastAsia"/>
                <w:b/>
                <w:bCs/>
              </w:rPr>
            </w:pPr>
            <w:ins w:id="3930" w:author="天赐 余" w:date="2025-12-04T11:07:00Z" w16du:dateUtc="2025-12-04T03:07:00Z">
              <w:r>
                <w:rPr>
                  <w:rFonts w:asciiTheme="majorEastAsia" w:eastAsiaTheme="majorEastAsia" w:hAnsiTheme="majorEastAsia" w:hint="eastAsia"/>
                  <w:b/>
                  <w:bCs/>
                </w:rPr>
                <w:t>类型</w:t>
              </w:r>
            </w:ins>
          </w:p>
        </w:tc>
        <w:tc>
          <w:tcPr>
            <w:tcW w:w="992" w:type="dxa"/>
            <w:vAlign w:val="center"/>
          </w:tcPr>
          <w:p w14:paraId="29F0B670" w14:textId="77777777" w:rsidR="008425B0" w:rsidRDefault="008425B0" w:rsidP="0034302B">
            <w:pPr>
              <w:spacing w:after="0" w:line="240" w:lineRule="auto"/>
              <w:ind w:firstLineChars="0" w:firstLine="0"/>
              <w:jc w:val="center"/>
              <w:rPr>
                <w:ins w:id="3931" w:author="天赐 余" w:date="2025-12-04T11:07:00Z" w16du:dateUtc="2025-12-04T03:07:00Z"/>
                <w:rFonts w:asciiTheme="majorEastAsia" w:eastAsiaTheme="majorEastAsia" w:hAnsiTheme="majorEastAsia" w:hint="eastAsia"/>
                <w:b/>
                <w:bCs/>
              </w:rPr>
            </w:pPr>
            <w:ins w:id="3932" w:author="天赐 余" w:date="2025-12-04T11:07:00Z" w16du:dateUtc="2025-12-04T03:07:00Z">
              <w:r>
                <w:rPr>
                  <w:rFonts w:asciiTheme="majorEastAsia" w:eastAsiaTheme="majorEastAsia" w:hAnsiTheme="majorEastAsia" w:hint="eastAsia"/>
                  <w:b/>
                  <w:bCs/>
                </w:rPr>
                <w:t>量纲</w:t>
              </w:r>
            </w:ins>
          </w:p>
        </w:tc>
        <w:tc>
          <w:tcPr>
            <w:tcW w:w="1477" w:type="dxa"/>
            <w:vAlign w:val="center"/>
          </w:tcPr>
          <w:p w14:paraId="1293BEBB" w14:textId="77777777" w:rsidR="008425B0" w:rsidRDefault="008425B0" w:rsidP="0034302B">
            <w:pPr>
              <w:spacing w:after="0" w:line="240" w:lineRule="auto"/>
              <w:ind w:firstLineChars="0" w:firstLine="0"/>
              <w:jc w:val="center"/>
              <w:rPr>
                <w:ins w:id="3933" w:author="天赐 余" w:date="2025-12-04T11:07:00Z" w16du:dateUtc="2025-12-04T03:07:00Z"/>
                <w:rFonts w:asciiTheme="majorEastAsia" w:eastAsiaTheme="majorEastAsia" w:hAnsiTheme="majorEastAsia" w:hint="eastAsia"/>
                <w:b/>
                <w:bCs/>
              </w:rPr>
            </w:pPr>
            <w:ins w:id="3934" w:author="天赐 余" w:date="2025-12-04T11:07:00Z" w16du:dateUtc="2025-12-04T03:07:00Z">
              <w:r>
                <w:rPr>
                  <w:rFonts w:asciiTheme="majorEastAsia" w:eastAsiaTheme="majorEastAsia" w:hAnsiTheme="majorEastAsia" w:hint="eastAsia"/>
                  <w:b/>
                  <w:bCs/>
                </w:rPr>
                <w:t>取值范围</w:t>
              </w:r>
            </w:ins>
          </w:p>
        </w:tc>
      </w:tr>
      <w:tr w:rsidR="008425B0" w14:paraId="51806B53" w14:textId="77777777" w:rsidTr="0034302B">
        <w:trPr>
          <w:trHeight w:val="1084"/>
          <w:ins w:id="3935" w:author="天赐 余" w:date="2025-12-04T11:07:00Z"/>
        </w:trPr>
        <w:tc>
          <w:tcPr>
            <w:tcW w:w="2070" w:type="dxa"/>
            <w:vAlign w:val="center"/>
          </w:tcPr>
          <w:p w14:paraId="7219747E" w14:textId="77777777" w:rsidR="008425B0" w:rsidRDefault="008425B0" w:rsidP="0034302B">
            <w:pPr>
              <w:spacing w:after="0" w:line="240" w:lineRule="auto"/>
              <w:ind w:firstLineChars="0" w:firstLine="0"/>
              <w:jc w:val="left"/>
              <w:rPr>
                <w:ins w:id="3936" w:author="天赐 余" w:date="2025-12-04T11:07:00Z" w16du:dateUtc="2025-12-04T03:07:00Z"/>
                <w:rFonts w:asciiTheme="majorEastAsia" w:eastAsiaTheme="majorEastAsia" w:hAnsiTheme="majorEastAsia" w:hint="eastAsia"/>
              </w:rPr>
            </w:pPr>
            <w:proofErr w:type="spellStart"/>
            <w:ins w:id="3937" w:author="天赐 余" w:date="2025-12-04T11:07:00Z" w16du:dateUtc="2025-12-04T03:07:00Z">
              <w:r>
                <w:rPr>
                  <w:rFonts w:asciiTheme="majorEastAsia" w:eastAsiaTheme="majorEastAsia" w:hAnsiTheme="majorEastAsia"/>
                </w:rPr>
                <w:t>GateEnabled</w:t>
              </w:r>
              <w:proofErr w:type="spellEnd"/>
            </w:ins>
          </w:p>
        </w:tc>
        <w:tc>
          <w:tcPr>
            <w:tcW w:w="3162" w:type="dxa"/>
          </w:tcPr>
          <w:p w14:paraId="5596F15F" w14:textId="77777777" w:rsidR="008425B0" w:rsidRDefault="008425B0" w:rsidP="0034302B">
            <w:pPr>
              <w:spacing w:after="0" w:line="240" w:lineRule="auto"/>
              <w:ind w:firstLineChars="0" w:firstLine="0"/>
              <w:jc w:val="left"/>
              <w:rPr>
                <w:ins w:id="3938" w:author="天赐 余" w:date="2025-12-04T11:07:00Z" w16du:dateUtc="2025-12-04T03:07:00Z"/>
                <w:rFonts w:asciiTheme="majorEastAsia" w:eastAsiaTheme="majorEastAsia" w:hAnsiTheme="majorEastAsia" w:hint="eastAsia"/>
              </w:rPr>
            </w:pPr>
            <w:ins w:id="3939" w:author="天赐 余" w:date="2025-12-04T11:07:00Z" w16du:dateUtc="2025-12-04T03:07:00Z">
              <w:r>
                <w:rPr>
                  <w:rFonts w:asciiTheme="majorEastAsia" w:eastAsiaTheme="majorEastAsia" w:hAnsiTheme="majorEastAsia" w:hint="eastAsia"/>
                </w:rPr>
                <w:t>门控使能，True表示使能门控，False表示不使能门控</w:t>
              </w:r>
            </w:ins>
          </w:p>
        </w:tc>
        <w:tc>
          <w:tcPr>
            <w:tcW w:w="1993" w:type="dxa"/>
            <w:vAlign w:val="center"/>
          </w:tcPr>
          <w:p w14:paraId="1AB69D0F" w14:textId="77777777" w:rsidR="008425B0" w:rsidRDefault="008425B0" w:rsidP="0034302B">
            <w:pPr>
              <w:spacing w:after="0" w:line="240" w:lineRule="auto"/>
              <w:ind w:firstLineChars="0" w:firstLine="0"/>
              <w:jc w:val="left"/>
              <w:rPr>
                <w:ins w:id="3940" w:author="天赐 余" w:date="2025-12-04T11:07:00Z" w16du:dateUtc="2025-12-04T03:07:00Z"/>
                <w:rFonts w:asciiTheme="majorEastAsia" w:eastAsiaTheme="majorEastAsia" w:hAnsiTheme="majorEastAsia" w:hint="eastAsia"/>
              </w:rPr>
            </w:pPr>
            <w:ins w:id="3941" w:author="天赐 余" w:date="2025-12-04T11:07:00Z" w16du:dateUtc="2025-12-04T03:07:00Z">
              <w:r>
                <w:rPr>
                  <w:rFonts w:asciiTheme="majorEastAsia" w:eastAsiaTheme="majorEastAsia" w:hAnsiTheme="majorEastAsia"/>
                </w:rPr>
                <w:t>Boolean</w:t>
              </w:r>
            </w:ins>
          </w:p>
        </w:tc>
        <w:tc>
          <w:tcPr>
            <w:tcW w:w="992" w:type="dxa"/>
            <w:vAlign w:val="center"/>
          </w:tcPr>
          <w:p w14:paraId="6AB4103A" w14:textId="77777777" w:rsidR="008425B0" w:rsidRDefault="008425B0" w:rsidP="0034302B">
            <w:pPr>
              <w:spacing w:after="0" w:line="240" w:lineRule="auto"/>
              <w:ind w:firstLineChars="0" w:firstLine="0"/>
              <w:jc w:val="left"/>
              <w:rPr>
                <w:ins w:id="3942" w:author="天赐 余" w:date="2025-12-04T11:07:00Z" w16du:dateUtc="2025-12-04T03:07:00Z"/>
                <w:rFonts w:asciiTheme="majorEastAsia" w:eastAsiaTheme="majorEastAsia" w:hAnsiTheme="majorEastAsia" w:hint="eastAsia"/>
              </w:rPr>
            </w:pPr>
          </w:p>
        </w:tc>
        <w:tc>
          <w:tcPr>
            <w:tcW w:w="1477" w:type="dxa"/>
            <w:vAlign w:val="center"/>
          </w:tcPr>
          <w:p w14:paraId="18DF81BA" w14:textId="77777777" w:rsidR="008425B0" w:rsidRDefault="008425B0" w:rsidP="0034302B">
            <w:pPr>
              <w:spacing w:after="0" w:line="240" w:lineRule="auto"/>
              <w:ind w:firstLineChars="0" w:firstLine="0"/>
              <w:jc w:val="left"/>
              <w:rPr>
                <w:ins w:id="3943" w:author="天赐 余" w:date="2025-12-04T11:07:00Z" w16du:dateUtc="2025-12-04T03:07:00Z"/>
                <w:rFonts w:asciiTheme="majorEastAsia" w:eastAsiaTheme="majorEastAsia" w:hAnsiTheme="majorEastAsia" w:hint="eastAsia"/>
              </w:rPr>
            </w:pPr>
            <w:ins w:id="3944" w:author="天赐 余" w:date="2025-12-04T11:07:00Z" w16du:dateUtc="2025-12-04T03:07:00Z">
              <w:r>
                <w:rPr>
                  <w:rFonts w:asciiTheme="majorEastAsia" w:eastAsiaTheme="majorEastAsia" w:hAnsiTheme="majorEastAsia" w:hint="eastAsia"/>
                </w:rPr>
                <w:t>True/False</w:t>
              </w:r>
            </w:ins>
          </w:p>
        </w:tc>
      </w:tr>
      <w:tr w:rsidR="008425B0" w14:paraId="78886FAF" w14:textId="77777777" w:rsidTr="0034302B">
        <w:trPr>
          <w:trHeight w:val="732"/>
          <w:ins w:id="3945" w:author="天赐 余" w:date="2025-12-04T11:07:00Z"/>
        </w:trPr>
        <w:tc>
          <w:tcPr>
            <w:tcW w:w="2070" w:type="dxa"/>
            <w:vAlign w:val="center"/>
          </w:tcPr>
          <w:p w14:paraId="46A2362E" w14:textId="77777777" w:rsidR="008425B0" w:rsidRDefault="008425B0" w:rsidP="0034302B">
            <w:pPr>
              <w:spacing w:after="0" w:line="240" w:lineRule="auto"/>
              <w:ind w:firstLineChars="0" w:firstLine="0"/>
              <w:jc w:val="left"/>
              <w:rPr>
                <w:ins w:id="3946" w:author="天赐 余" w:date="2025-12-04T11:07:00Z" w16du:dateUtc="2025-12-04T03:07:00Z"/>
                <w:rFonts w:asciiTheme="majorEastAsia" w:eastAsiaTheme="majorEastAsia" w:hAnsiTheme="majorEastAsia" w:hint="eastAsia"/>
              </w:rPr>
            </w:pPr>
            <w:proofErr w:type="spellStart"/>
            <w:ins w:id="3947" w:author="天赐 余" w:date="2025-12-04T11:07:00Z" w16du:dateUtc="2025-12-04T03:07:00Z">
              <w:r>
                <w:rPr>
                  <w:rFonts w:asciiTheme="majorEastAsia" w:eastAsiaTheme="majorEastAsia" w:hAnsiTheme="majorEastAsia"/>
                </w:rPr>
                <w:t>AdminControlListLength</w:t>
              </w:r>
              <w:proofErr w:type="spellEnd"/>
            </w:ins>
          </w:p>
        </w:tc>
        <w:tc>
          <w:tcPr>
            <w:tcW w:w="3162" w:type="dxa"/>
          </w:tcPr>
          <w:p w14:paraId="5805532F" w14:textId="77777777" w:rsidR="008425B0" w:rsidRDefault="008425B0" w:rsidP="0034302B">
            <w:pPr>
              <w:spacing w:after="0" w:line="240" w:lineRule="auto"/>
              <w:ind w:firstLineChars="0" w:firstLine="0"/>
              <w:jc w:val="left"/>
              <w:rPr>
                <w:ins w:id="3948" w:author="天赐 余" w:date="2025-12-04T11:07:00Z" w16du:dateUtc="2025-12-04T03:07:00Z"/>
                <w:rFonts w:asciiTheme="majorEastAsia" w:eastAsiaTheme="majorEastAsia" w:hAnsiTheme="majorEastAsia" w:hint="eastAsia"/>
              </w:rPr>
            </w:pPr>
            <w:ins w:id="3949" w:author="天赐 余" w:date="2025-12-04T11:07:00Z" w16du:dateUtc="2025-12-04T03:07:00Z">
              <w:r w:rsidRPr="0034302B">
                <w:rPr>
                  <w:rFonts w:asciiTheme="majorEastAsia" w:eastAsiaTheme="majorEastAsia" w:hAnsiTheme="majorEastAsia" w:hint="eastAsia"/>
                </w:rPr>
                <w:t>门控表长度，表明门控表中含有多少个表项（</w:t>
              </w:r>
              <w:proofErr w:type="spellStart"/>
              <w:r w:rsidRPr="0034302B">
                <w:rPr>
                  <w:rFonts w:asciiTheme="majorEastAsia" w:eastAsiaTheme="majorEastAsia" w:hAnsiTheme="majorEastAsia" w:hint="eastAsia"/>
                </w:rPr>
                <w:t>GateControlEntry</w:t>
              </w:r>
              <w:proofErr w:type="spellEnd"/>
              <w:r w:rsidRPr="0034302B">
                <w:rPr>
                  <w:rFonts w:asciiTheme="majorEastAsia" w:eastAsiaTheme="majorEastAsia" w:hAnsiTheme="majorEastAsia" w:hint="eastAsia"/>
                </w:rPr>
                <w:t>）</w:t>
              </w:r>
            </w:ins>
          </w:p>
        </w:tc>
        <w:tc>
          <w:tcPr>
            <w:tcW w:w="1993" w:type="dxa"/>
            <w:vAlign w:val="center"/>
          </w:tcPr>
          <w:p w14:paraId="5F550F0F" w14:textId="77777777" w:rsidR="008425B0" w:rsidRDefault="008425B0" w:rsidP="0034302B">
            <w:pPr>
              <w:spacing w:after="0" w:line="240" w:lineRule="auto"/>
              <w:ind w:firstLineChars="0" w:firstLine="0"/>
              <w:jc w:val="left"/>
              <w:rPr>
                <w:ins w:id="3950" w:author="天赐 余" w:date="2025-12-04T11:07:00Z" w16du:dateUtc="2025-12-04T03:07:00Z"/>
                <w:rFonts w:asciiTheme="majorEastAsia" w:eastAsiaTheme="majorEastAsia" w:hAnsiTheme="majorEastAsia" w:hint="eastAsia"/>
              </w:rPr>
            </w:pPr>
            <w:proofErr w:type="spellStart"/>
            <w:ins w:id="3951" w:author="天赐 余" w:date="2025-12-04T11:07:00Z" w16du:dateUtc="2025-12-04T03:07:00Z">
              <w:r>
                <w:rPr>
                  <w:rFonts w:asciiTheme="majorEastAsia" w:eastAsiaTheme="majorEastAsia" w:hAnsiTheme="majorEastAsia" w:hint="eastAsia"/>
                </w:rPr>
                <w:t>U</w:t>
              </w:r>
              <w:r>
                <w:rPr>
                  <w:rFonts w:asciiTheme="majorEastAsia" w:eastAsiaTheme="majorEastAsia" w:hAnsiTheme="majorEastAsia"/>
                </w:rPr>
                <w:t>int</w:t>
              </w:r>
              <w:proofErr w:type="spellEnd"/>
            </w:ins>
          </w:p>
        </w:tc>
        <w:tc>
          <w:tcPr>
            <w:tcW w:w="992" w:type="dxa"/>
            <w:vAlign w:val="center"/>
          </w:tcPr>
          <w:p w14:paraId="5D2F9C3F" w14:textId="77777777" w:rsidR="008425B0" w:rsidRDefault="008425B0" w:rsidP="0034302B">
            <w:pPr>
              <w:spacing w:after="0" w:line="240" w:lineRule="auto"/>
              <w:ind w:firstLineChars="0" w:firstLine="0"/>
              <w:jc w:val="left"/>
              <w:rPr>
                <w:ins w:id="3952" w:author="天赐 余" w:date="2025-12-04T11:07:00Z" w16du:dateUtc="2025-12-04T03:07:00Z"/>
                <w:rFonts w:asciiTheme="majorEastAsia" w:eastAsiaTheme="majorEastAsia" w:hAnsiTheme="majorEastAsia" w:hint="eastAsia"/>
              </w:rPr>
            </w:pPr>
            <w:ins w:id="3953" w:author="天赐 余" w:date="2025-12-04T11:07:00Z" w16du:dateUtc="2025-12-04T03:07:00Z">
              <w:r>
                <w:rPr>
                  <w:rFonts w:asciiTheme="majorEastAsia" w:eastAsiaTheme="majorEastAsia" w:hAnsiTheme="majorEastAsia" w:hint="eastAsia"/>
                </w:rPr>
                <w:t>表项个数</w:t>
              </w:r>
            </w:ins>
          </w:p>
        </w:tc>
        <w:tc>
          <w:tcPr>
            <w:tcW w:w="1477" w:type="dxa"/>
            <w:vAlign w:val="center"/>
          </w:tcPr>
          <w:p w14:paraId="068A0903" w14:textId="77777777" w:rsidR="008425B0" w:rsidRDefault="008425B0" w:rsidP="0034302B">
            <w:pPr>
              <w:spacing w:after="0" w:line="240" w:lineRule="auto"/>
              <w:ind w:firstLineChars="0" w:firstLine="0"/>
              <w:jc w:val="left"/>
              <w:rPr>
                <w:ins w:id="3954" w:author="天赐 余" w:date="2025-12-04T11:07:00Z" w16du:dateUtc="2025-12-04T03:07:00Z"/>
                <w:rFonts w:asciiTheme="majorEastAsia" w:eastAsiaTheme="majorEastAsia" w:hAnsiTheme="majorEastAsia" w:hint="eastAsia"/>
              </w:rPr>
            </w:pPr>
          </w:p>
        </w:tc>
      </w:tr>
      <w:tr w:rsidR="008425B0" w14:paraId="2EF95924" w14:textId="77777777" w:rsidTr="0034302B">
        <w:trPr>
          <w:trHeight w:val="732"/>
          <w:ins w:id="3955" w:author="天赐 余" w:date="2025-12-04T11:07:00Z"/>
        </w:trPr>
        <w:tc>
          <w:tcPr>
            <w:tcW w:w="2070" w:type="dxa"/>
            <w:vAlign w:val="center"/>
          </w:tcPr>
          <w:p w14:paraId="2531843D" w14:textId="77777777" w:rsidR="008425B0" w:rsidRDefault="008425B0" w:rsidP="0034302B">
            <w:pPr>
              <w:spacing w:after="0" w:line="240" w:lineRule="auto"/>
              <w:ind w:firstLineChars="0" w:firstLine="0"/>
              <w:jc w:val="left"/>
              <w:rPr>
                <w:ins w:id="3956" w:author="天赐 余" w:date="2025-12-04T11:07:00Z" w16du:dateUtc="2025-12-04T03:07:00Z"/>
                <w:rFonts w:asciiTheme="majorEastAsia" w:eastAsiaTheme="majorEastAsia" w:hAnsiTheme="majorEastAsia" w:hint="eastAsia"/>
              </w:rPr>
            </w:pPr>
            <w:proofErr w:type="spellStart"/>
            <w:ins w:id="3957" w:author="天赐 余" w:date="2025-12-04T11:07:00Z" w16du:dateUtc="2025-12-04T03:07:00Z">
              <w:r>
                <w:rPr>
                  <w:rFonts w:asciiTheme="majorEastAsia" w:eastAsiaTheme="majorEastAsia" w:hAnsiTheme="majorEastAsia"/>
                </w:rPr>
                <w:t>GateControlEntry</w:t>
              </w:r>
              <w:r>
                <w:rPr>
                  <w:rFonts w:asciiTheme="majorEastAsia" w:eastAsiaTheme="majorEastAsia" w:hAnsiTheme="majorEastAsia" w:hint="eastAsia"/>
                </w:rPr>
                <w:t>-operation_name</w:t>
              </w:r>
              <w:proofErr w:type="spellEnd"/>
            </w:ins>
          </w:p>
        </w:tc>
        <w:tc>
          <w:tcPr>
            <w:tcW w:w="3162" w:type="dxa"/>
          </w:tcPr>
          <w:p w14:paraId="77AACEC8" w14:textId="77777777" w:rsidR="008425B0" w:rsidRDefault="008425B0" w:rsidP="0034302B">
            <w:pPr>
              <w:spacing w:after="0" w:line="240" w:lineRule="auto"/>
              <w:ind w:firstLineChars="0" w:firstLine="0"/>
              <w:jc w:val="left"/>
              <w:rPr>
                <w:ins w:id="3958" w:author="天赐 余" w:date="2025-12-04T11:07:00Z" w16du:dateUtc="2025-12-04T03:07:00Z"/>
                <w:rFonts w:asciiTheme="majorEastAsia" w:eastAsiaTheme="majorEastAsia" w:hAnsiTheme="majorEastAsia" w:hint="eastAsia"/>
              </w:rPr>
            </w:pPr>
            <w:ins w:id="3959" w:author="天赐 余" w:date="2025-12-04T11:07:00Z" w16du:dateUtc="2025-12-04T03:07:00Z">
              <w:r w:rsidRPr="00002D99">
                <w:rPr>
                  <w:rFonts w:asciiTheme="majorEastAsia" w:eastAsiaTheme="majorEastAsia" w:hAnsiTheme="majorEastAsia" w:hint="eastAsia"/>
                </w:rPr>
                <w:t>门控表表项的操作类型字段，</w:t>
              </w:r>
              <w:r w:rsidRPr="0034302B">
                <w:rPr>
                  <w:rFonts w:asciiTheme="majorEastAsia" w:eastAsiaTheme="majorEastAsia" w:hAnsiTheme="majorEastAsia" w:hint="eastAsia"/>
                </w:rPr>
                <w:t>目前</w:t>
              </w:r>
              <w:r>
                <w:rPr>
                  <w:rFonts w:asciiTheme="majorEastAsia" w:eastAsiaTheme="majorEastAsia" w:hAnsiTheme="majorEastAsia" w:hint="eastAsia"/>
                </w:rPr>
                <w:t>仅要求支持</w:t>
              </w:r>
              <w:r w:rsidRPr="0034302B">
                <w:rPr>
                  <w:rFonts w:asciiTheme="majorEastAsia" w:eastAsiaTheme="majorEastAsia" w:hAnsiTheme="majorEastAsia" w:hint="eastAsia"/>
                </w:rPr>
                <w:t>“设置门控”</w:t>
              </w:r>
              <w:r>
                <w:rPr>
                  <w:rFonts w:asciiTheme="majorEastAsia" w:eastAsiaTheme="majorEastAsia" w:hAnsiTheme="majorEastAsia" w:hint="eastAsia"/>
                </w:rPr>
                <w:t>类型</w:t>
              </w:r>
            </w:ins>
          </w:p>
        </w:tc>
        <w:tc>
          <w:tcPr>
            <w:tcW w:w="1993" w:type="dxa"/>
            <w:vAlign w:val="center"/>
          </w:tcPr>
          <w:p w14:paraId="6ECBB874" w14:textId="77777777" w:rsidR="008425B0" w:rsidRDefault="008425B0" w:rsidP="0034302B">
            <w:pPr>
              <w:spacing w:after="0" w:line="240" w:lineRule="auto"/>
              <w:ind w:firstLineChars="0" w:firstLine="0"/>
              <w:jc w:val="left"/>
              <w:rPr>
                <w:ins w:id="3960" w:author="天赐 余" w:date="2025-12-04T11:07:00Z" w16du:dateUtc="2025-12-04T03:07:00Z"/>
                <w:rFonts w:asciiTheme="majorEastAsia" w:eastAsiaTheme="majorEastAsia" w:hAnsiTheme="majorEastAsia" w:hint="eastAsia"/>
              </w:rPr>
            </w:pPr>
            <w:ins w:id="3961" w:author="天赐 余" w:date="2025-12-04T11:07:00Z" w16du:dateUtc="2025-12-04T03:07:00Z">
              <w:r>
                <w:rPr>
                  <w:rFonts w:asciiTheme="majorEastAsia" w:eastAsiaTheme="majorEastAsia" w:hAnsiTheme="majorEastAsia"/>
                </w:rPr>
                <w:t>Enumeration</w:t>
              </w:r>
            </w:ins>
          </w:p>
        </w:tc>
        <w:tc>
          <w:tcPr>
            <w:tcW w:w="992" w:type="dxa"/>
            <w:vAlign w:val="center"/>
          </w:tcPr>
          <w:p w14:paraId="18702644" w14:textId="77777777" w:rsidR="008425B0" w:rsidRDefault="008425B0" w:rsidP="0034302B">
            <w:pPr>
              <w:spacing w:after="0" w:line="240" w:lineRule="auto"/>
              <w:ind w:firstLineChars="0" w:firstLine="0"/>
              <w:jc w:val="left"/>
              <w:rPr>
                <w:ins w:id="3962" w:author="天赐 余" w:date="2025-12-04T11:07:00Z" w16du:dateUtc="2025-12-04T03:07:00Z"/>
                <w:rFonts w:asciiTheme="majorEastAsia" w:eastAsiaTheme="majorEastAsia" w:hAnsiTheme="majorEastAsia" w:hint="eastAsia"/>
              </w:rPr>
            </w:pPr>
          </w:p>
        </w:tc>
        <w:tc>
          <w:tcPr>
            <w:tcW w:w="1477" w:type="dxa"/>
            <w:vAlign w:val="center"/>
          </w:tcPr>
          <w:p w14:paraId="2178B661" w14:textId="77777777" w:rsidR="008425B0" w:rsidRDefault="008425B0" w:rsidP="0034302B">
            <w:pPr>
              <w:spacing w:after="0" w:line="240" w:lineRule="auto"/>
              <w:ind w:firstLineChars="0" w:firstLine="0"/>
              <w:jc w:val="left"/>
              <w:rPr>
                <w:ins w:id="3963" w:author="天赐 余" w:date="2025-12-04T11:07:00Z" w16du:dateUtc="2025-12-04T03:07:00Z"/>
                <w:rFonts w:asciiTheme="majorEastAsia" w:eastAsiaTheme="majorEastAsia" w:hAnsiTheme="majorEastAsia" w:hint="eastAsia"/>
              </w:rPr>
            </w:pPr>
            <w:ins w:id="3964" w:author="天赐 余" w:date="2025-12-04T11:07:00Z" w16du:dateUtc="2025-12-04T03:07:00Z">
              <w:r>
                <w:rPr>
                  <w:rFonts w:asciiTheme="majorEastAsia" w:eastAsiaTheme="majorEastAsia" w:hAnsiTheme="majorEastAsia" w:hint="eastAsia"/>
                </w:rPr>
                <w:t>0（设置门控）</w:t>
              </w:r>
            </w:ins>
          </w:p>
        </w:tc>
      </w:tr>
      <w:tr w:rsidR="008425B0" w14:paraId="2999E809" w14:textId="77777777" w:rsidTr="0034302B">
        <w:trPr>
          <w:trHeight w:val="732"/>
          <w:ins w:id="3965" w:author="天赐 余" w:date="2025-12-04T11:07:00Z"/>
        </w:trPr>
        <w:tc>
          <w:tcPr>
            <w:tcW w:w="2070" w:type="dxa"/>
            <w:vAlign w:val="center"/>
          </w:tcPr>
          <w:p w14:paraId="2EDD92DF" w14:textId="77777777" w:rsidR="008425B0" w:rsidRDefault="008425B0" w:rsidP="0034302B">
            <w:pPr>
              <w:spacing w:after="0" w:line="240" w:lineRule="auto"/>
              <w:ind w:firstLineChars="0" w:firstLine="0"/>
              <w:jc w:val="left"/>
              <w:rPr>
                <w:ins w:id="3966" w:author="天赐 余" w:date="2025-12-04T11:07:00Z" w16du:dateUtc="2025-12-04T03:07:00Z"/>
                <w:rFonts w:asciiTheme="majorEastAsia" w:eastAsiaTheme="majorEastAsia" w:hAnsiTheme="majorEastAsia" w:hint="eastAsia"/>
              </w:rPr>
            </w:pPr>
            <w:proofErr w:type="spellStart"/>
            <w:ins w:id="3967" w:author="天赐 余" w:date="2025-12-04T11:07:00Z" w16du:dateUtc="2025-12-04T03:07:00Z">
              <w:r>
                <w:rPr>
                  <w:rFonts w:asciiTheme="majorEastAsia" w:eastAsiaTheme="majorEastAsia" w:hAnsiTheme="majorEastAsia"/>
                </w:rPr>
                <w:lastRenderedPageBreak/>
                <w:t>GateControlEntry</w:t>
              </w:r>
              <w:r>
                <w:rPr>
                  <w:rFonts w:asciiTheme="majorEastAsia" w:eastAsiaTheme="majorEastAsia" w:hAnsiTheme="majorEastAsia" w:hint="eastAsia"/>
                </w:rPr>
                <w:t>-gatestate</w:t>
              </w:r>
              <w:proofErr w:type="spellEnd"/>
            </w:ins>
          </w:p>
        </w:tc>
        <w:tc>
          <w:tcPr>
            <w:tcW w:w="3162" w:type="dxa"/>
          </w:tcPr>
          <w:p w14:paraId="055831DB" w14:textId="77777777" w:rsidR="008425B0" w:rsidRDefault="008425B0" w:rsidP="0034302B">
            <w:pPr>
              <w:spacing w:after="0" w:line="240" w:lineRule="auto"/>
              <w:ind w:firstLineChars="0" w:firstLine="0"/>
              <w:jc w:val="left"/>
              <w:rPr>
                <w:ins w:id="3968" w:author="天赐 余" w:date="2025-12-04T11:07:00Z" w16du:dateUtc="2025-12-04T03:07:00Z"/>
                <w:rFonts w:asciiTheme="majorEastAsia" w:eastAsiaTheme="majorEastAsia" w:hAnsiTheme="majorEastAsia" w:hint="eastAsia"/>
              </w:rPr>
            </w:pPr>
            <w:ins w:id="3969" w:author="天赐 余" w:date="2025-12-04T11:07:00Z" w16du:dateUtc="2025-12-04T03:07:00Z">
              <w:r>
                <w:rPr>
                  <w:rFonts w:asciiTheme="majorEastAsia" w:eastAsiaTheme="majorEastAsia" w:hAnsiTheme="majorEastAsia" w:hint="eastAsia"/>
                </w:rPr>
                <w:t>门控表表项的门控状态，表示每个流量类的门状态（bit0~7对应TC0~TC7,0=关闭，1=打开），例如，0b11100101，表示优先级0、2、5、6、7队列打开。</w:t>
              </w:r>
            </w:ins>
          </w:p>
        </w:tc>
        <w:tc>
          <w:tcPr>
            <w:tcW w:w="1993" w:type="dxa"/>
            <w:vAlign w:val="center"/>
          </w:tcPr>
          <w:p w14:paraId="237D64EB" w14:textId="77777777" w:rsidR="008425B0" w:rsidRDefault="008425B0" w:rsidP="0034302B">
            <w:pPr>
              <w:spacing w:after="0" w:line="240" w:lineRule="auto"/>
              <w:ind w:firstLineChars="0" w:firstLine="0"/>
              <w:jc w:val="left"/>
              <w:rPr>
                <w:ins w:id="3970" w:author="天赐 余" w:date="2025-12-04T11:07:00Z" w16du:dateUtc="2025-12-04T03:07:00Z"/>
                <w:rFonts w:asciiTheme="majorEastAsia" w:eastAsiaTheme="majorEastAsia" w:hAnsiTheme="majorEastAsia" w:hint="eastAsia"/>
              </w:rPr>
            </w:pPr>
            <w:ins w:id="3971" w:author="天赐 余" w:date="2025-12-04T11:07:00Z" w16du:dateUtc="2025-12-04T03:07:00Z">
              <w:r>
                <w:rPr>
                  <w:rFonts w:asciiTheme="majorEastAsia" w:eastAsiaTheme="majorEastAsia" w:hAnsiTheme="majorEastAsia" w:hint="eastAsia"/>
                </w:rPr>
                <w:t>Uint8</w:t>
              </w:r>
            </w:ins>
          </w:p>
        </w:tc>
        <w:tc>
          <w:tcPr>
            <w:tcW w:w="992" w:type="dxa"/>
            <w:vAlign w:val="center"/>
          </w:tcPr>
          <w:p w14:paraId="1C95545B" w14:textId="77777777" w:rsidR="008425B0" w:rsidRDefault="008425B0" w:rsidP="0034302B">
            <w:pPr>
              <w:spacing w:after="0" w:line="240" w:lineRule="auto"/>
              <w:ind w:firstLineChars="0" w:firstLine="0"/>
              <w:jc w:val="left"/>
              <w:rPr>
                <w:ins w:id="3972" w:author="天赐 余" w:date="2025-12-04T11:07:00Z" w16du:dateUtc="2025-12-04T03:07:00Z"/>
                <w:rFonts w:asciiTheme="majorEastAsia" w:eastAsiaTheme="majorEastAsia" w:hAnsiTheme="majorEastAsia" w:hint="eastAsia"/>
              </w:rPr>
            </w:pPr>
          </w:p>
        </w:tc>
        <w:tc>
          <w:tcPr>
            <w:tcW w:w="1477" w:type="dxa"/>
            <w:vAlign w:val="center"/>
          </w:tcPr>
          <w:p w14:paraId="27D1D764" w14:textId="77777777" w:rsidR="008425B0" w:rsidRDefault="008425B0" w:rsidP="0034302B">
            <w:pPr>
              <w:spacing w:after="0" w:line="240" w:lineRule="auto"/>
              <w:ind w:firstLineChars="0" w:firstLine="0"/>
              <w:jc w:val="left"/>
              <w:rPr>
                <w:ins w:id="3973" w:author="天赐 余" w:date="2025-12-04T11:07:00Z" w16du:dateUtc="2025-12-04T03:07:00Z"/>
                <w:rFonts w:asciiTheme="majorEastAsia" w:eastAsiaTheme="majorEastAsia" w:hAnsiTheme="majorEastAsia" w:hint="eastAsia"/>
              </w:rPr>
            </w:pPr>
            <w:ins w:id="3974" w:author="天赐 余" w:date="2025-12-04T11:07:00Z" w16du:dateUtc="2025-12-04T03:07:00Z">
              <w:r>
                <w:rPr>
                  <w:rFonts w:asciiTheme="majorEastAsia" w:eastAsiaTheme="majorEastAsia" w:hAnsiTheme="majorEastAsia" w:hint="eastAsia"/>
                </w:rPr>
                <w:t>b00000000~</w:t>
              </w:r>
            </w:ins>
          </w:p>
          <w:p w14:paraId="3840D0E0" w14:textId="77777777" w:rsidR="008425B0" w:rsidRDefault="008425B0" w:rsidP="0034302B">
            <w:pPr>
              <w:spacing w:after="0" w:line="240" w:lineRule="auto"/>
              <w:ind w:firstLineChars="0" w:firstLine="0"/>
              <w:jc w:val="left"/>
              <w:rPr>
                <w:ins w:id="3975" w:author="天赐 余" w:date="2025-12-04T11:07:00Z" w16du:dateUtc="2025-12-04T03:07:00Z"/>
                <w:rFonts w:asciiTheme="majorEastAsia" w:eastAsiaTheme="majorEastAsia" w:hAnsiTheme="majorEastAsia" w:hint="eastAsia"/>
              </w:rPr>
            </w:pPr>
            <w:ins w:id="3976" w:author="天赐 余" w:date="2025-12-04T11:07:00Z" w16du:dateUtc="2025-12-04T03:07:00Z">
              <w:r>
                <w:rPr>
                  <w:rFonts w:asciiTheme="majorEastAsia" w:eastAsiaTheme="majorEastAsia" w:hAnsiTheme="majorEastAsia" w:hint="eastAsia"/>
                </w:rPr>
                <w:t>b11111111</w:t>
              </w:r>
            </w:ins>
          </w:p>
        </w:tc>
      </w:tr>
      <w:tr w:rsidR="008425B0" w14:paraId="1ACC1914" w14:textId="77777777" w:rsidTr="0034302B">
        <w:trPr>
          <w:trHeight w:val="732"/>
          <w:ins w:id="3977" w:author="天赐 余" w:date="2025-12-04T11:07:00Z"/>
        </w:trPr>
        <w:tc>
          <w:tcPr>
            <w:tcW w:w="2070" w:type="dxa"/>
            <w:vAlign w:val="center"/>
          </w:tcPr>
          <w:p w14:paraId="10675FC3" w14:textId="77777777" w:rsidR="008425B0" w:rsidRDefault="008425B0" w:rsidP="0034302B">
            <w:pPr>
              <w:spacing w:after="0" w:line="240" w:lineRule="auto"/>
              <w:ind w:firstLineChars="0" w:firstLine="0"/>
              <w:jc w:val="left"/>
              <w:rPr>
                <w:ins w:id="3978" w:author="天赐 余" w:date="2025-12-04T11:07:00Z" w16du:dateUtc="2025-12-04T03:07:00Z"/>
                <w:rFonts w:asciiTheme="majorEastAsia" w:eastAsiaTheme="majorEastAsia" w:hAnsiTheme="majorEastAsia" w:hint="eastAsia"/>
              </w:rPr>
            </w:pPr>
            <w:proofErr w:type="spellStart"/>
            <w:ins w:id="3979" w:author="天赐 余" w:date="2025-12-04T11:07:00Z" w16du:dateUtc="2025-12-04T03:07:00Z">
              <w:r>
                <w:rPr>
                  <w:rFonts w:asciiTheme="majorEastAsia" w:eastAsiaTheme="majorEastAsia" w:hAnsiTheme="majorEastAsia"/>
                </w:rPr>
                <w:t>GateControlEntry</w:t>
              </w:r>
              <w:r>
                <w:rPr>
                  <w:rFonts w:asciiTheme="majorEastAsia" w:eastAsiaTheme="majorEastAsia" w:hAnsiTheme="majorEastAsia" w:hint="eastAsia"/>
                </w:rPr>
                <w:t>-</w:t>
              </w:r>
              <w:r>
                <w:rPr>
                  <w:rFonts w:asciiTheme="majorEastAsia" w:eastAsiaTheme="majorEastAsia" w:hAnsiTheme="majorEastAsia"/>
                </w:rPr>
                <w:t>TimeInterval</w:t>
              </w:r>
              <w:proofErr w:type="spellEnd"/>
            </w:ins>
          </w:p>
        </w:tc>
        <w:tc>
          <w:tcPr>
            <w:tcW w:w="3162" w:type="dxa"/>
          </w:tcPr>
          <w:p w14:paraId="68D1820C" w14:textId="77777777" w:rsidR="008425B0" w:rsidRDefault="008425B0" w:rsidP="0034302B">
            <w:pPr>
              <w:spacing w:after="0" w:line="240" w:lineRule="auto"/>
              <w:ind w:firstLineChars="0" w:firstLine="0"/>
              <w:jc w:val="left"/>
              <w:rPr>
                <w:ins w:id="3980" w:author="天赐 余" w:date="2025-12-04T11:07:00Z" w16du:dateUtc="2025-12-04T03:07:00Z"/>
                <w:rFonts w:asciiTheme="majorEastAsia" w:eastAsiaTheme="majorEastAsia" w:hAnsiTheme="majorEastAsia" w:hint="eastAsia"/>
              </w:rPr>
            </w:pPr>
            <w:ins w:id="3981" w:author="天赐 余" w:date="2025-12-04T11:07:00Z" w16du:dateUtc="2025-12-04T03:07:00Z">
              <w:r>
                <w:rPr>
                  <w:rFonts w:asciiTheme="majorEastAsia" w:eastAsiaTheme="majorEastAsia" w:hAnsiTheme="majorEastAsia" w:hint="eastAsia"/>
                </w:rPr>
                <w:t>门控表表项的门控持续时间</w:t>
              </w:r>
            </w:ins>
          </w:p>
        </w:tc>
        <w:tc>
          <w:tcPr>
            <w:tcW w:w="1993" w:type="dxa"/>
            <w:vAlign w:val="center"/>
          </w:tcPr>
          <w:p w14:paraId="4876E7C4" w14:textId="77777777" w:rsidR="008425B0" w:rsidRDefault="008425B0" w:rsidP="0034302B">
            <w:pPr>
              <w:spacing w:after="0" w:line="240" w:lineRule="auto"/>
              <w:ind w:firstLineChars="0" w:firstLine="0"/>
              <w:jc w:val="left"/>
              <w:rPr>
                <w:ins w:id="3982" w:author="天赐 余" w:date="2025-12-04T11:07:00Z" w16du:dateUtc="2025-12-04T03:07:00Z"/>
                <w:rFonts w:asciiTheme="majorEastAsia" w:eastAsiaTheme="majorEastAsia" w:hAnsiTheme="majorEastAsia" w:hint="eastAsia"/>
              </w:rPr>
            </w:pPr>
            <w:ins w:id="3983" w:author="天赐 余" w:date="2025-12-04T11:07:00Z" w16du:dateUtc="2025-12-04T03:07:00Z">
              <w:r>
                <w:rPr>
                  <w:rFonts w:asciiTheme="majorEastAsia" w:eastAsiaTheme="majorEastAsia" w:hAnsiTheme="majorEastAsia" w:hint="eastAsia"/>
                </w:rPr>
                <w:t>Uint32</w:t>
              </w:r>
            </w:ins>
          </w:p>
        </w:tc>
        <w:tc>
          <w:tcPr>
            <w:tcW w:w="992" w:type="dxa"/>
            <w:vAlign w:val="center"/>
          </w:tcPr>
          <w:p w14:paraId="14A62924" w14:textId="77777777" w:rsidR="008425B0" w:rsidRDefault="008425B0" w:rsidP="0034302B">
            <w:pPr>
              <w:spacing w:after="0" w:line="240" w:lineRule="auto"/>
              <w:ind w:firstLineChars="0" w:firstLine="0"/>
              <w:jc w:val="left"/>
              <w:rPr>
                <w:ins w:id="3984" w:author="天赐 余" w:date="2025-12-04T11:07:00Z" w16du:dateUtc="2025-12-04T03:07:00Z"/>
                <w:rFonts w:asciiTheme="majorEastAsia" w:eastAsiaTheme="majorEastAsia" w:hAnsiTheme="majorEastAsia" w:hint="eastAsia"/>
              </w:rPr>
            </w:pPr>
            <w:ins w:id="3985" w:author="天赐 余" w:date="2025-12-04T11:07:00Z" w16du:dateUtc="2025-12-04T03:07:00Z">
              <w:r>
                <w:rPr>
                  <w:rFonts w:asciiTheme="majorEastAsia" w:eastAsiaTheme="majorEastAsia" w:hAnsiTheme="majorEastAsia" w:hint="eastAsia"/>
                </w:rPr>
                <w:t>纳秒</w:t>
              </w:r>
            </w:ins>
          </w:p>
        </w:tc>
        <w:tc>
          <w:tcPr>
            <w:tcW w:w="1477" w:type="dxa"/>
            <w:vAlign w:val="center"/>
          </w:tcPr>
          <w:p w14:paraId="458502E0" w14:textId="77777777" w:rsidR="008425B0" w:rsidRDefault="008425B0" w:rsidP="0034302B">
            <w:pPr>
              <w:spacing w:after="0" w:line="240" w:lineRule="auto"/>
              <w:ind w:firstLineChars="0" w:firstLine="0"/>
              <w:jc w:val="left"/>
              <w:rPr>
                <w:ins w:id="3986" w:author="天赐 余" w:date="2025-12-04T11:07:00Z" w16du:dateUtc="2025-12-04T03:07:00Z"/>
                <w:rFonts w:asciiTheme="majorEastAsia" w:eastAsiaTheme="majorEastAsia" w:hAnsiTheme="majorEastAsia" w:hint="eastAsia"/>
              </w:rPr>
            </w:pPr>
            <w:proofErr w:type="spellStart"/>
            <w:ins w:id="3987" w:author="天赐 余" w:date="2025-12-04T11:07:00Z" w16du:dateUtc="2025-12-04T03:07:00Z">
              <w:r>
                <w:rPr>
                  <w:rFonts w:asciiTheme="majorEastAsia" w:eastAsiaTheme="majorEastAsia" w:hAnsiTheme="majorEastAsia"/>
                </w:rPr>
                <w:t>TickGranularity</w:t>
              </w:r>
              <w:proofErr w:type="spellEnd"/>
              <w:r>
                <w:rPr>
                  <w:rFonts w:asciiTheme="majorEastAsia" w:eastAsiaTheme="majorEastAsia" w:hAnsiTheme="majorEastAsia" w:hint="eastAsia"/>
                </w:rPr>
                <w:t>整数倍，小于</w:t>
              </w:r>
              <w:proofErr w:type="spellStart"/>
              <w:r>
                <w:rPr>
                  <w:rFonts w:asciiTheme="majorEastAsia" w:eastAsiaTheme="majorEastAsia" w:hAnsiTheme="majorEastAsia"/>
                </w:rPr>
                <w:t>AdminCycleTime</w:t>
              </w:r>
              <w:proofErr w:type="spellEnd"/>
            </w:ins>
          </w:p>
        </w:tc>
      </w:tr>
      <w:tr w:rsidR="008425B0" w14:paraId="6E70D898" w14:textId="77777777" w:rsidTr="0034302B">
        <w:trPr>
          <w:trHeight w:val="725"/>
          <w:ins w:id="3988" w:author="天赐 余" w:date="2025-12-04T11:07:00Z"/>
        </w:trPr>
        <w:tc>
          <w:tcPr>
            <w:tcW w:w="2070" w:type="dxa"/>
            <w:vAlign w:val="center"/>
          </w:tcPr>
          <w:p w14:paraId="22EAD59B" w14:textId="77777777" w:rsidR="008425B0" w:rsidRDefault="008425B0" w:rsidP="0034302B">
            <w:pPr>
              <w:spacing w:after="0" w:line="240" w:lineRule="auto"/>
              <w:ind w:firstLineChars="0" w:firstLine="0"/>
              <w:jc w:val="left"/>
              <w:rPr>
                <w:ins w:id="3989" w:author="天赐 余" w:date="2025-12-04T11:07:00Z" w16du:dateUtc="2025-12-04T03:07:00Z"/>
                <w:rFonts w:asciiTheme="majorEastAsia" w:eastAsiaTheme="majorEastAsia" w:hAnsiTheme="majorEastAsia" w:hint="eastAsia"/>
              </w:rPr>
            </w:pPr>
            <w:proofErr w:type="spellStart"/>
            <w:ins w:id="3990" w:author="天赐 余" w:date="2025-12-04T11:07:00Z" w16du:dateUtc="2025-12-04T03:07:00Z">
              <w:r>
                <w:rPr>
                  <w:rFonts w:asciiTheme="majorEastAsia" w:eastAsiaTheme="majorEastAsia" w:hAnsiTheme="majorEastAsia"/>
                </w:rPr>
                <w:t>AdminControlList</w:t>
              </w:r>
              <w:proofErr w:type="spellEnd"/>
            </w:ins>
          </w:p>
        </w:tc>
        <w:tc>
          <w:tcPr>
            <w:tcW w:w="3162" w:type="dxa"/>
          </w:tcPr>
          <w:p w14:paraId="26115DC6" w14:textId="77777777" w:rsidR="008425B0" w:rsidRDefault="008425B0" w:rsidP="0034302B">
            <w:pPr>
              <w:spacing w:after="0" w:line="240" w:lineRule="auto"/>
              <w:ind w:firstLineChars="0" w:firstLine="0"/>
              <w:jc w:val="left"/>
              <w:rPr>
                <w:ins w:id="3991" w:author="天赐 余" w:date="2025-12-04T11:07:00Z" w16du:dateUtc="2025-12-04T03:07:00Z"/>
                <w:rFonts w:asciiTheme="majorEastAsia" w:eastAsiaTheme="majorEastAsia" w:hAnsiTheme="majorEastAsia" w:hint="eastAsia"/>
              </w:rPr>
            </w:pPr>
            <w:ins w:id="3992" w:author="天赐 余" w:date="2025-12-04T11:07:00Z" w16du:dateUtc="2025-12-04T03:07:00Z">
              <w:r>
                <w:rPr>
                  <w:rFonts w:asciiTheme="majorEastAsia" w:eastAsiaTheme="majorEastAsia" w:hAnsiTheme="majorEastAsia" w:hint="eastAsia"/>
                </w:rPr>
                <w:t>门控表</w:t>
              </w:r>
            </w:ins>
          </w:p>
        </w:tc>
        <w:tc>
          <w:tcPr>
            <w:tcW w:w="1993" w:type="dxa"/>
            <w:vAlign w:val="center"/>
          </w:tcPr>
          <w:p w14:paraId="03472CD5" w14:textId="77777777" w:rsidR="008425B0" w:rsidRDefault="008425B0" w:rsidP="0034302B">
            <w:pPr>
              <w:spacing w:after="0" w:line="240" w:lineRule="auto"/>
              <w:ind w:firstLineChars="0" w:firstLine="0"/>
              <w:jc w:val="left"/>
              <w:rPr>
                <w:ins w:id="3993" w:author="天赐 余" w:date="2025-12-04T11:07:00Z" w16du:dateUtc="2025-12-04T03:07:00Z"/>
                <w:rFonts w:asciiTheme="majorEastAsia" w:eastAsiaTheme="majorEastAsia" w:hAnsiTheme="majorEastAsia" w:hint="eastAsia"/>
              </w:rPr>
            </w:pPr>
            <w:proofErr w:type="spellStart"/>
            <w:ins w:id="3994" w:author="天赐 余" w:date="2025-12-04T11:07:00Z" w16du:dateUtc="2025-12-04T03:07:00Z">
              <w:r>
                <w:rPr>
                  <w:rFonts w:asciiTheme="majorEastAsia" w:eastAsiaTheme="majorEastAsia" w:hAnsiTheme="majorEastAsia"/>
                </w:rPr>
                <w:t>GateControlEntry</w:t>
              </w:r>
              <w:proofErr w:type="spellEnd"/>
              <w:r>
                <w:rPr>
                  <w:rFonts w:asciiTheme="majorEastAsia" w:eastAsiaTheme="majorEastAsia" w:hAnsiTheme="majorEastAsia" w:hint="eastAsia"/>
                </w:rPr>
                <w:t>列表</w:t>
              </w:r>
            </w:ins>
          </w:p>
        </w:tc>
        <w:tc>
          <w:tcPr>
            <w:tcW w:w="992" w:type="dxa"/>
            <w:vAlign w:val="center"/>
          </w:tcPr>
          <w:p w14:paraId="5C8F87D2" w14:textId="77777777" w:rsidR="008425B0" w:rsidRDefault="008425B0" w:rsidP="0034302B">
            <w:pPr>
              <w:spacing w:after="0" w:line="240" w:lineRule="auto"/>
              <w:ind w:firstLineChars="0" w:firstLine="0"/>
              <w:jc w:val="left"/>
              <w:rPr>
                <w:ins w:id="3995" w:author="天赐 余" w:date="2025-12-04T11:07:00Z" w16du:dateUtc="2025-12-04T03:07:00Z"/>
                <w:rFonts w:asciiTheme="majorEastAsia" w:eastAsiaTheme="majorEastAsia" w:hAnsiTheme="majorEastAsia" w:hint="eastAsia"/>
              </w:rPr>
            </w:pPr>
          </w:p>
        </w:tc>
        <w:tc>
          <w:tcPr>
            <w:tcW w:w="1477" w:type="dxa"/>
            <w:vAlign w:val="center"/>
          </w:tcPr>
          <w:p w14:paraId="095A7616" w14:textId="77777777" w:rsidR="008425B0" w:rsidRDefault="008425B0" w:rsidP="0034302B">
            <w:pPr>
              <w:spacing w:after="0" w:line="240" w:lineRule="auto"/>
              <w:ind w:firstLineChars="0" w:firstLine="0"/>
              <w:jc w:val="left"/>
              <w:rPr>
                <w:ins w:id="3996" w:author="天赐 余" w:date="2025-12-04T11:07:00Z" w16du:dateUtc="2025-12-04T03:07:00Z"/>
                <w:rFonts w:asciiTheme="majorEastAsia" w:eastAsiaTheme="majorEastAsia" w:hAnsiTheme="majorEastAsia" w:hint="eastAsia"/>
              </w:rPr>
            </w:pPr>
          </w:p>
        </w:tc>
      </w:tr>
      <w:tr w:rsidR="008425B0" w14:paraId="1013D043" w14:textId="77777777" w:rsidTr="0034302B">
        <w:trPr>
          <w:trHeight w:val="725"/>
          <w:ins w:id="3997" w:author="天赐 余" w:date="2025-12-04T11:07:00Z"/>
        </w:trPr>
        <w:tc>
          <w:tcPr>
            <w:tcW w:w="2070" w:type="dxa"/>
            <w:vAlign w:val="center"/>
          </w:tcPr>
          <w:p w14:paraId="7A323EAB" w14:textId="77777777" w:rsidR="008425B0" w:rsidRDefault="008425B0" w:rsidP="0034302B">
            <w:pPr>
              <w:spacing w:after="0" w:line="240" w:lineRule="auto"/>
              <w:ind w:firstLineChars="0" w:firstLine="0"/>
              <w:jc w:val="left"/>
              <w:rPr>
                <w:ins w:id="3998" w:author="天赐 余" w:date="2025-12-04T11:07:00Z" w16du:dateUtc="2025-12-04T03:07:00Z"/>
                <w:rFonts w:asciiTheme="majorEastAsia" w:eastAsiaTheme="majorEastAsia" w:hAnsiTheme="majorEastAsia" w:hint="eastAsia"/>
              </w:rPr>
            </w:pPr>
            <w:proofErr w:type="spellStart"/>
            <w:ins w:id="3999" w:author="天赐 余" w:date="2025-12-04T11:07:00Z" w16du:dateUtc="2025-12-04T03:07:00Z">
              <w:r>
                <w:rPr>
                  <w:rFonts w:asciiTheme="majorEastAsia" w:eastAsiaTheme="majorEastAsia" w:hAnsiTheme="majorEastAsia"/>
                </w:rPr>
                <w:t>AdminCycleTime</w:t>
              </w:r>
              <w:proofErr w:type="spellEnd"/>
            </w:ins>
          </w:p>
        </w:tc>
        <w:tc>
          <w:tcPr>
            <w:tcW w:w="3162" w:type="dxa"/>
          </w:tcPr>
          <w:p w14:paraId="749B2546" w14:textId="77777777" w:rsidR="008425B0" w:rsidRDefault="008425B0" w:rsidP="0034302B">
            <w:pPr>
              <w:spacing w:after="0" w:line="240" w:lineRule="auto"/>
              <w:ind w:firstLineChars="0" w:firstLine="0"/>
              <w:jc w:val="left"/>
              <w:rPr>
                <w:ins w:id="4000" w:author="天赐 余" w:date="2025-12-04T11:07:00Z" w16du:dateUtc="2025-12-04T03:07:00Z"/>
                <w:rFonts w:asciiTheme="majorEastAsia" w:eastAsiaTheme="majorEastAsia" w:hAnsiTheme="majorEastAsia" w:hint="eastAsia"/>
              </w:rPr>
            </w:pPr>
            <w:ins w:id="4001" w:author="天赐 余" w:date="2025-12-04T11:07:00Z" w16du:dateUtc="2025-12-04T03:07:00Z">
              <w:r>
                <w:rPr>
                  <w:rFonts w:asciiTheme="majorEastAsia" w:eastAsiaTheme="majorEastAsia" w:hAnsiTheme="majorEastAsia" w:hint="eastAsia"/>
                </w:rPr>
                <w:t>门控循环时间，用门控粒度的整数倍表示</w:t>
              </w:r>
            </w:ins>
          </w:p>
        </w:tc>
        <w:tc>
          <w:tcPr>
            <w:tcW w:w="1993" w:type="dxa"/>
            <w:vAlign w:val="center"/>
          </w:tcPr>
          <w:p w14:paraId="7EF1D1B5" w14:textId="77777777" w:rsidR="008425B0" w:rsidRDefault="008425B0" w:rsidP="0034302B">
            <w:pPr>
              <w:spacing w:after="0" w:line="240" w:lineRule="auto"/>
              <w:ind w:firstLineChars="0" w:firstLine="0"/>
              <w:jc w:val="left"/>
              <w:rPr>
                <w:ins w:id="4002" w:author="天赐 余" w:date="2025-12-04T11:07:00Z" w16du:dateUtc="2025-12-04T03:07:00Z"/>
                <w:rFonts w:asciiTheme="majorEastAsia" w:eastAsiaTheme="majorEastAsia" w:hAnsiTheme="majorEastAsia" w:hint="eastAsia"/>
              </w:rPr>
            </w:pPr>
            <w:proofErr w:type="spellStart"/>
            <w:ins w:id="4003" w:author="天赐 余" w:date="2025-12-04T11:07:00Z" w16du:dateUtc="2025-12-04T03:07:00Z">
              <w:r>
                <w:rPr>
                  <w:rFonts w:asciiTheme="majorEastAsia" w:eastAsiaTheme="majorEastAsia" w:hAnsiTheme="majorEastAsia" w:hint="eastAsia"/>
                </w:rPr>
                <w:t>Uint</w:t>
              </w:r>
              <w:proofErr w:type="spellEnd"/>
            </w:ins>
          </w:p>
        </w:tc>
        <w:tc>
          <w:tcPr>
            <w:tcW w:w="992" w:type="dxa"/>
            <w:vAlign w:val="center"/>
          </w:tcPr>
          <w:p w14:paraId="1E070085" w14:textId="77777777" w:rsidR="008425B0" w:rsidRDefault="008425B0" w:rsidP="0034302B">
            <w:pPr>
              <w:spacing w:after="0" w:line="240" w:lineRule="auto"/>
              <w:ind w:firstLineChars="0" w:firstLine="0"/>
              <w:jc w:val="left"/>
              <w:rPr>
                <w:ins w:id="4004" w:author="天赐 余" w:date="2025-12-04T11:07:00Z" w16du:dateUtc="2025-12-04T03:07:00Z"/>
                <w:rFonts w:asciiTheme="majorEastAsia" w:eastAsiaTheme="majorEastAsia" w:hAnsiTheme="majorEastAsia" w:hint="eastAsia"/>
              </w:rPr>
            </w:pPr>
            <w:ins w:id="4005" w:author="天赐 余" w:date="2025-12-04T11:07:00Z" w16du:dateUtc="2025-12-04T03:07:00Z">
              <w:r>
                <w:rPr>
                  <w:rFonts w:asciiTheme="majorEastAsia" w:eastAsiaTheme="majorEastAsia" w:hAnsiTheme="majorEastAsia" w:hint="eastAsia"/>
                </w:rPr>
                <w:t>纳秒</w:t>
              </w:r>
            </w:ins>
          </w:p>
        </w:tc>
        <w:tc>
          <w:tcPr>
            <w:tcW w:w="1477" w:type="dxa"/>
            <w:vAlign w:val="center"/>
          </w:tcPr>
          <w:p w14:paraId="0DABBA39" w14:textId="77777777" w:rsidR="008425B0" w:rsidRDefault="008425B0" w:rsidP="0034302B">
            <w:pPr>
              <w:spacing w:after="0" w:line="240" w:lineRule="auto"/>
              <w:ind w:firstLineChars="0" w:firstLine="0"/>
              <w:jc w:val="left"/>
              <w:rPr>
                <w:ins w:id="4006" w:author="天赐 余" w:date="2025-12-04T11:07:00Z" w16du:dateUtc="2025-12-04T03:07:00Z"/>
                <w:rFonts w:asciiTheme="majorEastAsia" w:eastAsiaTheme="majorEastAsia" w:hAnsiTheme="majorEastAsia" w:hint="eastAsia"/>
              </w:rPr>
            </w:pPr>
            <w:ins w:id="4007" w:author="天赐 余" w:date="2025-12-04T11:07:00Z" w16du:dateUtc="2025-12-04T03:07:00Z">
              <w:r>
                <w:rPr>
                  <w:rFonts w:asciiTheme="majorEastAsia" w:eastAsiaTheme="majorEastAsia" w:hAnsiTheme="majorEastAsia" w:hint="eastAsia"/>
                </w:rPr>
                <w:t>门控粒度的整数倍</w:t>
              </w:r>
            </w:ins>
          </w:p>
        </w:tc>
      </w:tr>
      <w:tr w:rsidR="008425B0" w14:paraId="6E684CFD" w14:textId="77777777" w:rsidTr="0034302B">
        <w:trPr>
          <w:trHeight w:val="1449"/>
          <w:ins w:id="4008" w:author="天赐 余" w:date="2025-12-04T11:07:00Z"/>
        </w:trPr>
        <w:tc>
          <w:tcPr>
            <w:tcW w:w="2070" w:type="dxa"/>
            <w:vAlign w:val="center"/>
          </w:tcPr>
          <w:p w14:paraId="63294C9D" w14:textId="77777777" w:rsidR="008425B0" w:rsidRDefault="008425B0" w:rsidP="0034302B">
            <w:pPr>
              <w:spacing w:after="0" w:line="240" w:lineRule="auto"/>
              <w:ind w:firstLineChars="0" w:firstLine="0"/>
              <w:jc w:val="left"/>
              <w:rPr>
                <w:ins w:id="4009" w:author="天赐 余" w:date="2025-12-04T11:07:00Z" w16du:dateUtc="2025-12-04T03:07:00Z"/>
                <w:rFonts w:asciiTheme="majorEastAsia" w:eastAsiaTheme="majorEastAsia" w:hAnsiTheme="majorEastAsia" w:hint="eastAsia"/>
              </w:rPr>
            </w:pPr>
            <w:proofErr w:type="spellStart"/>
            <w:ins w:id="4010" w:author="天赐 余" w:date="2025-12-04T11:07:00Z" w16du:dateUtc="2025-12-04T03:07:00Z">
              <w:r>
                <w:rPr>
                  <w:rFonts w:asciiTheme="majorEastAsia" w:eastAsiaTheme="majorEastAsia" w:hAnsiTheme="majorEastAsia"/>
                </w:rPr>
                <w:t>AdminBaseTime</w:t>
              </w:r>
              <w:proofErr w:type="spellEnd"/>
            </w:ins>
          </w:p>
        </w:tc>
        <w:tc>
          <w:tcPr>
            <w:tcW w:w="3162" w:type="dxa"/>
          </w:tcPr>
          <w:p w14:paraId="426D1EAB" w14:textId="77777777" w:rsidR="008425B0" w:rsidRDefault="008425B0" w:rsidP="0034302B">
            <w:pPr>
              <w:spacing w:after="0" w:line="240" w:lineRule="auto"/>
              <w:ind w:firstLineChars="0" w:firstLine="0"/>
              <w:jc w:val="left"/>
              <w:rPr>
                <w:ins w:id="4011" w:author="天赐 余" w:date="2025-12-04T11:07:00Z" w16du:dateUtc="2025-12-04T03:07:00Z"/>
                <w:rFonts w:asciiTheme="majorEastAsia" w:eastAsiaTheme="majorEastAsia" w:hAnsiTheme="majorEastAsia" w:hint="eastAsia"/>
              </w:rPr>
            </w:pPr>
            <w:ins w:id="4012" w:author="天赐 余" w:date="2025-12-04T11:07:00Z" w16du:dateUtc="2025-12-04T03:07:00Z">
              <w:r w:rsidRPr="0034302B">
                <w:rPr>
                  <w:rFonts w:asciiTheme="majorEastAsia" w:eastAsiaTheme="majorEastAsia" w:hAnsiTheme="majorEastAsia" w:hint="eastAsia"/>
                </w:rPr>
                <w:t>循环开始的基准时间（PTP时间格式）</w:t>
              </w:r>
            </w:ins>
          </w:p>
        </w:tc>
        <w:tc>
          <w:tcPr>
            <w:tcW w:w="1993" w:type="dxa"/>
            <w:vAlign w:val="center"/>
          </w:tcPr>
          <w:p w14:paraId="6F3E54B8" w14:textId="77777777" w:rsidR="008425B0" w:rsidRDefault="008425B0" w:rsidP="0034302B">
            <w:pPr>
              <w:spacing w:after="0" w:line="240" w:lineRule="auto"/>
              <w:ind w:firstLineChars="0" w:firstLine="0"/>
              <w:jc w:val="left"/>
              <w:rPr>
                <w:ins w:id="4013" w:author="天赐 余" w:date="2025-12-04T11:07:00Z" w16du:dateUtc="2025-12-04T03:07:00Z"/>
                <w:rFonts w:asciiTheme="majorEastAsia" w:eastAsiaTheme="majorEastAsia" w:hAnsiTheme="majorEastAsia" w:hint="eastAsia"/>
              </w:rPr>
            </w:pPr>
            <w:ins w:id="4014" w:author="天赐 余" w:date="2025-12-04T11:07:00Z" w16du:dateUtc="2025-12-04T03:07:00Z">
              <w:r>
                <w:rPr>
                  <w:rFonts w:asciiTheme="majorEastAsia" w:eastAsiaTheme="majorEastAsia" w:hAnsiTheme="majorEastAsia" w:hint="eastAsia"/>
                </w:rPr>
                <w:t>Uint48+Uint32</w:t>
              </w:r>
            </w:ins>
          </w:p>
        </w:tc>
        <w:tc>
          <w:tcPr>
            <w:tcW w:w="992" w:type="dxa"/>
            <w:vAlign w:val="center"/>
          </w:tcPr>
          <w:p w14:paraId="45450570" w14:textId="77777777" w:rsidR="008425B0" w:rsidRDefault="008425B0" w:rsidP="0034302B">
            <w:pPr>
              <w:spacing w:after="0" w:line="240" w:lineRule="auto"/>
              <w:ind w:firstLineChars="0" w:firstLine="0"/>
              <w:jc w:val="left"/>
              <w:rPr>
                <w:ins w:id="4015" w:author="天赐 余" w:date="2025-12-04T11:07:00Z" w16du:dateUtc="2025-12-04T03:07:00Z"/>
                <w:rFonts w:asciiTheme="majorEastAsia" w:eastAsiaTheme="majorEastAsia" w:hAnsiTheme="majorEastAsia" w:hint="eastAsia"/>
              </w:rPr>
            </w:pPr>
            <w:ins w:id="4016" w:author="天赐 余" w:date="2025-12-04T11:07:00Z" w16du:dateUtc="2025-12-04T03:07:00Z">
              <w:r w:rsidRPr="0034302B">
                <w:rPr>
                  <w:rFonts w:asciiTheme="majorEastAsia" w:eastAsiaTheme="majorEastAsia" w:hAnsiTheme="majorEastAsia" w:hint="eastAsia"/>
                </w:rPr>
                <w:t>48</w:t>
              </w:r>
              <w:r w:rsidRPr="00E351C0">
                <w:rPr>
                  <w:rFonts w:asciiTheme="majorEastAsia" w:eastAsiaTheme="majorEastAsia" w:hAnsiTheme="majorEastAsia" w:hint="eastAsia"/>
                </w:rPr>
                <w:t>位秒，32位纳秒</w:t>
              </w:r>
            </w:ins>
          </w:p>
        </w:tc>
        <w:tc>
          <w:tcPr>
            <w:tcW w:w="1477" w:type="dxa"/>
            <w:vAlign w:val="center"/>
          </w:tcPr>
          <w:p w14:paraId="03EE776D" w14:textId="77777777" w:rsidR="008425B0" w:rsidRDefault="008425B0" w:rsidP="0034302B">
            <w:pPr>
              <w:spacing w:after="0" w:line="240" w:lineRule="auto"/>
              <w:ind w:firstLineChars="0" w:firstLine="0"/>
              <w:jc w:val="left"/>
              <w:rPr>
                <w:ins w:id="4017" w:author="天赐 余" w:date="2025-12-04T11:07:00Z" w16du:dateUtc="2025-12-04T03:07:00Z"/>
                <w:rFonts w:asciiTheme="majorEastAsia" w:eastAsiaTheme="majorEastAsia" w:hAnsiTheme="majorEastAsia" w:hint="eastAsia"/>
              </w:rPr>
            </w:pPr>
            <w:ins w:id="4018" w:author="天赐 余" w:date="2025-12-04T11:07:00Z" w16du:dateUtc="2025-12-04T03:07:00Z">
              <w:r>
                <w:rPr>
                  <w:rFonts w:asciiTheme="majorEastAsia" w:eastAsiaTheme="majorEastAsia" w:hAnsiTheme="majorEastAsia" w:hint="eastAsia"/>
                </w:rPr>
                <w:t>建议全网所有节点一致</w:t>
              </w:r>
            </w:ins>
          </w:p>
        </w:tc>
      </w:tr>
      <w:tr w:rsidR="008425B0" w14:paraId="6A7927B8" w14:textId="77777777" w:rsidTr="0034302B">
        <w:trPr>
          <w:trHeight w:val="1449"/>
          <w:ins w:id="4019" w:author="天赐 余" w:date="2025-12-04T11:07:00Z"/>
        </w:trPr>
        <w:tc>
          <w:tcPr>
            <w:tcW w:w="2070" w:type="dxa"/>
            <w:vAlign w:val="center"/>
          </w:tcPr>
          <w:p w14:paraId="325E6F30" w14:textId="77777777" w:rsidR="008425B0" w:rsidRDefault="008425B0" w:rsidP="0034302B">
            <w:pPr>
              <w:spacing w:after="0" w:line="240" w:lineRule="auto"/>
              <w:ind w:firstLineChars="0" w:firstLine="0"/>
              <w:jc w:val="left"/>
              <w:rPr>
                <w:ins w:id="4020" w:author="天赐 余" w:date="2025-12-04T11:07:00Z" w16du:dateUtc="2025-12-04T03:07:00Z"/>
                <w:rFonts w:asciiTheme="majorEastAsia" w:eastAsiaTheme="majorEastAsia" w:hAnsiTheme="majorEastAsia" w:hint="eastAsia"/>
              </w:rPr>
            </w:pPr>
            <w:proofErr w:type="spellStart"/>
            <w:ins w:id="4021" w:author="天赐 余" w:date="2025-12-04T11:07:00Z" w16du:dateUtc="2025-12-04T03:07:00Z">
              <w:r>
                <w:rPr>
                  <w:rFonts w:asciiTheme="majorEastAsia" w:eastAsiaTheme="majorEastAsia" w:hAnsiTheme="majorEastAsia"/>
                </w:rPr>
                <w:t>TickGranularity</w:t>
              </w:r>
              <w:proofErr w:type="spellEnd"/>
            </w:ins>
          </w:p>
        </w:tc>
        <w:tc>
          <w:tcPr>
            <w:tcW w:w="3162" w:type="dxa"/>
          </w:tcPr>
          <w:p w14:paraId="6BDC3FDA" w14:textId="77777777" w:rsidR="008425B0" w:rsidRDefault="008425B0" w:rsidP="0034302B">
            <w:pPr>
              <w:spacing w:after="0" w:line="240" w:lineRule="auto"/>
              <w:ind w:firstLineChars="0" w:firstLine="0"/>
              <w:jc w:val="left"/>
              <w:rPr>
                <w:ins w:id="4022" w:author="天赐 余" w:date="2025-12-04T11:07:00Z" w16du:dateUtc="2025-12-04T03:07:00Z"/>
                <w:rFonts w:asciiTheme="majorEastAsia" w:eastAsiaTheme="majorEastAsia" w:hAnsiTheme="majorEastAsia" w:hint="eastAsia"/>
              </w:rPr>
            </w:pPr>
            <w:ins w:id="4023" w:author="天赐 余" w:date="2025-12-04T11:07:00Z" w16du:dateUtc="2025-12-04T03:07:00Z">
              <w:r>
                <w:rPr>
                  <w:rFonts w:asciiTheme="majorEastAsia" w:eastAsiaTheme="majorEastAsia" w:hAnsiTheme="majorEastAsia" w:hint="eastAsia"/>
                </w:rPr>
                <w:t>门控时间粒度，门控状态机每一拍的时间长度</w:t>
              </w:r>
            </w:ins>
          </w:p>
        </w:tc>
        <w:tc>
          <w:tcPr>
            <w:tcW w:w="1993" w:type="dxa"/>
            <w:vAlign w:val="center"/>
          </w:tcPr>
          <w:p w14:paraId="7B8A8FF8" w14:textId="77777777" w:rsidR="008425B0" w:rsidRDefault="008425B0" w:rsidP="0034302B">
            <w:pPr>
              <w:spacing w:after="0" w:line="240" w:lineRule="auto"/>
              <w:ind w:firstLineChars="0" w:firstLine="0"/>
              <w:jc w:val="left"/>
              <w:rPr>
                <w:ins w:id="4024" w:author="天赐 余" w:date="2025-12-04T11:07:00Z" w16du:dateUtc="2025-12-04T03:07:00Z"/>
                <w:rFonts w:asciiTheme="majorEastAsia" w:eastAsiaTheme="majorEastAsia" w:hAnsiTheme="majorEastAsia" w:hint="eastAsia"/>
              </w:rPr>
            </w:pPr>
            <w:ins w:id="4025" w:author="天赐 余" w:date="2025-12-04T11:07:00Z" w16du:dateUtc="2025-12-04T03:07:00Z">
              <w:r>
                <w:rPr>
                  <w:rFonts w:asciiTheme="majorEastAsia" w:eastAsiaTheme="majorEastAsia" w:hAnsiTheme="majorEastAsia" w:hint="eastAsia"/>
                </w:rPr>
                <w:t>Uint32</w:t>
              </w:r>
            </w:ins>
          </w:p>
        </w:tc>
        <w:tc>
          <w:tcPr>
            <w:tcW w:w="992" w:type="dxa"/>
            <w:vAlign w:val="center"/>
          </w:tcPr>
          <w:p w14:paraId="0DC20E04" w14:textId="77777777" w:rsidR="008425B0" w:rsidRDefault="008425B0" w:rsidP="0034302B">
            <w:pPr>
              <w:spacing w:after="0" w:line="240" w:lineRule="auto"/>
              <w:ind w:firstLineChars="0" w:firstLine="0"/>
              <w:jc w:val="left"/>
              <w:rPr>
                <w:ins w:id="4026" w:author="天赐 余" w:date="2025-12-04T11:07:00Z" w16du:dateUtc="2025-12-04T03:07:00Z"/>
                <w:rFonts w:asciiTheme="majorEastAsia" w:eastAsiaTheme="majorEastAsia" w:hAnsiTheme="majorEastAsia" w:hint="eastAsia"/>
              </w:rPr>
            </w:pPr>
            <w:ins w:id="4027" w:author="天赐 余" w:date="2025-12-04T11:07:00Z" w16du:dateUtc="2025-12-04T03:07:00Z">
              <w:r>
                <w:rPr>
                  <w:rFonts w:asciiTheme="majorEastAsia" w:eastAsiaTheme="majorEastAsia" w:hAnsiTheme="majorEastAsia" w:hint="eastAsia"/>
                </w:rPr>
                <w:t>十分之一纳秒</w:t>
              </w:r>
            </w:ins>
          </w:p>
        </w:tc>
        <w:tc>
          <w:tcPr>
            <w:tcW w:w="1477" w:type="dxa"/>
            <w:vAlign w:val="center"/>
          </w:tcPr>
          <w:p w14:paraId="68A058BD" w14:textId="77777777" w:rsidR="008425B0" w:rsidRDefault="008425B0" w:rsidP="0034302B">
            <w:pPr>
              <w:spacing w:after="0" w:line="240" w:lineRule="auto"/>
              <w:ind w:firstLineChars="0" w:firstLine="0"/>
              <w:jc w:val="left"/>
              <w:rPr>
                <w:ins w:id="4028" w:author="天赐 余" w:date="2025-12-04T11:07:00Z" w16du:dateUtc="2025-12-04T03:07:00Z"/>
                <w:rFonts w:asciiTheme="majorEastAsia" w:eastAsiaTheme="majorEastAsia" w:hAnsiTheme="majorEastAsia" w:hint="eastAsia"/>
              </w:rPr>
            </w:pPr>
            <w:ins w:id="4029" w:author="天赐 余" w:date="2025-12-04T11:07:00Z" w16du:dateUtc="2025-12-04T03:07:00Z">
              <w:r>
                <w:rPr>
                  <w:rFonts w:asciiTheme="majorEastAsia" w:eastAsiaTheme="majorEastAsia" w:hAnsiTheme="majorEastAsia" w:hint="eastAsia"/>
                </w:rPr>
                <w:t>典型范围[0.1us,1us]</w:t>
              </w:r>
            </w:ins>
          </w:p>
        </w:tc>
      </w:tr>
    </w:tbl>
    <w:p w14:paraId="6418F722" w14:textId="77777777" w:rsidR="00717322" w:rsidRDefault="00717322">
      <w:pPr>
        <w:ind w:firstLineChars="0" w:firstLine="0"/>
      </w:pPr>
    </w:p>
    <w:p w14:paraId="2CCDC518" w14:textId="77777777" w:rsidR="00717322" w:rsidRPr="006D2256" w:rsidRDefault="00000000">
      <w:pPr>
        <w:numPr>
          <w:ilvl w:val="0"/>
          <w:numId w:val="18"/>
        </w:numPr>
        <w:ind w:firstLine="560"/>
        <w:rPr>
          <w:rPrChange w:id="4030" w:author="天赐 余" w:date="2025-11-29T18:07:00Z" w16du:dateUtc="2025-11-29T10:07:00Z">
            <w:rPr>
              <w:highlight w:val="yellow"/>
            </w:rPr>
          </w:rPrChange>
        </w:rPr>
      </w:pPr>
      <w:r w:rsidRPr="006D2256">
        <w:rPr>
          <w:rFonts w:hint="eastAsia"/>
          <w:rPrChange w:id="4031" w:author="天赐 余" w:date="2025-11-29T18:07:00Z" w16du:dateUtc="2025-11-29T10:07:00Z">
            <w:rPr>
              <w:rFonts w:hint="eastAsia"/>
              <w:highlight w:val="yellow"/>
            </w:rPr>
          </w:rPrChange>
        </w:rPr>
        <w:t>基于信用整形（</w:t>
      </w:r>
      <w:r w:rsidRPr="006D2256">
        <w:rPr>
          <w:rPrChange w:id="4032" w:author="天赐 余" w:date="2025-11-29T18:07:00Z" w16du:dateUtc="2025-11-29T10:07:00Z">
            <w:rPr>
              <w:highlight w:val="yellow"/>
            </w:rPr>
          </w:rPrChange>
        </w:rPr>
        <w:t>CBS</w:t>
      </w:r>
      <w:r w:rsidRPr="006D2256">
        <w:rPr>
          <w:rFonts w:hint="eastAsia"/>
          <w:rPrChange w:id="4033" w:author="天赐 余" w:date="2025-11-29T18:07:00Z" w16du:dateUtc="2025-11-29T10:07:00Z">
            <w:rPr>
              <w:rFonts w:hint="eastAsia"/>
              <w:highlight w:val="yellow"/>
            </w:rPr>
          </w:rPrChange>
        </w:rPr>
        <w:t>）参数</w:t>
      </w:r>
    </w:p>
    <w:p w14:paraId="4335B534" w14:textId="2A831794" w:rsidR="00C65A35" w:rsidRDefault="00C65A35">
      <w:pPr>
        <w:pStyle w:val="a7"/>
        <w:keepNext/>
        <w:rPr>
          <w:ins w:id="4034" w:author="天赐 余" w:date="2025-12-04T11:09:00Z" w16du:dateUtc="2025-12-04T03:09:00Z"/>
        </w:rPr>
        <w:pPrChange w:id="4035" w:author="天赐 余" w:date="2025-12-04T11:09:00Z" w16du:dateUtc="2025-12-04T03:09:00Z">
          <w:pPr>
            <w:ind w:firstLine="560"/>
          </w:pPr>
        </w:pPrChange>
      </w:pPr>
      <w:ins w:id="4036" w:author="天赐 余" w:date="2025-12-04T11:09:00Z" w16du:dateUtc="2025-12-04T03:09: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4037" w:author="天赐 余" w:date="2025-12-04T11:09:00Z" w16du:dateUtc="2025-12-04T03:09:00Z">
        <w:r>
          <w:rPr>
            <w:noProof/>
          </w:rPr>
          <w:t>21</w:t>
        </w:r>
        <w:r>
          <w:fldChar w:fldCharType="end"/>
        </w:r>
        <w:r>
          <w:rPr>
            <w:rFonts w:hint="eastAsia"/>
          </w:rPr>
          <w:t xml:space="preserve"> </w:t>
        </w:r>
        <w:r>
          <w:rPr>
            <w:rFonts w:hint="eastAsia"/>
          </w:rPr>
          <w:t>交换基于信用的整形参数</w:t>
        </w:r>
      </w:ins>
    </w:p>
    <w:tbl>
      <w:tblPr>
        <w:tblStyle w:val="aff1"/>
        <w:tblW w:w="9694" w:type="dxa"/>
        <w:tblLayout w:type="fixed"/>
        <w:tblLook w:val="04A0" w:firstRow="1" w:lastRow="0" w:firstColumn="1" w:lastColumn="0" w:noHBand="0" w:noVBand="1"/>
        <w:tblPrChange w:id="4038" w:author="天赐 余" w:date="2025-12-04T11:08:00Z" w16du:dateUtc="2025-12-04T03:08:00Z">
          <w:tblPr>
            <w:tblStyle w:val="aff1"/>
            <w:tblW w:w="9694" w:type="dxa"/>
            <w:tblLayout w:type="fixed"/>
            <w:tblLook w:val="04A0" w:firstRow="1" w:lastRow="0" w:firstColumn="1" w:lastColumn="0" w:noHBand="0" w:noVBand="1"/>
          </w:tblPr>
        </w:tblPrChange>
      </w:tblPr>
      <w:tblGrid>
        <w:gridCol w:w="2070"/>
        <w:gridCol w:w="3162"/>
        <w:gridCol w:w="1426"/>
        <w:gridCol w:w="932"/>
        <w:gridCol w:w="485"/>
        <w:gridCol w:w="567"/>
        <w:gridCol w:w="1052"/>
        <w:tblGridChange w:id="4039">
          <w:tblGrid>
            <w:gridCol w:w="2070"/>
            <w:gridCol w:w="3162"/>
            <w:gridCol w:w="1426"/>
            <w:gridCol w:w="932"/>
            <w:gridCol w:w="485"/>
            <w:gridCol w:w="567"/>
            <w:gridCol w:w="1052"/>
          </w:tblGrid>
        </w:tblGridChange>
      </w:tblGrid>
      <w:tr w:rsidR="00717322" w:rsidDel="006D2256" w14:paraId="42B38665" w14:textId="096FA669" w:rsidTr="00C65A35">
        <w:trPr>
          <w:gridAfter w:val="1"/>
          <w:wAfter w:w="1052" w:type="dxa"/>
          <w:trHeight w:val="366"/>
          <w:del w:id="4040" w:author="天赐 余" w:date="2025-11-29T18:07:00Z"/>
          <w:trPrChange w:id="4041" w:author="天赐 余" w:date="2025-12-04T11:08:00Z" w16du:dateUtc="2025-12-04T03:08:00Z">
            <w:trPr>
              <w:gridAfter w:val="1"/>
              <w:wAfter w:w="1052" w:type="dxa"/>
              <w:trHeight w:val="366"/>
            </w:trPr>
          </w:trPrChange>
        </w:trPr>
        <w:tc>
          <w:tcPr>
            <w:tcW w:w="2070" w:type="dxa"/>
            <w:vAlign w:val="center"/>
            <w:tcPrChange w:id="4042" w:author="天赐 余" w:date="2025-12-04T11:08:00Z" w16du:dateUtc="2025-12-04T03:08:00Z">
              <w:tcPr>
                <w:tcW w:w="2070" w:type="dxa"/>
                <w:vAlign w:val="center"/>
              </w:tcPr>
            </w:tcPrChange>
          </w:tcPr>
          <w:p w14:paraId="6D0EF937" w14:textId="73FF1E0F" w:rsidR="00717322" w:rsidDel="006D2256" w:rsidRDefault="00000000">
            <w:pPr>
              <w:spacing w:after="0" w:line="240" w:lineRule="auto"/>
              <w:ind w:firstLineChars="0" w:firstLine="0"/>
              <w:jc w:val="center"/>
              <w:rPr>
                <w:del w:id="4043" w:author="天赐 余" w:date="2025-11-29T18:07:00Z" w16du:dateUtc="2025-11-29T10:07:00Z"/>
                <w:rFonts w:asciiTheme="majorEastAsia" w:eastAsiaTheme="majorEastAsia" w:hAnsiTheme="majorEastAsia" w:hint="eastAsia"/>
                <w:b/>
                <w:bCs/>
                <w:highlight w:val="yellow"/>
              </w:rPr>
            </w:pPr>
            <w:del w:id="4044" w:author="天赐 余" w:date="2025-11-29T18:07:00Z" w16du:dateUtc="2025-11-29T10:07:00Z">
              <w:r w:rsidDel="006D2256">
                <w:rPr>
                  <w:rFonts w:asciiTheme="majorEastAsia" w:eastAsiaTheme="majorEastAsia" w:hAnsiTheme="majorEastAsia" w:hint="eastAsia"/>
                  <w:b/>
                  <w:bCs/>
                  <w:highlight w:val="yellow"/>
                </w:rPr>
                <w:delText>参数</w:delText>
              </w:r>
            </w:del>
          </w:p>
        </w:tc>
        <w:tc>
          <w:tcPr>
            <w:tcW w:w="3162" w:type="dxa"/>
            <w:tcPrChange w:id="4045" w:author="天赐 余" w:date="2025-12-04T11:08:00Z" w16du:dateUtc="2025-12-04T03:08:00Z">
              <w:tcPr>
                <w:tcW w:w="3162" w:type="dxa"/>
              </w:tcPr>
            </w:tcPrChange>
          </w:tcPr>
          <w:p w14:paraId="727BA877" w14:textId="017889AD" w:rsidR="00717322" w:rsidDel="006D2256" w:rsidRDefault="00000000">
            <w:pPr>
              <w:spacing w:after="0" w:line="240" w:lineRule="auto"/>
              <w:ind w:firstLineChars="0" w:firstLine="0"/>
              <w:jc w:val="center"/>
              <w:rPr>
                <w:del w:id="4046" w:author="天赐 余" w:date="2025-11-29T18:07:00Z" w16du:dateUtc="2025-11-29T10:07:00Z"/>
                <w:rFonts w:asciiTheme="majorEastAsia" w:eastAsiaTheme="majorEastAsia" w:hAnsiTheme="majorEastAsia" w:hint="eastAsia"/>
                <w:b/>
                <w:bCs/>
                <w:highlight w:val="yellow"/>
              </w:rPr>
            </w:pPr>
            <w:del w:id="4047" w:author="天赐 余" w:date="2025-11-29T18:07:00Z" w16du:dateUtc="2025-11-29T10:07:00Z">
              <w:r w:rsidDel="006D2256">
                <w:rPr>
                  <w:rFonts w:asciiTheme="majorEastAsia" w:eastAsiaTheme="majorEastAsia" w:hAnsiTheme="majorEastAsia" w:hint="eastAsia"/>
                  <w:b/>
                  <w:bCs/>
                  <w:highlight w:val="yellow"/>
                </w:rPr>
                <w:delText>含义</w:delText>
              </w:r>
            </w:del>
          </w:p>
        </w:tc>
        <w:tc>
          <w:tcPr>
            <w:tcW w:w="2358" w:type="dxa"/>
            <w:gridSpan w:val="2"/>
            <w:tcPrChange w:id="4048" w:author="天赐 余" w:date="2025-12-04T11:08:00Z" w16du:dateUtc="2025-12-04T03:08:00Z">
              <w:tcPr>
                <w:tcW w:w="2358" w:type="dxa"/>
                <w:gridSpan w:val="2"/>
              </w:tcPr>
            </w:tcPrChange>
          </w:tcPr>
          <w:p w14:paraId="0CFAD63E" w14:textId="11E0395A" w:rsidR="00717322" w:rsidDel="006D2256" w:rsidRDefault="00000000">
            <w:pPr>
              <w:spacing w:after="0" w:line="240" w:lineRule="auto"/>
              <w:ind w:firstLineChars="0" w:firstLine="0"/>
              <w:jc w:val="center"/>
              <w:rPr>
                <w:del w:id="4049" w:author="天赐 余" w:date="2025-11-29T18:07:00Z" w16du:dateUtc="2025-11-29T10:07:00Z"/>
                <w:rFonts w:asciiTheme="majorEastAsia" w:eastAsiaTheme="majorEastAsia" w:hAnsiTheme="majorEastAsia" w:hint="eastAsia"/>
                <w:b/>
                <w:bCs/>
                <w:highlight w:val="yellow"/>
              </w:rPr>
            </w:pPr>
            <w:del w:id="4050" w:author="天赐 余" w:date="2025-11-29T18:07:00Z" w16du:dateUtc="2025-11-29T10:07:00Z">
              <w:r w:rsidDel="006D2256">
                <w:rPr>
                  <w:rFonts w:asciiTheme="majorEastAsia" w:eastAsiaTheme="majorEastAsia" w:hAnsiTheme="majorEastAsia" w:hint="eastAsia"/>
                  <w:b/>
                  <w:bCs/>
                  <w:highlight w:val="yellow"/>
                </w:rPr>
                <w:delText>类型</w:delText>
              </w:r>
            </w:del>
          </w:p>
        </w:tc>
        <w:tc>
          <w:tcPr>
            <w:tcW w:w="1052" w:type="dxa"/>
            <w:gridSpan w:val="2"/>
            <w:vAlign w:val="center"/>
            <w:tcPrChange w:id="4051" w:author="天赐 余" w:date="2025-12-04T11:08:00Z" w16du:dateUtc="2025-12-04T03:08:00Z">
              <w:tcPr>
                <w:tcW w:w="1052" w:type="dxa"/>
                <w:gridSpan w:val="2"/>
                <w:vAlign w:val="center"/>
              </w:tcPr>
            </w:tcPrChange>
          </w:tcPr>
          <w:p w14:paraId="0DF9C97D" w14:textId="71920250" w:rsidR="00717322" w:rsidDel="006D2256" w:rsidRDefault="00000000">
            <w:pPr>
              <w:spacing w:after="0" w:line="240" w:lineRule="auto"/>
              <w:ind w:firstLineChars="0" w:firstLine="0"/>
              <w:jc w:val="center"/>
              <w:rPr>
                <w:del w:id="4052" w:author="天赐 余" w:date="2025-11-29T18:07:00Z" w16du:dateUtc="2025-11-29T10:07:00Z"/>
                <w:rFonts w:asciiTheme="majorEastAsia" w:eastAsiaTheme="majorEastAsia" w:hAnsiTheme="majorEastAsia" w:hint="eastAsia"/>
                <w:b/>
                <w:bCs/>
                <w:highlight w:val="yellow"/>
              </w:rPr>
            </w:pPr>
            <w:del w:id="4053" w:author="天赐 余" w:date="2025-11-29T18:07:00Z" w16du:dateUtc="2025-11-29T10:07:00Z">
              <w:r w:rsidDel="006D2256">
                <w:rPr>
                  <w:rFonts w:asciiTheme="majorEastAsia" w:eastAsiaTheme="majorEastAsia" w:hAnsiTheme="majorEastAsia" w:hint="eastAsia"/>
                  <w:b/>
                  <w:bCs/>
                  <w:highlight w:val="yellow"/>
                </w:rPr>
                <w:delText>量纲</w:delText>
              </w:r>
            </w:del>
          </w:p>
        </w:tc>
      </w:tr>
      <w:tr w:rsidR="00717322" w:rsidDel="006D2256" w14:paraId="28905FEC" w14:textId="596BA6C7" w:rsidTr="00C65A35">
        <w:trPr>
          <w:gridAfter w:val="1"/>
          <w:wAfter w:w="1052" w:type="dxa"/>
          <w:trHeight w:val="1084"/>
          <w:del w:id="4054" w:author="天赐 余" w:date="2025-11-29T18:07:00Z"/>
          <w:trPrChange w:id="4055" w:author="天赐 余" w:date="2025-12-04T11:08:00Z" w16du:dateUtc="2025-12-04T03:08:00Z">
            <w:trPr>
              <w:gridAfter w:val="1"/>
              <w:wAfter w:w="1052" w:type="dxa"/>
              <w:trHeight w:val="1084"/>
            </w:trPr>
          </w:trPrChange>
        </w:trPr>
        <w:tc>
          <w:tcPr>
            <w:tcW w:w="2070" w:type="dxa"/>
            <w:vAlign w:val="center"/>
            <w:tcPrChange w:id="4056" w:author="天赐 余" w:date="2025-12-04T11:08:00Z" w16du:dateUtc="2025-12-04T03:08:00Z">
              <w:tcPr>
                <w:tcW w:w="2070" w:type="dxa"/>
                <w:vAlign w:val="center"/>
              </w:tcPr>
            </w:tcPrChange>
          </w:tcPr>
          <w:p w14:paraId="7C379D31" w14:textId="5CB7539B" w:rsidR="00717322" w:rsidDel="006D2256" w:rsidRDefault="00000000">
            <w:pPr>
              <w:spacing w:after="0" w:line="240" w:lineRule="auto"/>
              <w:ind w:firstLineChars="0" w:firstLine="0"/>
              <w:jc w:val="left"/>
              <w:rPr>
                <w:del w:id="4057" w:author="天赐 余" w:date="2025-11-29T18:07:00Z" w16du:dateUtc="2025-11-29T10:07:00Z"/>
                <w:rFonts w:asciiTheme="majorEastAsia" w:eastAsiaTheme="majorEastAsia" w:hAnsiTheme="majorEastAsia" w:hint="eastAsia"/>
                <w:highlight w:val="yellow"/>
              </w:rPr>
            </w:pPr>
            <w:del w:id="4058" w:author="天赐 余" w:date="2025-11-29T18:07:00Z" w16du:dateUtc="2025-11-29T10:07:00Z">
              <w:r w:rsidDel="006D2256">
                <w:rPr>
                  <w:rFonts w:asciiTheme="majorEastAsia" w:eastAsiaTheme="majorEastAsia" w:hAnsiTheme="majorEastAsia"/>
                  <w:highlight w:val="yellow"/>
                </w:rPr>
                <w:delText>Idleslope</w:delText>
              </w:r>
            </w:del>
          </w:p>
        </w:tc>
        <w:tc>
          <w:tcPr>
            <w:tcW w:w="3162" w:type="dxa"/>
            <w:tcPrChange w:id="4059" w:author="天赐 余" w:date="2025-12-04T11:08:00Z" w16du:dateUtc="2025-12-04T03:08:00Z">
              <w:tcPr>
                <w:tcW w:w="3162" w:type="dxa"/>
              </w:tcPr>
            </w:tcPrChange>
          </w:tcPr>
          <w:p w14:paraId="7C964C18" w14:textId="65009F98" w:rsidR="00717322" w:rsidDel="006D2256" w:rsidRDefault="00000000">
            <w:pPr>
              <w:spacing w:after="0" w:line="240" w:lineRule="auto"/>
              <w:ind w:firstLineChars="0" w:firstLine="0"/>
              <w:jc w:val="left"/>
              <w:rPr>
                <w:del w:id="4060" w:author="天赐 余" w:date="2025-11-29T18:07:00Z" w16du:dateUtc="2025-11-29T10:07:00Z"/>
                <w:rFonts w:asciiTheme="majorEastAsia" w:eastAsiaTheme="majorEastAsia" w:hAnsiTheme="majorEastAsia" w:hint="eastAsia"/>
                <w:highlight w:val="yellow"/>
              </w:rPr>
            </w:pPr>
            <w:del w:id="4061" w:author="天赐 余" w:date="2025-11-29T18:07:00Z" w16du:dateUtc="2025-11-29T10:07:00Z">
              <w:r w:rsidDel="006D2256">
                <w:rPr>
                  <w:rFonts w:asciiTheme="majorEastAsia" w:eastAsiaTheme="majorEastAsia" w:hAnsiTheme="majorEastAsia" w:hint="eastAsia"/>
                  <w:highlight w:val="yellow"/>
                </w:rPr>
                <w:delText>信用值增加速率，当队列不空但无法发送时，信用值的累积速率。</w:delText>
              </w:r>
            </w:del>
          </w:p>
        </w:tc>
        <w:tc>
          <w:tcPr>
            <w:tcW w:w="2358" w:type="dxa"/>
            <w:gridSpan w:val="2"/>
            <w:vAlign w:val="center"/>
            <w:tcPrChange w:id="4062" w:author="天赐 余" w:date="2025-12-04T11:08:00Z" w16du:dateUtc="2025-12-04T03:08:00Z">
              <w:tcPr>
                <w:tcW w:w="2358" w:type="dxa"/>
                <w:gridSpan w:val="2"/>
                <w:vAlign w:val="center"/>
              </w:tcPr>
            </w:tcPrChange>
          </w:tcPr>
          <w:p w14:paraId="2CF2391E" w14:textId="2686DE96" w:rsidR="00717322" w:rsidDel="006D2256" w:rsidRDefault="00000000">
            <w:pPr>
              <w:spacing w:after="0" w:line="240" w:lineRule="auto"/>
              <w:ind w:firstLineChars="0" w:firstLine="0"/>
              <w:jc w:val="left"/>
              <w:rPr>
                <w:del w:id="4063" w:author="天赐 余" w:date="2025-11-29T18:07:00Z" w16du:dateUtc="2025-11-29T10:07:00Z"/>
                <w:rFonts w:asciiTheme="majorEastAsia" w:eastAsiaTheme="majorEastAsia" w:hAnsiTheme="majorEastAsia" w:hint="eastAsia"/>
                <w:highlight w:val="yellow"/>
              </w:rPr>
            </w:pPr>
            <w:del w:id="4064" w:author="天赐 余" w:date="2025-11-29T18:07:00Z" w16du:dateUtc="2025-11-29T10:07:00Z">
              <w:r w:rsidDel="006D2256">
                <w:rPr>
                  <w:rFonts w:asciiTheme="majorEastAsia" w:eastAsiaTheme="majorEastAsia" w:hAnsiTheme="majorEastAsia" w:hint="eastAsia"/>
                  <w:highlight w:val="yellow"/>
                </w:rPr>
                <w:delText>Uint</w:delText>
              </w:r>
            </w:del>
          </w:p>
        </w:tc>
        <w:tc>
          <w:tcPr>
            <w:tcW w:w="1052" w:type="dxa"/>
            <w:gridSpan w:val="2"/>
            <w:vAlign w:val="center"/>
            <w:tcPrChange w:id="4065" w:author="天赐 余" w:date="2025-12-04T11:08:00Z" w16du:dateUtc="2025-12-04T03:08:00Z">
              <w:tcPr>
                <w:tcW w:w="1052" w:type="dxa"/>
                <w:gridSpan w:val="2"/>
                <w:vAlign w:val="center"/>
              </w:tcPr>
            </w:tcPrChange>
          </w:tcPr>
          <w:p w14:paraId="63860C3D" w14:textId="3CBA7D74" w:rsidR="00717322" w:rsidDel="006D2256" w:rsidRDefault="00000000">
            <w:pPr>
              <w:spacing w:after="0" w:line="240" w:lineRule="auto"/>
              <w:ind w:firstLineChars="0" w:firstLine="0"/>
              <w:jc w:val="left"/>
              <w:rPr>
                <w:del w:id="4066" w:author="天赐 余" w:date="2025-11-29T18:07:00Z" w16du:dateUtc="2025-11-29T10:07:00Z"/>
                <w:rFonts w:asciiTheme="majorEastAsia" w:eastAsiaTheme="majorEastAsia" w:hAnsiTheme="majorEastAsia" w:hint="eastAsia"/>
                <w:highlight w:val="yellow"/>
              </w:rPr>
            </w:pPr>
            <w:del w:id="4067" w:author="天赐 余" w:date="2025-11-29T18:07:00Z" w16du:dateUtc="2025-11-29T10:07:00Z">
              <w:r w:rsidDel="006D2256">
                <w:rPr>
                  <w:rFonts w:asciiTheme="majorEastAsia" w:eastAsiaTheme="majorEastAsia" w:hAnsiTheme="majorEastAsia" w:hint="eastAsia"/>
                  <w:highlight w:val="yellow"/>
                </w:rPr>
                <w:delText>比特/秒</w:delText>
              </w:r>
            </w:del>
          </w:p>
        </w:tc>
      </w:tr>
      <w:tr w:rsidR="00C65A35" w14:paraId="3961A7BD" w14:textId="77777777" w:rsidTr="00C65A35">
        <w:trPr>
          <w:trHeight w:val="366"/>
        </w:trPr>
        <w:tc>
          <w:tcPr>
            <w:tcW w:w="2070" w:type="dxa"/>
            <w:vAlign w:val="center"/>
          </w:tcPr>
          <w:p w14:paraId="4D38A7EE" w14:textId="77777777" w:rsidR="00C65A35" w:rsidRDefault="00C65A35" w:rsidP="0034302B">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62" w:type="dxa"/>
          </w:tcPr>
          <w:p w14:paraId="118F4615" w14:textId="77777777" w:rsidR="00C65A35" w:rsidRDefault="00C65A35" w:rsidP="0034302B">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1426" w:type="dxa"/>
          </w:tcPr>
          <w:p w14:paraId="40804754" w14:textId="77777777" w:rsidR="00C65A35" w:rsidRDefault="00C65A35" w:rsidP="0034302B">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1417" w:type="dxa"/>
            <w:gridSpan w:val="2"/>
            <w:vAlign w:val="center"/>
          </w:tcPr>
          <w:p w14:paraId="143D4818" w14:textId="77777777" w:rsidR="00C65A35" w:rsidRDefault="00C65A35" w:rsidP="0034302B">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c>
          <w:tcPr>
            <w:tcW w:w="1619" w:type="dxa"/>
            <w:gridSpan w:val="2"/>
          </w:tcPr>
          <w:p w14:paraId="0E038DC0" w14:textId="77777777" w:rsidR="00C65A35" w:rsidRDefault="00C65A35" w:rsidP="0034302B">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取值范围</w:t>
            </w:r>
          </w:p>
        </w:tc>
      </w:tr>
      <w:tr w:rsidR="00C65A35" w14:paraId="2B41CA91" w14:textId="77777777" w:rsidTr="00C65A35">
        <w:trPr>
          <w:trHeight w:val="1084"/>
        </w:trPr>
        <w:tc>
          <w:tcPr>
            <w:tcW w:w="2070" w:type="dxa"/>
            <w:vAlign w:val="center"/>
          </w:tcPr>
          <w:p w14:paraId="726CBED8" w14:textId="77777777" w:rsidR="00C65A35" w:rsidRDefault="00C65A35" w:rsidP="0034302B">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lastRenderedPageBreak/>
              <w:t>Idleslope</w:t>
            </w:r>
            <w:proofErr w:type="spellEnd"/>
          </w:p>
        </w:tc>
        <w:tc>
          <w:tcPr>
            <w:tcW w:w="3162" w:type="dxa"/>
          </w:tcPr>
          <w:p w14:paraId="50E265B8"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信用值增加速率，当队列不空但无法发送时，信用值的累积速率。</w:t>
            </w:r>
          </w:p>
        </w:tc>
        <w:tc>
          <w:tcPr>
            <w:tcW w:w="1426" w:type="dxa"/>
            <w:vAlign w:val="center"/>
          </w:tcPr>
          <w:p w14:paraId="18652A6C"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Uint32</w:t>
            </w:r>
          </w:p>
        </w:tc>
        <w:tc>
          <w:tcPr>
            <w:tcW w:w="1417" w:type="dxa"/>
            <w:gridSpan w:val="2"/>
            <w:vAlign w:val="center"/>
          </w:tcPr>
          <w:p w14:paraId="7C193E42"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比特/秒</w:t>
            </w:r>
          </w:p>
        </w:tc>
        <w:tc>
          <w:tcPr>
            <w:tcW w:w="1619" w:type="dxa"/>
            <w:gridSpan w:val="2"/>
          </w:tcPr>
          <w:p w14:paraId="6F765FB0"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小于链路带宽</w:t>
            </w:r>
          </w:p>
        </w:tc>
      </w:tr>
      <w:tr w:rsidR="00C65A35" w14:paraId="35538702" w14:textId="77777777" w:rsidTr="00C65A35">
        <w:trPr>
          <w:trHeight w:val="1084"/>
        </w:trPr>
        <w:tc>
          <w:tcPr>
            <w:tcW w:w="2070" w:type="dxa"/>
            <w:vAlign w:val="center"/>
          </w:tcPr>
          <w:p w14:paraId="1604D83F" w14:textId="77777777" w:rsidR="00C65A35" w:rsidRDefault="00C65A35" w:rsidP="0034302B">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hint="eastAsia"/>
              </w:rPr>
              <w:t>Sendslope</w:t>
            </w:r>
            <w:proofErr w:type="spellEnd"/>
          </w:p>
        </w:tc>
        <w:tc>
          <w:tcPr>
            <w:tcW w:w="3162" w:type="dxa"/>
          </w:tcPr>
          <w:p w14:paraId="52E8ABDF"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信用消耗速率，队列发送数据时，信用值的下降速率</w:t>
            </w:r>
          </w:p>
        </w:tc>
        <w:tc>
          <w:tcPr>
            <w:tcW w:w="1426" w:type="dxa"/>
            <w:vAlign w:val="center"/>
          </w:tcPr>
          <w:p w14:paraId="431672B0"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Int32</w:t>
            </w:r>
          </w:p>
        </w:tc>
        <w:tc>
          <w:tcPr>
            <w:tcW w:w="1417" w:type="dxa"/>
            <w:gridSpan w:val="2"/>
            <w:vAlign w:val="center"/>
          </w:tcPr>
          <w:p w14:paraId="4F3A9A43"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比特/秒</w:t>
            </w:r>
          </w:p>
        </w:tc>
        <w:tc>
          <w:tcPr>
            <w:tcW w:w="1619" w:type="dxa"/>
            <w:gridSpan w:val="2"/>
          </w:tcPr>
          <w:p w14:paraId="163CCB64"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[0,链路速率-</w:t>
            </w:r>
            <w:proofErr w:type="spellStart"/>
            <w:r>
              <w:rPr>
                <w:rFonts w:asciiTheme="majorEastAsia" w:eastAsiaTheme="majorEastAsia" w:hAnsiTheme="majorEastAsia" w:hint="eastAsia"/>
              </w:rPr>
              <w:t>Idleslope</w:t>
            </w:r>
            <w:proofErr w:type="spellEnd"/>
            <w:r>
              <w:rPr>
                <w:rFonts w:asciiTheme="majorEastAsia" w:eastAsiaTheme="majorEastAsia" w:hAnsiTheme="majorEastAsia" w:hint="eastAsia"/>
              </w:rPr>
              <w:t>]</w:t>
            </w:r>
          </w:p>
        </w:tc>
      </w:tr>
      <w:tr w:rsidR="00C65A35" w14:paraId="2F34AC41" w14:textId="77777777" w:rsidTr="00C65A35">
        <w:trPr>
          <w:trHeight w:val="1084"/>
        </w:trPr>
        <w:tc>
          <w:tcPr>
            <w:tcW w:w="2070" w:type="dxa"/>
            <w:vAlign w:val="center"/>
          </w:tcPr>
          <w:p w14:paraId="606F1CBC" w14:textId="77777777" w:rsidR="00C65A35" w:rsidRDefault="00C65A35" w:rsidP="0034302B">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hint="eastAsia"/>
              </w:rPr>
              <w:t>hicredit</w:t>
            </w:r>
            <w:proofErr w:type="spellEnd"/>
          </w:p>
        </w:tc>
        <w:tc>
          <w:tcPr>
            <w:tcW w:w="3162" w:type="dxa"/>
          </w:tcPr>
          <w:p w14:paraId="21AE3D4D"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信用值上限，信用值增加到上限值时不再增加</w:t>
            </w:r>
          </w:p>
        </w:tc>
        <w:tc>
          <w:tcPr>
            <w:tcW w:w="1426" w:type="dxa"/>
            <w:vAlign w:val="center"/>
          </w:tcPr>
          <w:p w14:paraId="3472871E"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Int32</w:t>
            </w:r>
          </w:p>
        </w:tc>
        <w:tc>
          <w:tcPr>
            <w:tcW w:w="1417" w:type="dxa"/>
            <w:gridSpan w:val="2"/>
            <w:vAlign w:val="center"/>
          </w:tcPr>
          <w:p w14:paraId="28B66311"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比特</w:t>
            </w:r>
          </w:p>
        </w:tc>
        <w:tc>
          <w:tcPr>
            <w:tcW w:w="1619" w:type="dxa"/>
            <w:gridSpan w:val="2"/>
          </w:tcPr>
          <w:p w14:paraId="78033C7E" w14:textId="77777777" w:rsidR="00C65A35" w:rsidRDefault="00C65A35" w:rsidP="0034302B">
            <w:pPr>
              <w:spacing w:after="0" w:line="240" w:lineRule="auto"/>
              <w:ind w:firstLineChars="0" w:firstLine="0"/>
              <w:jc w:val="left"/>
              <w:rPr>
                <w:rFonts w:asciiTheme="majorEastAsia" w:eastAsiaTheme="majorEastAsia" w:hAnsiTheme="majorEastAsia" w:hint="eastAsia"/>
              </w:rPr>
            </w:pPr>
          </w:p>
        </w:tc>
      </w:tr>
      <w:tr w:rsidR="00C65A35" w14:paraId="2157E22F" w14:textId="77777777" w:rsidTr="00C65A35">
        <w:trPr>
          <w:trHeight w:val="1084"/>
        </w:trPr>
        <w:tc>
          <w:tcPr>
            <w:tcW w:w="2070" w:type="dxa"/>
            <w:vAlign w:val="center"/>
          </w:tcPr>
          <w:p w14:paraId="12C10478" w14:textId="77777777" w:rsidR="00C65A35" w:rsidRDefault="00C65A35" w:rsidP="0034302B">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hint="eastAsia"/>
              </w:rPr>
              <w:t>locredit</w:t>
            </w:r>
            <w:proofErr w:type="spellEnd"/>
          </w:p>
        </w:tc>
        <w:tc>
          <w:tcPr>
            <w:tcW w:w="3162" w:type="dxa"/>
          </w:tcPr>
          <w:p w14:paraId="11D534AE"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信用值下限，信用值减少到下限值时不再允许发送</w:t>
            </w:r>
          </w:p>
        </w:tc>
        <w:tc>
          <w:tcPr>
            <w:tcW w:w="1426" w:type="dxa"/>
            <w:vAlign w:val="center"/>
          </w:tcPr>
          <w:p w14:paraId="3B52BCD2"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Int32</w:t>
            </w:r>
          </w:p>
        </w:tc>
        <w:tc>
          <w:tcPr>
            <w:tcW w:w="1417" w:type="dxa"/>
            <w:gridSpan w:val="2"/>
            <w:vAlign w:val="center"/>
          </w:tcPr>
          <w:p w14:paraId="7022944F" w14:textId="77777777" w:rsidR="00C65A35" w:rsidRDefault="00C65A35" w:rsidP="0034302B">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比特</w:t>
            </w:r>
          </w:p>
        </w:tc>
        <w:tc>
          <w:tcPr>
            <w:tcW w:w="1619" w:type="dxa"/>
            <w:gridSpan w:val="2"/>
          </w:tcPr>
          <w:p w14:paraId="79A09A99" w14:textId="77777777" w:rsidR="00C65A35" w:rsidRDefault="00C65A35" w:rsidP="0034302B">
            <w:pPr>
              <w:spacing w:after="0" w:line="240" w:lineRule="auto"/>
              <w:ind w:firstLineChars="0" w:firstLine="0"/>
              <w:jc w:val="left"/>
              <w:rPr>
                <w:rFonts w:asciiTheme="majorEastAsia" w:eastAsiaTheme="majorEastAsia" w:hAnsiTheme="majorEastAsia" w:hint="eastAsia"/>
              </w:rPr>
            </w:pPr>
          </w:p>
        </w:tc>
      </w:tr>
    </w:tbl>
    <w:p w14:paraId="45BC9974" w14:textId="77777777" w:rsidR="00717322" w:rsidRDefault="00717322">
      <w:pPr>
        <w:ind w:firstLineChars="0" w:firstLine="0"/>
      </w:pPr>
    </w:p>
    <w:p w14:paraId="6F57E43C" w14:textId="77777777" w:rsidR="00717322" w:rsidRDefault="00000000">
      <w:pPr>
        <w:numPr>
          <w:ilvl w:val="0"/>
          <w:numId w:val="18"/>
        </w:numPr>
        <w:ind w:firstLine="560"/>
      </w:pPr>
      <w:r>
        <w:rPr>
          <w:rFonts w:hint="eastAsia"/>
        </w:rPr>
        <w:t>帧过滤与监管（</w:t>
      </w:r>
      <w:r>
        <w:rPr>
          <w:rFonts w:hint="eastAsia"/>
        </w:rPr>
        <w:t>PSFP</w:t>
      </w:r>
      <w:r>
        <w:rPr>
          <w:rFonts w:hint="eastAsia"/>
        </w:rPr>
        <w:t>）参数</w:t>
      </w:r>
    </w:p>
    <w:p w14:paraId="19DBBD9F" w14:textId="77777777" w:rsidR="00717322" w:rsidRDefault="00000000">
      <w:pPr>
        <w:ind w:firstLineChars="0" w:firstLine="0"/>
      </w:pPr>
      <w:r>
        <w:rPr>
          <w:rFonts w:hint="eastAsia"/>
        </w:rPr>
        <w:t>流过滤参数</w:t>
      </w:r>
    </w:p>
    <w:p w14:paraId="60FF8ACA" w14:textId="5100567B" w:rsidR="008A3990" w:rsidRDefault="008A3990">
      <w:pPr>
        <w:pStyle w:val="a7"/>
        <w:keepNext/>
        <w:rPr>
          <w:ins w:id="4068" w:author="天赐 余" w:date="2025-12-04T11:10:00Z" w16du:dateUtc="2025-12-04T03:10:00Z"/>
        </w:rPr>
        <w:pPrChange w:id="4069" w:author="天赐 余" w:date="2025-12-04T11:10:00Z" w16du:dateUtc="2025-12-04T03:10:00Z">
          <w:pPr>
            <w:ind w:firstLine="560"/>
          </w:pPr>
        </w:pPrChange>
      </w:pPr>
      <w:ins w:id="4070" w:author="天赐 余" w:date="2025-12-04T11:10:00Z" w16du:dateUtc="2025-12-04T03:10: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4071" w:author="天赐 余" w:date="2025-12-04T11:10:00Z" w16du:dateUtc="2025-12-04T03:10:00Z">
        <w:r>
          <w:rPr>
            <w:noProof/>
          </w:rPr>
          <w:t>22</w:t>
        </w:r>
        <w:r>
          <w:fldChar w:fldCharType="end"/>
        </w:r>
        <w:r>
          <w:rPr>
            <w:rFonts w:hint="eastAsia"/>
          </w:rPr>
          <w:t xml:space="preserve"> </w:t>
        </w:r>
        <w:r>
          <w:rPr>
            <w:rFonts w:hint="eastAsia"/>
          </w:rPr>
          <w:t>流过滤参数</w:t>
        </w:r>
      </w:ins>
    </w:p>
    <w:tbl>
      <w:tblPr>
        <w:tblStyle w:val="aff1"/>
        <w:tblW w:w="9694" w:type="dxa"/>
        <w:tblLayout w:type="fixed"/>
        <w:tblLook w:val="04A0" w:firstRow="1" w:lastRow="0" w:firstColumn="1" w:lastColumn="0" w:noHBand="0" w:noVBand="1"/>
      </w:tblPr>
      <w:tblGrid>
        <w:gridCol w:w="2070"/>
        <w:gridCol w:w="3162"/>
        <w:gridCol w:w="1284"/>
        <w:gridCol w:w="1074"/>
        <w:gridCol w:w="343"/>
        <w:gridCol w:w="709"/>
        <w:gridCol w:w="1052"/>
      </w:tblGrid>
      <w:tr w:rsidR="00717322" w:rsidDel="008A3990" w14:paraId="1211FFB2" w14:textId="32C940BC" w:rsidTr="008A3990">
        <w:trPr>
          <w:gridAfter w:val="1"/>
          <w:wAfter w:w="1052" w:type="dxa"/>
          <w:trHeight w:val="366"/>
          <w:del w:id="4072" w:author="天赐 余" w:date="2025-12-04T11:10:00Z"/>
        </w:trPr>
        <w:tc>
          <w:tcPr>
            <w:tcW w:w="2070" w:type="dxa"/>
            <w:vAlign w:val="center"/>
          </w:tcPr>
          <w:p w14:paraId="1E063EED" w14:textId="0F33ADB2" w:rsidR="00717322" w:rsidDel="008A3990" w:rsidRDefault="00000000">
            <w:pPr>
              <w:spacing w:after="0" w:line="240" w:lineRule="auto"/>
              <w:ind w:firstLineChars="0" w:firstLine="0"/>
              <w:jc w:val="center"/>
              <w:rPr>
                <w:del w:id="4073" w:author="天赐 余" w:date="2025-12-04T11:10:00Z" w16du:dateUtc="2025-12-04T03:10:00Z"/>
                <w:rFonts w:asciiTheme="majorEastAsia" w:eastAsiaTheme="majorEastAsia" w:hAnsiTheme="majorEastAsia" w:hint="eastAsia"/>
                <w:b/>
                <w:bCs/>
              </w:rPr>
            </w:pPr>
            <w:del w:id="4074" w:author="天赐 余" w:date="2025-12-04T11:10:00Z" w16du:dateUtc="2025-12-04T03:10:00Z">
              <w:r w:rsidDel="008A3990">
                <w:rPr>
                  <w:rFonts w:asciiTheme="majorEastAsia" w:eastAsiaTheme="majorEastAsia" w:hAnsiTheme="majorEastAsia" w:hint="eastAsia"/>
                  <w:b/>
                  <w:bCs/>
                </w:rPr>
                <w:delText>参数</w:delText>
              </w:r>
            </w:del>
          </w:p>
        </w:tc>
        <w:tc>
          <w:tcPr>
            <w:tcW w:w="3162" w:type="dxa"/>
          </w:tcPr>
          <w:p w14:paraId="70A8CC7B" w14:textId="7B5BDB31" w:rsidR="00717322" w:rsidDel="008A3990" w:rsidRDefault="00000000">
            <w:pPr>
              <w:spacing w:after="0" w:line="240" w:lineRule="auto"/>
              <w:ind w:firstLineChars="0" w:firstLine="0"/>
              <w:jc w:val="center"/>
              <w:rPr>
                <w:del w:id="4075" w:author="天赐 余" w:date="2025-12-04T11:10:00Z" w16du:dateUtc="2025-12-04T03:10:00Z"/>
                <w:rFonts w:asciiTheme="majorEastAsia" w:eastAsiaTheme="majorEastAsia" w:hAnsiTheme="majorEastAsia" w:hint="eastAsia"/>
                <w:b/>
                <w:bCs/>
              </w:rPr>
            </w:pPr>
            <w:del w:id="4076" w:author="天赐 余" w:date="2025-12-04T11:10:00Z" w16du:dateUtc="2025-12-04T03:10:00Z">
              <w:r w:rsidDel="008A3990">
                <w:rPr>
                  <w:rFonts w:asciiTheme="majorEastAsia" w:eastAsiaTheme="majorEastAsia" w:hAnsiTheme="majorEastAsia" w:hint="eastAsia"/>
                  <w:b/>
                  <w:bCs/>
                </w:rPr>
                <w:delText>含义</w:delText>
              </w:r>
            </w:del>
          </w:p>
        </w:tc>
        <w:tc>
          <w:tcPr>
            <w:tcW w:w="2358" w:type="dxa"/>
            <w:gridSpan w:val="2"/>
          </w:tcPr>
          <w:p w14:paraId="16B98857" w14:textId="08AD9356" w:rsidR="00717322" w:rsidDel="008A3990" w:rsidRDefault="00000000">
            <w:pPr>
              <w:spacing w:after="0" w:line="240" w:lineRule="auto"/>
              <w:ind w:firstLineChars="0" w:firstLine="0"/>
              <w:jc w:val="center"/>
              <w:rPr>
                <w:del w:id="4077" w:author="天赐 余" w:date="2025-12-04T11:10:00Z" w16du:dateUtc="2025-12-04T03:10:00Z"/>
                <w:rFonts w:asciiTheme="majorEastAsia" w:eastAsiaTheme="majorEastAsia" w:hAnsiTheme="majorEastAsia" w:hint="eastAsia"/>
                <w:b/>
                <w:bCs/>
              </w:rPr>
            </w:pPr>
            <w:del w:id="4078" w:author="天赐 余" w:date="2025-12-04T11:10:00Z" w16du:dateUtc="2025-12-04T03:10:00Z">
              <w:r w:rsidDel="008A3990">
                <w:rPr>
                  <w:rFonts w:asciiTheme="majorEastAsia" w:eastAsiaTheme="majorEastAsia" w:hAnsiTheme="majorEastAsia" w:hint="eastAsia"/>
                  <w:b/>
                  <w:bCs/>
                </w:rPr>
                <w:delText>类型</w:delText>
              </w:r>
            </w:del>
          </w:p>
        </w:tc>
        <w:tc>
          <w:tcPr>
            <w:tcW w:w="1052" w:type="dxa"/>
            <w:gridSpan w:val="2"/>
            <w:vAlign w:val="center"/>
          </w:tcPr>
          <w:p w14:paraId="66B03C9B" w14:textId="62E6293F" w:rsidR="00717322" w:rsidDel="008A3990" w:rsidRDefault="00000000">
            <w:pPr>
              <w:spacing w:after="0" w:line="240" w:lineRule="auto"/>
              <w:ind w:firstLineChars="0" w:firstLine="0"/>
              <w:jc w:val="center"/>
              <w:rPr>
                <w:del w:id="4079" w:author="天赐 余" w:date="2025-12-04T11:10:00Z" w16du:dateUtc="2025-12-04T03:10:00Z"/>
                <w:rFonts w:asciiTheme="majorEastAsia" w:eastAsiaTheme="majorEastAsia" w:hAnsiTheme="majorEastAsia" w:hint="eastAsia"/>
                <w:b/>
                <w:bCs/>
              </w:rPr>
            </w:pPr>
            <w:del w:id="4080" w:author="天赐 余" w:date="2025-12-04T11:10:00Z" w16du:dateUtc="2025-12-04T03:10:00Z">
              <w:r w:rsidDel="008A3990">
                <w:rPr>
                  <w:rFonts w:asciiTheme="majorEastAsia" w:eastAsiaTheme="majorEastAsia" w:hAnsiTheme="majorEastAsia" w:hint="eastAsia"/>
                  <w:b/>
                  <w:bCs/>
                </w:rPr>
                <w:delText>量纲</w:delText>
              </w:r>
            </w:del>
          </w:p>
        </w:tc>
      </w:tr>
      <w:tr w:rsidR="00717322" w:rsidDel="008A3990" w14:paraId="488467CC" w14:textId="5D7EDCA7" w:rsidTr="008A3990">
        <w:trPr>
          <w:gridAfter w:val="1"/>
          <w:wAfter w:w="1052" w:type="dxa"/>
          <w:trHeight w:val="1084"/>
          <w:del w:id="4081" w:author="天赐 余" w:date="2025-12-04T11:10:00Z"/>
        </w:trPr>
        <w:tc>
          <w:tcPr>
            <w:tcW w:w="2070" w:type="dxa"/>
            <w:vAlign w:val="center"/>
          </w:tcPr>
          <w:p w14:paraId="578B0D07" w14:textId="443D3D18" w:rsidR="00717322" w:rsidDel="008A3990" w:rsidRDefault="00000000">
            <w:pPr>
              <w:spacing w:after="0" w:line="240" w:lineRule="auto"/>
              <w:ind w:firstLineChars="0" w:firstLine="0"/>
              <w:jc w:val="left"/>
              <w:rPr>
                <w:del w:id="4082" w:author="天赐 余" w:date="2025-12-04T11:10:00Z" w16du:dateUtc="2025-12-04T03:10:00Z"/>
                <w:rFonts w:asciiTheme="majorEastAsia" w:eastAsiaTheme="majorEastAsia" w:hAnsiTheme="majorEastAsia" w:hint="eastAsia"/>
              </w:rPr>
            </w:pPr>
            <w:del w:id="4083" w:author="天赐 余" w:date="2025-12-04T11:10:00Z" w16du:dateUtc="2025-12-04T03:10:00Z">
              <w:r w:rsidDel="008A3990">
                <w:rPr>
                  <w:rFonts w:asciiTheme="majorEastAsia" w:eastAsiaTheme="majorEastAsia" w:hAnsiTheme="majorEastAsia"/>
                </w:rPr>
                <w:delText>StreamHandleSpec</w:delText>
              </w:r>
            </w:del>
          </w:p>
        </w:tc>
        <w:tc>
          <w:tcPr>
            <w:tcW w:w="3162" w:type="dxa"/>
          </w:tcPr>
          <w:p w14:paraId="0C7FBCAF" w14:textId="2DA71450" w:rsidR="00717322" w:rsidDel="008A3990" w:rsidRDefault="00000000">
            <w:pPr>
              <w:spacing w:after="0" w:line="240" w:lineRule="auto"/>
              <w:ind w:firstLineChars="0" w:firstLine="0"/>
              <w:jc w:val="left"/>
              <w:rPr>
                <w:del w:id="4084" w:author="天赐 余" w:date="2025-12-04T11:10:00Z" w16du:dateUtc="2025-12-04T03:10:00Z"/>
                <w:rFonts w:asciiTheme="majorEastAsia" w:eastAsiaTheme="majorEastAsia" w:hAnsiTheme="majorEastAsia" w:hint="eastAsia"/>
              </w:rPr>
            </w:pPr>
            <w:del w:id="4085" w:author="天赐 余" w:date="2025-12-04T11:10:00Z" w16du:dateUtc="2025-12-04T03:10:00Z">
              <w:r w:rsidDel="008A3990">
                <w:rPr>
                  <w:rFonts w:asciiTheme="majorEastAsia" w:eastAsiaTheme="majorEastAsia" w:hAnsiTheme="majorEastAsia" w:hint="eastAsia"/>
                </w:rPr>
                <w:delText>流句柄。唯一标识一个数据流，是过滤的首要条件。</w:delText>
              </w:r>
            </w:del>
          </w:p>
        </w:tc>
        <w:tc>
          <w:tcPr>
            <w:tcW w:w="2358" w:type="dxa"/>
            <w:gridSpan w:val="2"/>
            <w:vAlign w:val="center"/>
          </w:tcPr>
          <w:p w14:paraId="1B7631B6" w14:textId="3F4DF437" w:rsidR="00717322" w:rsidDel="008A3990" w:rsidRDefault="00000000">
            <w:pPr>
              <w:spacing w:after="0" w:line="240" w:lineRule="auto"/>
              <w:ind w:firstLineChars="0" w:firstLine="0"/>
              <w:jc w:val="left"/>
              <w:rPr>
                <w:del w:id="4086" w:author="天赐 余" w:date="2025-12-04T11:10:00Z" w16du:dateUtc="2025-12-04T03:10:00Z"/>
                <w:rFonts w:asciiTheme="majorEastAsia" w:eastAsiaTheme="majorEastAsia" w:hAnsiTheme="majorEastAsia" w:hint="eastAsia"/>
              </w:rPr>
            </w:pPr>
            <w:del w:id="4087" w:author="天赐 余" w:date="2025-12-04T11:10:00Z" w16du:dateUtc="2025-12-04T03:10:00Z">
              <w:r w:rsidDel="008A3990">
                <w:rPr>
                  <w:rFonts w:asciiTheme="majorEastAsia" w:eastAsiaTheme="majorEastAsia" w:hAnsiTheme="majorEastAsia" w:hint="eastAsia"/>
                </w:rPr>
                <w:delText>Uint32</w:delText>
              </w:r>
            </w:del>
          </w:p>
        </w:tc>
        <w:tc>
          <w:tcPr>
            <w:tcW w:w="1052" w:type="dxa"/>
            <w:gridSpan w:val="2"/>
            <w:vAlign w:val="center"/>
          </w:tcPr>
          <w:p w14:paraId="205DC612" w14:textId="2C9EA724" w:rsidR="00717322" w:rsidDel="008A3990" w:rsidRDefault="00717322">
            <w:pPr>
              <w:spacing w:after="0" w:line="240" w:lineRule="auto"/>
              <w:ind w:firstLineChars="0" w:firstLine="0"/>
              <w:jc w:val="left"/>
              <w:rPr>
                <w:del w:id="4088" w:author="天赐 余" w:date="2025-12-04T11:10:00Z" w16du:dateUtc="2025-12-04T03:10:00Z"/>
                <w:rFonts w:asciiTheme="majorEastAsia" w:eastAsiaTheme="majorEastAsia" w:hAnsiTheme="majorEastAsia" w:hint="eastAsia"/>
              </w:rPr>
            </w:pPr>
          </w:p>
        </w:tc>
      </w:tr>
      <w:tr w:rsidR="00717322" w:rsidDel="008A3990" w14:paraId="75BDAC15" w14:textId="73C2C322" w:rsidTr="008A3990">
        <w:trPr>
          <w:gridAfter w:val="1"/>
          <w:wAfter w:w="1052" w:type="dxa"/>
          <w:trHeight w:val="732"/>
          <w:del w:id="4089" w:author="天赐 余" w:date="2025-12-04T11:10:00Z"/>
        </w:trPr>
        <w:tc>
          <w:tcPr>
            <w:tcW w:w="2070" w:type="dxa"/>
            <w:vAlign w:val="center"/>
          </w:tcPr>
          <w:p w14:paraId="1A8ECCFC" w14:textId="4FD27EBD" w:rsidR="00717322" w:rsidDel="008A3990" w:rsidRDefault="00000000">
            <w:pPr>
              <w:spacing w:after="0" w:line="240" w:lineRule="auto"/>
              <w:ind w:firstLineChars="0" w:firstLine="0"/>
              <w:jc w:val="left"/>
              <w:rPr>
                <w:del w:id="4090" w:author="天赐 余" w:date="2025-12-04T11:10:00Z" w16du:dateUtc="2025-12-04T03:10:00Z"/>
                <w:rFonts w:asciiTheme="majorEastAsia" w:eastAsiaTheme="majorEastAsia" w:hAnsiTheme="majorEastAsia" w:hint="eastAsia"/>
              </w:rPr>
            </w:pPr>
            <w:del w:id="4091" w:author="天赐 余" w:date="2025-12-04T11:10:00Z" w16du:dateUtc="2025-12-04T03:10:00Z">
              <w:r w:rsidDel="008A3990">
                <w:rPr>
                  <w:rFonts w:asciiTheme="majorEastAsia" w:eastAsiaTheme="majorEastAsia" w:hAnsiTheme="majorEastAsia"/>
                </w:rPr>
                <w:delText>PrioritySpec</w:delText>
              </w:r>
            </w:del>
          </w:p>
        </w:tc>
        <w:tc>
          <w:tcPr>
            <w:tcW w:w="3162" w:type="dxa"/>
          </w:tcPr>
          <w:p w14:paraId="735AAB26" w14:textId="39A8D520" w:rsidR="00717322" w:rsidDel="008A3990" w:rsidRDefault="00000000">
            <w:pPr>
              <w:spacing w:after="0" w:line="240" w:lineRule="auto"/>
              <w:ind w:firstLineChars="0" w:firstLine="0"/>
              <w:jc w:val="left"/>
              <w:rPr>
                <w:del w:id="4092" w:author="天赐 余" w:date="2025-12-04T11:10:00Z" w16du:dateUtc="2025-12-04T03:10:00Z"/>
                <w:rFonts w:asciiTheme="majorEastAsia" w:eastAsiaTheme="majorEastAsia" w:hAnsiTheme="majorEastAsia" w:hint="eastAsia"/>
              </w:rPr>
            </w:pPr>
            <w:del w:id="4093" w:author="天赐 余" w:date="2025-12-04T11:10:00Z" w16du:dateUtc="2025-12-04T03:10:00Z">
              <w:r w:rsidDel="008A3990">
                <w:rPr>
                  <w:rFonts w:asciiTheme="majorEastAsia" w:eastAsiaTheme="majorEastAsia" w:hAnsiTheme="majorEastAsia" w:hint="eastAsia"/>
                </w:rPr>
                <w:delText>优先级规范。指定要过滤的帧的优先级，取值范围0~7</w:delText>
              </w:r>
            </w:del>
          </w:p>
        </w:tc>
        <w:tc>
          <w:tcPr>
            <w:tcW w:w="2358" w:type="dxa"/>
            <w:gridSpan w:val="2"/>
            <w:vAlign w:val="center"/>
          </w:tcPr>
          <w:p w14:paraId="7864B535" w14:textId="3FB24700" w:rsidR="00717322" w:rsidDel="008A3990" w:rsidRDefault="00000000">
            <w:pPr>
              <w:spacing w:after="0" w:line="240" w:lineRule="auto"/>
              <w:ind w:firstLineChars="0" w:firstLine="0"/>
              <w:jc w:val="left"/>
              <w:rPr>
                <w:del w:id="4094" w:author="天赐 余" w:date="2025-12-04T11:10:00Z" w16du:dateUtc="2025-12-04T03:10:00Z"/>
                <w:rFonts w:asciiTheme="majorEastAsia" w:eastAsiaTheme="majorEastAsia" w:hAnsiTheme="majorEastAsia" w:hint="eastAsia"/>
              </w:rPr>
            </w:pPr>
            <w:del w:id="4095" w:author="天赐 余" w:date="2025-12-04T11:10:00Z" w16du:dateUtc="2025-12-04T03:10:00Z">
              <w:r w:rsidDel="008A3990">
                <w:rPr>
                  <w:rFonts w:asciiTheme="majorEastAsia" w:eastAsiaTheme="majorEastAsia" w:hAnsiTheme="majorEastAsia" w:hint="eastAsia"/>
                </w:rPr>
                <w:delText>U</w:delText>
              </w:r>
              <w:r w:rsidDel="008A3990">
                <w:rPr>
                  <w:rFonts w:asciiTheme="majorEastAsia" w:eastAsiaTheme="majorEastAsia" w:hAnsiTheme="majorEastAsia"/>
                </w:rPr>
                <w:delText>int</w:delText>
              </w:r>
            </w:del>
          </w:p>
        </w:tc>
        <w:tc>
          <w:tcPr>
            <w:tcW w:w="1052" w:type="dxa"/>
            <w:gridSpan w:val="2"/>
            <w:vAlign w:val="center"/>
          </w:tcPr>
          <w:p w14:paraId="4A889B61" w14:textId="355AB446" w:rsidR="00717322" w:rsidDel="008A3990" w:rsidRDefault="00717322">
            <w:pPr>
              <w:spacing w:after="0" w:line="240" w:lineRule="auto"/>
              <w:ind w:firstLineChars="0" w:firstLine="0"/>
              <w:jc w:val="left"/>
              <w:rPr>
                <w:del w:id="4096" w:author="天赐 余" w:date="2025-12-04T11:10:00Z" w16du:dateUtc="2025-12-04T03:10:00Z"/>
                <w:rFonts w:asciiTheme="majorEastAsia" w:eastAsiaTheme="majorEastAsia" w:hAnsiTheme="majorEastAsia" w:hint="eastAsia"/>
              </w:rPr>
            </w:pPr>
          </w:p>
        </w:tc>
      </w:tr>
      <w:tr w:rsidR="00717322" w:rsidDel="008A3990" w14:paraId="30FC3969" w14:textId="3C35D483" w:rsidTr="008A3990">
        <w:trPr>
          <w:gridAfter w:val="1"/>
          <w:wAfter w:w="1052" w:type="dxa"/>
          <w:trHeight w:val="732"/>
          <w:del w:id="4097" w:author="天赐 余" w:date="2025-12-04T11:10:00Z"/>
        </w:trPr>
        <w:tc>
          <w:tcPr>
            <w:tcW w:w="2070" w:type="dxa"/>
            <w:vAlign w:val="center"/>
          </w:tcPr>
          <w:p w14:paraId="087F854A" w14:textId="4A57F5A5" w:rsidR="00717322" w:rsidDel="008A3990" w:rsidRDefault="00000000">
            <w:pPr>
              <w:spacing w:after="0" w:line="240" w:lineRule="auto"/>
              <w:ind w:firstLineChars="0" w:firstLine="0"/>
              <w:jc w:val="left"/>
              <w:rPr>
                <w:del w:id="4098" w:author="天赐 余" w:date="2025-12-04T11:10:00Z" w16du:dateUtc="2025-12-04T03:10:00Z"/>
                <w:rFonts w:asciiTheme="majorEastAsia" w:eastAsiaTheme="majorEastAsia" w:hAnsiTheme="majorEastAsia" w:hint="eastAsia"/>
              </w:rPr>
            </w:pPr>
            <w:del w:id="4099" w:author="天赐 余" w:date="2025-12-04T11:10:00Z" w16du:dateUtc="2025-12-04T03:10:00Z">
              <w:r w:rsidDel="008A3990">
                <w:rPr>
                  <w:rFonts w:asciiTheme="majorEastAsia" w:eastAsiaTheme="majorEastAsia" w:hAnsiTheme="majorEastAsia"/>
                </w:rPr>
                <w:delText>StreamGateInstanceID</w:delText>
              </w:r>
            </w:del>
          </w:p>
        </w:tc>
        <w:tc>
          <w:tcPr>
            <w:tcW w:w="3162" w:type="dxa"/>
          </w:tcPr>
          <w:p w14:paraId="1F290B7A" w14:textId="7AFC0991" w:rsidR="00717322" w:rsidDel="008A3990" w:rsidRDefault="00000000">
            <w:pPr>
              <w:spacing w:after="0" w:line="240" w:lineRule="auto"/>
              <w:ind w:firstLineChars="0" w:firstLine="0"/>
              <w:jc w:val="left"/>
              <w:rPr>
                <w:del w:id="4100" w:author="天赐 余" w:date="2025-12-04T11:10:00Z" w16du:dateUtc="2025-12-04T03:10:00Z"/>
                <w:rFonts w:asciiTheme="majorEastAsia" w:eastAsiaTheme="majorEastAsia" w:hAnsiTheme="majorEastAsia" w:hint="eastAsia"/>
              </w:rPr>
            </w:pPr>
            <w:del w:id="4101" w:author="天赐 余" w:date="2025-12-04T11:10:00Z" w16du:dateUtc="2025-12-04T03:10:00Z">
              <w:r w:rsidDel="008A3990">
                <w:rPr>
                  <w:rFonts w:asciiTheme="majorEastAsia" w:eastAsiaTheme="majorEastAsia" w:hAnsiTheme="majorEastAsia" w:hint="eastAsia"/>
                </w:rPr>
                <w:delText>流门实例ID。指定与此过滤器关联的流门，匹配的帧将发送到该门进行开关控制</w:delText>
              </w:r>
            </w:del>
          </w:p>
        </w:tc>
        <w:tc>
          <w:tcPr>
            <w:tcW w:w="2358" w:type="dxa"/>
            <w:gridSpan w:val="2"/>
            <w:vAlign w:val="center"/>
          </w:tcPr>
          <w:p w14:paraId="04AA0584" w14:textId="78B0C3E4" w:rsidR="00717322" w:rsidDel="008A3990" w:rsidRDefault="00000000">
            <w:pPr>
              <w:spacing w:after="0" w:line="240" w:lineRule="auto"/>
              <w:ind w:firstLineChars="0" w:firstLine="0"/>
              <w:jc w:val="left"/>
              <w:rPr>
                <w:del w:id="4102" w:author="天赐 余" w:date="2025-12-04T11:10:00Z" w16du:dateUtc="2025-12-04T03:10:00Z"/>
                <w:rFonts w:asciiTheme="majorEastAsia" w:eastAsiaTheme="majorEastAsia" w:hAnsiTheme="majorEastAsia" w:hint="eastAsia"/>
              </w:rPr>
            </w:pPr>
            <w:del w:id="4103" w:author="天赐 余" w:date="2025-12-04T11:10:00Z" w16du:dateUtc="2025-12-04T03:10:00Z">
              <w:r w:rsidDel="008A3990">
                <w:rPr>
                  <w:rFonts w:asciiTheme="majorEastAsia" w:eastAsiaTheme="majorEastAsia" w:hAnsiTheme="majorEastAsia" w:hint="eastAsia"/>
                </w:rPr>
                <w:delText>Uint32</w:delText>
              </w:r>
            </w:del>
          </w:p>
        </w:tc>
        <w:tc>
          <w:tcPr>
            <w:tcW w:w="1052" w:type="dxa"/>
            <w:gridSpan w:val="2"/>
            <w:vAlign w:val="center"/>
          </w:tcPr>
          <w:p w14:paraId="09A2434B" w14:textId="305807F3" w:rsidR="00717322" w:rsidDel="008A3990" w:rsidRDefault="00717322">
            <w:pPr>
              <w:spacing w:after="0" w:line="240" w:lineRule="auto"/>
              <w:ind w:firstLineChars="0" w:firstLine="0"/>
              <w:jc w:val="left"/>
              <w:rPr>
                <w:del w:id="4104" w:author="天赐 余" w:date="2025-12-04T11:10:00Z" w16du:dateUtc="2025-12-04T03:10:00Z"/>
                <w:rFonts w:asciiTheme="majorEastAsia" w:eastAsiaTheme="majorEastAsia" w:hAnsiTheme="majorEastAsia" w:hint="eastAsia"/>
              </w:rPr>
            </w:pPr>
          </w:p>
        </w:tc>
      </w:tr>
      <w:tr w:rsidR="00717322" w:rsidDel="008A3990" w14:paraId="30084C25" w14:textId="5AB42DA9" w:rsidTr="008A3990">
        <w:trPr>
          <w:gridAfter w:val="1"/>
          <w:wAfter w:w="1052" w:type="dxa"/>
          <w:trHeight w:val="732"/>
          <w:del w:id="4105" w:author="天赐 余" w:date="2025-12-04T11:10:00Z"/>
        </w:trPr>
        <w:tc>
          <w:tcPr>
            <w:tcW w:w="2070" w:type="dxa"/>
            <w:vAlign w:val="center"/>
          </w:tcPr>
          <w:p w14:paraId="57334E94" w14:textId="772D198E" w:rsidR="00717322" w:rsidDel="008A3990" w:rsidRDefault="00000000">
            <w:pPr>
              <w:spacing w:after="0" w:line="240" w:lineRule="auto"/>
              <w:ind w:firstLineChars="0" w:firstLine="0"/>
              <w:jc w:val="left"/>
              <w:rPr>
                <w:del w:id="4106" w:author="天赐 余" w:date="2025-12-04T11:10:00Z" w16du:dateUtc="2025-12-04T03:10:00Z"/>
                <w:rFonts w:asciiTheme="majorEastAsia" w:eastAsiaTheme="majorEastAsia" w:hAnsiTheme="majorEastAsia" w:hint="eastAsia"/>
              </w:rPr>
            </w:pPr>
            <w:del w:id="4107" w:author="天赐 余" w:date="2025-12-04T11:10:00Z" w16du:dateUtc="2025-12-04T03:10:00Z">
              <w:r w:rsidDel="008A3990">
                <w:rPr>
                  <w:rFonts w:asciiTheme="majorEastAsia" w:eastAsiaTheme="majorEastAsia" w:hAnsiTheme="majorEastAsia"/>
                </w:rPr>
                <w:delText>FilterSpecification</w:delText>
              </w:r>
            </w:del>
          </w:p>
        </w:tc>
        <w:tc>
          <w:tcPr>
            <w:tcW w:w="3162" w:type="dxa"/>
          </w:tcPr>
          <w:p w14:paraId="665A7102" w14:textId="575B6763" w:rsidR="00717322" w:rsidDel="008A3990" w:rsidRDefault="00000000">
            <w:pPr>
              <w:spacing w:after="0" w:line="240" w:lineRule="auto"/>
              <w:ind w:firstLineChars="0" w:firstLine="0"/>
              <w:jc w:val="left"/>
              <w:rPr>
                <w:del w:id="4108" w:author="天赐 余" w:date="2025-12-04T11:10:00Z" w16du:dateUtc="2025-12-04T03:10:00Z"/>
                <w:rFonts w:asciiTheme="majorEastAsia" w:eastAsiaTheme="majorEastAsia" w:hAnsiTheme="majorEastAsia" w:hint="eastAsia"/>
              </w:rPr>
            </w:pPr>
            <w:del w:id="4109" w:author="天赐 余" w:date="2025-12-04T11:10:00Z" w16du:dateUtc="2025-12-04T03:10:00Z">
              <w:r w:rsidDel="008A3990">
                <w:rPr>
                  <w:rFonts w:asciiTheme="majorEastAsia" w:eastAsiaTheme="majorEastAsia" w:hAnsiTheme="majorEastAsia" w:hint="eastAsia"/>
                </w:rPr>
                <w:delText>流量计量器ID。指向某个流量计量器实例，将匹配的帧导向指定的计量器进行速率限制。。</w:delText>
              </w:r>
            </w:del>
          </w:p>
        </w:tc>
        <w:tc>
          <w:tcPr>
            <w:tcW w:w="2358" w:type="dxa"/>
            <w:gridSpan w:val="2"/>
            <w:vAlign w:val="center"/>
          </w:tcPr>
          <w:p w14:paraId="36AE537C" w14:textId="7F391202" w:rsidR="00717322" w:rsidDel="008A3990" w:rsidRDefault="00000000">
            <w:pPr>
              <w:spacing w:after="0" w:line="240" w:lineRule="auto"/>
              <w:ind w:firstLineChars="0" w:firstLine="0"/>
              <w:jc w:val="left"/>
              <w:rPr>
                <w:del w:id="4110" w:author="天赐 余" w:date="2025-12-04T11:10:00Z" w16du:dateUtc="2025-12-04T03:10:00Z"/>
                <w:rFonts w:asciiTheme="majorEastAsia" w:eastAsiaTheme="majorEastAsia" w:hAnsiTheme="majorEastAsia" w:hint="eastAsia"/>
              </w:rPr>
            </w:pPr>
            <w:del w:id="4111" w:author="天赐 余" w:date="2025-12-04T11:10:00Z" w16du:dateUtc="2025-12-04T03:10:00Z">
              <w:r w:rsidDel="008A3990">
                <w:rPr>
                  <w:rFonts w:asciiTheme="majorEastAsia" w:eastAsiaTheme="majorEastAsia" w:hAnsiTheme="majorEastAsia" w:hint="eastAsia"/>
                </w:rPr>
                <w:delText>Uint32</w:delText>
              </w:r>
            </w:del>
          </w:p>
        </w:tc>
        <w:tc>
          <w:tcPr>
            <w:tcW w:w="1052" w:type="dxa"/>
            <w:gridSpan w:val="2"/>
            <w:vAlign w:val="center"/>
          </w:tcPr>
          <w:p w14:paraId="58C59C41" w14:textId="4B74CB9D" w:rsidR="00717322" w:rsidDel="008A3990" w:rsidRDefault="00717322">
            <w:pPr>
              <w:spacing w:after="0" w:line="240" w:lineRule="auto"/>
              <w:ind w:firstLineChars="0" w:firstLine="0"/>
              <w:jc w:val="left"/>
              <w:rPr>
                <w:del w:id="4112" w:author="天赐 余" w:date="2025-12-04T11:10:00Z" w16du:dateUtc="2025-12-04T03:10:00Z"/>
                <w:rFonts w:asciiTheme="majorEastAsia" w:eastAsiaTheme="majorEastAsia" w:hAnsiTheme="majorEastAsia" w:hint="eastAsia"/>
              </w:rPr>
            </w:pPr>
          </w:p>
        </w:tc>
      </w:tr>
      <w:tr w:rsidR="008A3990" w14:paraId="431C351E" w14:textId="77777777" w:rsidTr="008A3990">
        <w:trPr>
          <w:trHeight w:val="366"/>
          <w:ins w:id="4113" w:author="天赐 余" w:date="2025-12-04T11:10:00Z"/>
        </w:trPr>
        <w:tc>
          <w:tcPr>
            <w:tcW w:w="2070" w:type="dxa"/>
            <w:vAlign w:val="center"/>
          </w:tcPr>
          <w:p w14:paraId="4BFD414C" w14:textId="77777777" w:rsidR="008A3990" w:rsidRDefault="008A3990" w:rsidP="0034302B">
            <w:pPr>
              <w:spacing w:after="0" w:line="240" w:lineRule="auto"/>
              <w:ind w:firstLineChars="0" w:firstLine="0"/>
              <w:jc w:val="center"/>
              <w:rPr>
                <w:ins w:id="4114" w:author="天赐 余" w:date="2025-12-04T11:10:00Z" w16du:dateUtc="2025-12-04T03:10:00Z"/>
                <w:rFonts w:asciiTheme="majorEastAsia" w:eastAsiaTheme="majorEastAsia" w:hAnsiTheme="majorEastAsia" w:hint="eastAsia"/>
                <w:b/>
                <w:bCs/>
              </w:rPr>
            </w:pPr>
            <w:ins w:id="4115" w:author="天赐 余" w:date="2025-12-04T11:10:00Z" w16du:dateUtc="2025-12-04T03:10:00Z">
              <w:r>
                <w:rPr>
                  <w:rFonts w:asciiTheme="majorEastAsia" w:eastAsiaTheme="majorEastAsia" w:hAnsiTheme="majorEastAsia" w:hint="eastAsia"/>
                  <w:b/>
                  <w:bCs/>
                </w:rPr>
                <w:t>参数</w:t>
              </w:r>
            </w:ins>
          </w:p>
        </w:tc>
        <w:tc>
          <w:tcPr>
            <w:tcW w:w="3162" w:type="dxa"/>
          </w:tcPr>
          <w:p w14:paraId="4DBEE1DE" w14:textId="77777777" w:rsidR="008A3990" w:rsidRDefault="008A3990" w:rsidP="0034302B">
            <w:pPr>
              <w:spacing w:after="0" w:line="240" w:lineRule="auto"/>
              <w:ind w:firstLineChars="0" w:firstLine="0"/>
              <w:jc w:val="center"/>
              <w:rPr>
                <w:ins w:id="4116" w:author="天赐 余" w:date="2025-12-04T11:10:00Z" w16du:dateUtc="2025-12-04T03:10:00Z"/>
                <w:rFonts w:asciiTheme="majorEastAsia" w:eastAsiaTheme="majorEastAsia" w:hAnsiTheme="majorEastAsia" w:hint="eastAsia"/>
                <w:b/>
                <w:bCs/>
              </w:rPr>
            </w:pPr>
            <w:ins w:id="4117" w:author="天赐 余" w:date="2025-12-04T11:10:00Z" w16du:dateUtc="2025-12-04T03:10:00Z">
              <w:r>
                <w:rPr>
                  <w:rFonts w:asciiTheme="majorEastAsia" w:eastAsiaTheme="majorEastAsia" w:hAnsiTheme="majorEastAsia" w:hint="eastAsia"/>
                  <w:b/>
                  <w:bCs/>
                </w:rPr>
                <w:t>含义</w:t>
              </w:r>
            </w:ins>
          </w:p>
        </w:tc>
        <w:tc>
          <w:tcPr>
            <w:tcW w:w="1284" w:type="dxa"/>
          </w:tcPr>
          <w:p w14:paraId="2EEBD2A6" w14:textId="77777777" w:rsidR="008A3990" w:rsidRDefault="008A3990" w:rsidP="0034302B">
            <w:pPr>
              <w:spacing w:after="0" w:line="240" w:lineRule="auto"/>
              <w:ind w:firstLineChars="0" w:firstLine="0"/>
              <w:jc w:val="center"/>
              <w:rPr>
                <w:ins w:id="4118" w:author="天赐 余" w:date="2025-12-04T11:10:00Z" w16du:dateUtc="2025-12-04T03:10:00Z"/>
                <w:rFonts w:asciiTheme="majorEastAsia" w:eastAsiaTheme="majorEastAsia" w:hAnsiTheme="majorEastAsia" w:hint="eastAsia"/>
                <w:b/>
                <w:bCs/>
              </w:rPr>
            </w:pPr>
            <w:ins w:id="4119" w:author="天赐 余" w:date="2025-12-04T11:10:00Z" w16du:dateUtc="2025-12-04T03:10:00Z">
              <w:r>
                <w:rPr>
                  <w:rFonts w:asciiTheme="majorEastAsia" w:eastAsiaTheme="majorEastAsia" w:hAnsiTheme="majorEastAsia" w:hint="eastAsia"/>
                  <w:b/>
                  <w:bCs/>
                </w:rPr>
                <w:t>类型</w:t>
              </w:r>
            </w:ins>
          </w:p>
        </w:tc>
        <w:tc>
          <w:tcPr>
            <w:tcW w:w="1417" w:type="dxa"/>
            <w:gridSpan w:val="2"/>
            <w:vAlign w:val="center"/>
          </w:tcPr>
          <w:p w14:paraId="27FCEB58" w14:textId="77777777" w:rsidR="008A3990" w:rsidRDefault="008A3990" w:rsidP="0034302B">
            <w:pPr>
              <w:spacing w:after="0" w:line="240" w:lineRule="auto"/>
              <w:ind w:firstLineChars="0" w:firstLine="0"/>
              <w:jc w:val="center"/>
              <w:rPr>
                <w:ins w:id="4120" w:author="天赐 余" w:date="2025-12-04T11:10:00Z" w16du:dateUtc="2025-12-04T03:10:00Z"/>
                <w:rFonts w:asciiTheme="majorEastAsia" w:eastAsiaTheme="majorEastAsia" w:hAnsiTheme="majorEastAsia" w:hint="eastAsia"/>
                <w:b/>
                <w:bCs/>
              </w:rPr>
            </w:pPr>
            <w:ins w:id="4121" w:author="天赐 余" w:date="2025-12-04T11:10:00Z" w16du:dateUtc="2025-12-04T03:10:00Z">
              <w:r>
                <w:rPr>
                  <w:rFonts w:asciiTheme="majorEastAsia" w:eastAsiaTheme="majorEastAsia" w:hAnsiTheme="majorEastAsia" w:hint="eastAsia"/>
                  <w:b/>
                  <w:bCs/>
                </w:rPr>
                <w:t>量纲</w:t>
              </w:r>
            </w:ins>
          </w:p>
        </w:tc>
        <w:tc>
          <w:tcPr>
            <w:tcW w:w="1761" w:type="dxa"/>
            <w:gridSpan w:val="2"/>
          </w:tcPr>
          <w:p w14:paraId="2CDD5BEC" w14:textId="77777777" w:rsidR="008A3990" w:rsidRDefault="008A3990" w:rsidP="0034302B">
            <w:pPr>
              <w:spacing w:after="0" w:line="240" w:lineRule="auto"/>
              <w:ind w:firstLineChars="0" w:firstLine="0"/>
              <w:jc w:val="center"/>
              <w:rPr>
                <w:ins w:id="4122" w:author="天赐 余" w:date="2025-12-04T11:10:00Z" w16du:dateUtc="2025-12-04T03:10:00Z"/>
                <w:rFonts w:asciiTheme="majorEastAsia" w:eastAsiaTheme="majorEastAsia" w:hAnsiTheme="majorEastAsia" w:hint="eastAsia"/>
                <w:b/>
                <w:bCs/>
              </w:rPr>
            </w:pPr>
            <w:ins w:id="4123" w:author="天赐 余" w:date="2025-12-04T11:10:00Z" w16du:dateUtc="2025-12-04T03:10:00Z">
              <w:r>
                <w:rPr>
                  <w:rFonts w:asciiTheme="majorEastAsia" w:eastAsiaTheme="majorEastAsia" w:hAnsiTheme="majorEastAsia" w:hint="eastAsia"/>
                  <w:b/>
                  <w:bCs/>
                </w:rPr>
                <w:t>取值范围</w:t>
              </w:r>
            </w:ins>
          </w:p>
        </w:tc>
      </w:tr>
      <w:tr w:rsidR="008A3990" w14:paraId="7B69789C" w14:textId="77777777" w:rsidTr="008A3990">
        <w:trPr>
          <w:trHeight w:val="827"/>
          <w:ins w:id="4124" w:author="天赐 余" w:date="2025-12-04T11:10:00Z"/>
        </w:trPr>
        <w:tc>
          <w:tcPr>
            <w:tcW w:w="2070" w:type="dxa"/>
            <w:vAlign w:val="center"/>
          </w:tcPr>
          <w:p w14:paraId="2C2E8535" w14:textId="77777777" w:rsidR="008A3990" w:rsidRPr="00BE5748" w:rsidRDefault="008A3990" w:rsidP="0034302B">
            <w:pPr>
              <w:spacing w:after="0" w:line="240" w:lineRule="auto"/>
              <w:ind w:firstLineChars="0" w:firstLine="0"/>
              <w:jc w:val="left"/>
              <w:rPr>
                <w:ins w:id="4125" w:author="天赐 余" w:date="2025-12-04T11:10:00Z" w16du:dateUtc="2025-12-04T03:10:00Z"/>
                <w:rFonts w:asciiTheme="majorEastAsia" w:eastAsiaTheme="majorEastAsia" w:hAnsiTheme="majorEastAsia" w:hint="eastAsia"/>
              </w:rPr>
            </w:pPr>
            <w:ins w:id="4126" w:author="天赐 余" w:date="2025-12-04T11:10:00Z" w16du:dateUtc="2025-12-04T03:10:00Z">
              <w:r w:rsidRPr="0034302B">
                <w:rPr>
                  <w:rFonts w:asciiTheme="majorEastAsia" w:eastAsiaTheme="majorEastAsia" w:hAnsiTheme="majorEastAsia" w:hint="eastAsia"/>
                </w:rPr>
                <w:t>DMAC</w:t>
              </w:r>
            </w:ins>
          </w:p>
        </w:tc>
        <w:tc>
          <w:tcPr>
            <w:tcW w:w="3162" w:type="dxa"/>
            <w:vAlign w:val="center"/>
          </w:tcPr>
          <w:p w14:paraId="0FB91CC5" w14:textId="77777777" w:rsidR="008A3990" w:rsidRPr="00BE5748" w:rsidRDefault="008A3990" w:rsidP="0034302B">
            <w:pPr>
              <w:spacing w:after="0" w:line="240" w:lineRule="auto"/>
              <w:ind w:firstLineChars="0" w:firstLine="0"/>
              <w:jc w:val="left"/>
              <w:rPr>
                <w:ins w:id="4127" w:author="天赐 余" w:date="2025-12-04T11:10:00Z" w16du:dateUtc="2025-12-04T03:10:00Z"/>
                <w:rFonts w:asciiTheme="majorEastAsia" w:eastAsiaTheme="majorEastAsia" w:hAnsiTheme="majorEastAsia" w:hint="eastAsia"/>
              </w:rPr>
            </w:pPr>
            <w:ins w:id="4128" w:author="天赐 余" w:date="2025-12-04T11:10:00Z" w16du:dateUtc="2025-12-04T03:10:00Z">
              <w:r w:rsidRPr="0034302B">
                <w:rPr>
                  <w:rFonts w:asciiTheme="majorEastAsia" w:eastAsiaTheme="majorEastAsia" w:hAnsiTheme="majorEastAsia" w:hint="eastAsia"/>
                </w:rPr>
                <w:t>流量目的MAC</w:t>
              </w:r>
            </w:ins>
          </w:p>
        </w:tc>
        <w:tc>
          <w:tcPr>
            <w:tcW w:w="1284" w:type="dxa"/>
            <w:vAlign w:val="center"/>
          </w:tcPr>
          <w:p w14:paraId="4B91753A" w14:textId="77777777" w:rsidR="008A3990" w:rsidRPr="00BE5748" w:rsidRDefault="008A3990" w:rsidP="0034302B">
            <w:pPr>
              <w:spacing w:after="0" w:line="240" w:lineRule="auto"/>
              <w:ind w:firstLineChars="0" w:firstLine="0"/>
              <w:jc w:val="left"/>
              <w:rPr>
                <w:ins w:id="4129" w:author="天赐 余" w:date="2025-12-04T11:10:00Z" w16du:dateUtc="2025-12-04T03:10:00Z"/>
                <w:rFonts w:asciiTheme="majorEastAsia" w:eastAsiaTheme="majorEastAsia" w:hAnsiTheme="majorEastAsia" w:hint="eastAsia"/>
              </w:rPr>
            </w:pPr>
            <w:ins w:id="4130" w:author="天赐 余" w:date="2025-12-04T11:10:00Z" w16du:dateUtc="2025-12-04T03:10:00Z">
              <w:r w:rsidRPr="0034302B">
                <w:rPr>
                  <w:rFonts w:asciiTheme="majorEastAsia" w:eastAsiaTheme="majorEastAsia" w:hAnsiTheme="majorEastAsia" w:hint="eastAsia"/>
                </w:rPr>
                <w:t>Ui</w:t>
              </w:r>
              <w:r w:rsidRPr="00BE5748">
                <w:rPr>
                  <w:rFonts w:asciiTheme="majorEastAsia" w:eastAsiaTheme="majorEastAsia" w:hAnsiTheme="majorEastAsia" w:hint="eastAsia"/>
                </w:rPr>
                <w:t>nt</w:t>
              </w:r>
              <w:r w:rsidRPr="0034302B">
                <w:rPr>
                  <w:rFonts w:asciiTheme="majorEastAsia" w:eastAsiaTheme="majorEastAsia" w:hAnsiTheme="majorEastAsia" w:hint="eastAsia"/>
                </w:rPr>
                <w:t>48</w:t>
              </w:r>
            </w:ins>
          </w:p>
        </w:tc>
        <w:tc>
          <w:tcPr>
            <w:tcW w:w="1417" w:type="dxa"/>
            <w:gridSpan w:val="2"/>
            <w:vAlign w:val="center"/>
          </w:tcPr>
          <w:p w14:paraId="264B0CBC" w14:textId="77777777" w:rsidR="008A3990" w:rsidRPr="0034302B" w:rsidRDefault="008A3990" w:rsidP="0034302B">
            <w:pPr>
              <w:spacing w:after="0" w:line="240" w:lineRule="auto"/>
              <w:ind w:firstLineChars="0" w:firstLine="0"/>
              <w:jc w:val="left"/>
              <w:rPr>
                <w:ins w:id="4131" w:author="天赐 余" w:date="2025-12-04T11:10:00Z" w16du:dateUtc="2025-12-04T03:10:00Z"/>
                <w:rFonts w:asciiTheme="majorEastAsia" w:eastAsiaTheme="majorEastAsia" w:hAnsiTheme="majorEastAsia" w:hint="eastAsia"/>
                <w:highlight w:val="yellow"/>
              </w:rPr>
            </w:pPr>
          </w:p>
        </w:tc>
        <w:tc>
          <w:tcPr>
            <w:tcW w:w="1761" w:type="dxa"/>
            <w:gridSpan w:val="2"/>
          </w:tcPr>
          <w:p w14:paraId="283459E5" w14:textId="77777777" w:rsidR="008A3990" w:rsidRPr="0034302B" w:rsidRDefault="008A3990" w:rsidP="0034302B">
            <w:pPr>
              <w:spacing w:after="0" w:line="240" w:lineRule="auto"/>
              <w:ind w:firstLineChars="0" w:firstLine="0"/>
              <w:jc w:val="left"/>
              <w:rPr>
                <w:ins w:id="4132" w:author="天赐 余" w:date="2025-12-04T11:10:00Z" w16du:dateUtc="2025-12-04T03:10:00Z"/>
                <w:rFonts w:asciiTheme="majorEastAsia" w:eastAsiaTheme="majorEastAsia" w:hAnsiTheme="majorEastAsia" w:hint="eastAsia"/>
                <w:highlight w:val="yellow"/>
              </w:rPr>
            </w:pPr>
          </w:p>
        </w:tc>
      </w:tr>
      <w:tr w:rsidR="008A3990" w14:paraId="42E9911B" w14:textId="77777777" w:rsidTr="008A3990">
        <w:trPr>
          <w:trHeight w:val="1084"/>
          <w:ins w:id="4133" w:author="天赐 余" w:date="2025-12-04T11:10:00Z"/>
        </w:trPr>
        <w:tc>
          <w:tcPr>
            <w:tcW w:w="2070" w:type="dxa"/>
            <w:vAlign w:val="center"/>
          </w:tcPr>
          <w:p w14:paraId="1844F162" w14:textId="77777777" w:rsidR="008A3990" w:rsidRPr="0034302B" w:rsidRDefault="008A3990" w:rsidP="0034302B">
            <w:pPr>
              <w:spacing w:after="0" w:line="240" w:lineRule="auto"/>
              <w:ind w:firstLineChars="0" w:firstLine="0"/>
              <w:jc w:val="left"/>
              <w:rPr>
                <w:ins w:id="4134" w:author="天赐 余" w:date="2025-12-04T11:10:00Z" w16du:dateUtc="2025-12-04T03:10:00Z"/>
                <w:rFonts w:asciiTheme="majorEastAsia" w:eastAsiaTheme="majorEastAsia" w:hAnsiTheme="majorEastAsia" w:hint="eastAsia"/>
              </w:rPr>
            </w:pPr>
            <w:ins w:id="4135" w:author="天赐 余" w:date="2025-12-04T11:10:00Z" w16du:dateUtc="2025-12-04T03:10:00Z">
              <w:r w:rsidRPr="0034302B">
                <w:rPr>
                  <w:rFonts w:asciiTheme="majorEastAsia" w:eastAsiaTheme="majorEastAsia" w:hAnsiTheme="majorEastAsia" w:hint="eastAsia"/>
                </w:rPr>
                <w:lastRenderedPageBreak/>
                <w:t>VID</w:t>
              </w:r>
            </w:ins>
          </w:p>
        </w:tc>
        <w:tc>
          <w:tcPr>
            <w:tcW w:w="3162" w:type="dxa"/>
            <w:vAlign w:val="center"/>
          </w:tcPr>
          <w:p w14:paraId="27ED080E" w14:textId="77777777" w:rsidR="008A3990" w:rsidRPr="0034302B" w:rsidRDefault="008A3990" w:rsidP="0034302B">
            <w:pPr>
              <w:spacing w:after="0" w:line="240" w:lineRule="auto"/>
              <w:ind w:firstLineChars="0" w:firstLine="0"/>
              <w:jc w:val="left"/>
              <w:rPr>
                <w:ins w:id="4136" w:author="天赐 余" w:date="2025-12-04T11:10:00Z" w16du:dateUtc="2025-12-04T03:10:00Z"/>
                <w:rFonts w:asciiTheme="majorEastAsia" w:eastAsiaTheme="majorEastAsia" w:hAnsiTheme="majorEastAsia" w:hint="eastAsia"/>
              </w:rPr>
            </w:pPr>
            <w:ins w:id="4137" w:author="天赐 余" w:date="2025-12-04T11:10:00Z" w16du:dateUtc="2025-12-04T03:10:00Z">
              <w:r w:rsidRPr="0034302B">
                <w:rPr>
                  <w:rFonts w:asciiTheme="majorEastAsia" w:eastAsiaTheme="majorEastAsia" w:hAnsiTheme="majorEastAsia" w:hint="eastAsia"/>
                </w:rPr>
                <w:t>流量VLAN ID</w:t>
              </w:r>
            </w:ins>
          </w:p>
        </w:tc>
        <w:tc>
          <w:tcPr>
            <w:tcW w:w="1284" w:type="dxa"/>
            <w:vAlign w:val="center"/>
          </w:tcPr>
          <w:p w14:paraId="4B5AD78E" w14:textId="77777777" w:rsidR="008A3990" w:rsidRPr="0034302B" w:rsidRDefault="008A3990" w:rsidP="0034302B">
            <w:pPr>
              <w:spacing w:after="0" w:line="240" w:lineRule="auto"/>
              <w:ind w:firstLineChars="0" w:firstLine="0"/>
              <w:jc w:val="left"/>
              <w:rPr>
                <w:ins w:id="4138" w:author="天赐 余" w:date="2025-12-04T11:10:00Z" w16du:dateUtc="2025-12-04T03:10:00Z"/>
                <w:rFonts w:asciiTheme="majorEastAsia" w:eastAsiaTheme="majorEastAsia" w:hAnsiTheme="majorEastAsia" w:hint="eastAsia"/>
              </w:rPr>
            </w:pPr>
            <w:ins w:id="4139" w:author="天赐 余" w:date="2025-12-04T11:10:00Z" w16du:dateUtc="2025-12-04T03:10:00Z">
              <w:r w:rsidRPr="0034302B">
                <w:rPr>
                  <w:rFonts w:asciiTheme="majorEastAsia" w:eastAsiaTheme="majorEastAsia" w:hAnsiTheme="majorEastAsia" w:hint="eastAsia"/>
                </w:rPr>
                <w:t>Uint12</w:t>
              </w:r>
            </w:ins>
          </w:p>
        </w:tc>
        <w:tc>
          <w:tcPr>
            <w:tcW w:w="1417" w:type="dxa"/>
            <w:gridSpan w:val="2"/>
            <w:vAlign w:val="center"/>
          </w:tcPr>
          <w:p w14:paraId="770C2D96" w14:textId="77777777" w:rsidR="008A3990" w:rsidRPr="00BE5748" w:rsidRDefault="008A3990" w:rsidP="0034302B">
            <w:pPr>
              <w:spacing w:after="0" w:line="240" w:lineRule="auto"/>
              <w:ind w:firstLineChars="0" w:firstLine="0"/>
              <w:jc w:val="left"/>
              <w:rPr>
                <w:ins w:id="4140" w:author="天赐 余" w:date="2025-12-04T11:10:00Z" w16du:dateUtc="2025-12-04T03:10:00Z"/>
                <w:rFonts w:asciiTheme="majorEastAsia" w:eastAsiaTheme="majorEastAsia" w:hAnsiTheme="majorEastAsia" w:hint="eastAsia"/>
                <w:highlight w:val="yellow"/>
              </w:rPr>
            </w:pPr>
          </w:p>
        </w:tc>
        <w:tc>
          <w:tcPr>
            <w:tcW w:w="1761" w:type="dxa"/>
            <w:gridSpan w:val="2"/>
          </w:tcPr>
          <w:p w14:paraId="293DCCE1" w14:textId="77777777" w:rsidR="008A3990" w:rsidRPr="00BE5748" w:rsidRDefault="008A3990" w:rsidP="0034302B">
            <w:pPr>
              <w:spacing w:after="0" w:line="240" w:lineRule="auto"/>
              <w:ind w:firstLineChars="0" w:firstLine="0"/>
              <w:jc w:val="left"/>
              <w:rPr>
                <w:ins w:id="4141" w:author="天赐 余" w:date="2025-12-04T11:10:00Z" w16du:dateUtc="2025-12-04T03:10:00Z"/>
                <w:rFonts w:asciiTheme="majorEastAsia" w:eastAsiaTheme="majorEastAsia" w:hAnsiTheme="majorEastAsia" w:hint="eastAsia"/>
                <w:highlight w:val="yellow"/>
              </w:rPr>
            </w:pPr>
          </w:p>
        </w:tc>
      </w:tr>
      <w:tr w:rsidR="008A3990" w14:paraId="7CC40100" w14:textId="77777777" w:rsidTr="008A3990">
        <w:trPr>
          <w:trHeight w:val="732"/>
          <w:ins w:id="4142" w:author="天赐 余" w:date="2025-12-04T11:10:00Z"/>
        </w:trPr>
        <w:tc>
          <w:tcPr>
            <w:tcW w:w="2070" w:type="dxa"/>
            <w:vAlign w:val="center"/>
          </w:tcPr>
          <w:p w14:paraId="15708996" w14:textId="77777777" w:rsidR="008A3990" w:rsidRDefault="008A3990" w:rsidP="0034302B">
            <w:pPr>
              <w:spacing w:after="0" w:line="240" w:lineRule="auto"/>
              <w:ind w:firstLineChars="0" w:firstLine="0"/>
              <w:jc w:val="left"/>
              <w:rPr>
                <w:ins w:id="4143" w:author="天赐 余" w:date="2025-12-04T11:10:00Z" w16du:dateUtc="2025-12-04T03:10:00Z"/>
                <w:rFonts w:asciiTheme="majorEastAsia" w:eastAsiaTheme="majorEastAsia" w:hAnsiTheme="majorEastAsia" w:hint="eastAsia"/>
              </w:rPr>
            </w:pPr>
            <w:proofErr w:type="spellStart"/>
            <w:ins w:id="4144" w:author="天赐 余" w:date="2025-12-04T11:10:00Z" w16du:dateUtc="2025-12-04T03:10:00Z">
              <w:r>
                <w:rPr>
                  <w:rFonts w:asciiTheme="majorEastAsia" w:eastAsiaTheme="majorEastAsia" w:hAnsiTheme="majorEastAsia"/>
                </w:rPr>
                <w:t>PrioritySpec</w:t>
              </w:r>
              <w:proofErr w:type="spellEnd"/>
            </w:ins>
          </w:p>
        </w:tc>
        <w:tc>
          <w:tcPr>
            <w:tcW w:w="3162" w:type="dxa"/>
          </w:tcPr>
          <w:p w14:paraId="195AEBA1" w14:textId="77777777" w:rsidR="008A3990" w:rsidRDefault="008A3990" w:rsidP="0034302B">
            <w:pPr>
              <w:spacing w:after="0" w:line="240" w:lineRule="auto"/>
              <w:ind w:firstLineChars="0" w:firstLine="0"/>
              <w:jc w:val="left"/>
              <w:rPr>
                <w:ins w:id="4145" w:author="天赐 余" w:date="2025-12-04T11:10:00Z" w16du:dateUtc="2025-12-04T03:10:00Z"/>
                <w:rFonts w:asciiTheme="majorEastAsia" w:eastAsiaTheme="majorEastAsia" w:hAnsiTheme="majorEastAsia" w:hint="eastAsia"/>
              </w:rPr>
            </w:pPr>
            <w:ins w:id="4146" w:author="天赐 余" w:date="2025-12-04T11:10:00Z" w16du:dateUtc="2025-12-04T03:10:00Z">
              <w:r>
                <w:rPr>
                  <w:rFonts w:asciiTheme="majorEastAsia" w:eastAsiaTheme="majorEastAsia" w:hAnsiTheme="majorEastAsia" w:hint="eastAsia"/>
                </w:rPr>
                <w:t>优先级规范。指定要过滤的帧的优先级，取值范围-1~7，-1为通配符</w:t>
              </w:r>
            </w:ins>
          </w:p>
        </w:tc>
        <w:tc>
          <w:tcPr>
            <w:tcW w:w="1284" w:type="dxa"/>
            <w:vAlign w:val="center"/>
          </w:tcPr>
          <w:p w14:paraId="500E3270" w14:textId="77777777" w:rsidR="008A3990" w:rsidRDefault="008A3990" w:rsidP="0034302B">
            <w:pPr>
              <w:spacing w:after="0" w:line="240" w:lineRule="auto"/>
              <w:ind w:firstLineChars="0" w:firstLine="0"/>
              <w:jc w:val="left"/>
              <w:rPr>
                <w:ins w:id="4147" w:author="天赐 余" w:date="2025-12-04T11:10:00Z" w16du:dateUtc="2025-12-04T03:10:00Z"/>
                <w:rFonts w:asciiTheme="majorEastAsia" w:eastAsiaTheme="majorEastAsia" w:hAnsiTheme="majorEastAsia" w:hint="eastAsia"/>
              </w:rPr>
            </w:pPr>
            <w:ins w:id="4148" w:author="天赐 余" w:date="2025-12-04T11:10:00Z" w16du:dateUtc="2025-12-04T03:10:00Z">
              <w:r>
                <w:rPr>
                  <w:rFonts w:asciiTheme="majorEastAsia" w:eastAsiaTheme="majorEastAsia" w:hAnsiTheme="majorEastAsia" w:hint="eastAsia"/>
                </w:rPr>
                <w:t>I</w:t>
              </w:r>
              <w:r>
                <w:rPr>
                  <w:rFonts w:asciiTheme="majorEastAsia" w:eastAsiaTheme="majorEastAsia" w:hAnsiTheme="majorEastAsia"/>
                </w:rPr>
                <w:t>nt</w:t>
              </w:r>
              <w:r>
                <w:rPr>
                  <w:rFonts w:asciiTheme="majorEastAsia" w:eastAsiaTheme="majorEastAsia" w:hAnsiTheme="majorEastAsia" w:hint="eastAsia"/>
                </w:rPr>
                <w:t>32</w:t>
              </w:r>
            </w:ins>
          </w:p>
        </w:tc>
        <w:tc>
          <w:tcPr>
            <w:tcW w:w="1417" w:type="dxa"/>
            <w:gridSpan w:val="2"/>
            <w:vAlign w:val="center"/>
          </w:tcPr>
          <w:p w14:paraId="4BB1E04F" w14:textId="77777777" w:rsidR="008A3990" w:rsidRDefault="008A3990" w:rsidP="0034302B">
            <w:pPr>
              <w:spacing w:after="0" w:line="240" w:lineRule="auto"/>
              <w:ind w:firstLineChars="0" w:firstLine="0"/>
              <w:jc w:val="left"/>
              <w:rPr>
                <w:ins w:id="4149" w:author="天赐 余" w:date="2025-12-04T11:10:00Z" w16du:dateUtc="2025-12-04T03:10:00Z"/>
                <w:rFonts w:asciiTheme="majorEastAsia" w:eastAsiaTheme="majorEastAsia" w:hAnsiTheme="majorEastAsia" w:hint="eastAsia"/>
              </w:rPr>
            </w:pPr>
          </w:p>
        </w:tc>
        <w:tc>
          <w:tcPr>
            <w:tcW w:w="1761" w:type="dxa"/>
            <w:gridSpan w:val="2"/>
          </w:tcPr>
          <w:p w14:paraId="01F70694" w14:textId="77777777" w:rsidR="008A3990" w:rsidRDefault="008A3990" w:rsidP="0034302B">
            <w:pPr>
              <w:spacing w:after="0" w:line="240" w:lineRule="auto"/>
              <w:ind w:firstLineChars="0" w:firstLine="0"/>
              <w:jc w:val="left"/>
              <w:rPr>
                <w:ins w:id="4150" w:author="天赐 余" w:date="2025-12-04T11:10:00Z" w16du:dateUtc="2025-12-04T03:10:00Z"/>
                <w:rFonts w:asciiTheme="majorEastAsia" w:eastAsiaTheme="majorEastAsia" w:hAnsiTheme="majorEastAsia" w:hint="eastAsia"/>
              </w:rPr>
            </w:pPr>
            <w:ins w:id="4151" w:author="天赐 余" w:date="2025-12-04T11:10:00Z" w16du:dateUtc="2025-12-04T03:10:00Z">
              <w:r>
                <w:rPr>
                  <w:rFonts w:asciiTheme="majorEastAsia" w:eastAsiaTheme="majorEastAsia" w:hAnsiTheme="majorEastAsia" w:hint="eastAsia"/>
                </w:rPr>
                <w:t>[</w:t>
              </w:r>
              <w:r w:rsidRPr="002B77E5">
                <w:rPr>
                  <w:rFonts w:asciiTheme="majorEastAsia" w:eastAsiaTheme="majorEastAsia" w:hAnsiTheme="majorEastAsia" w:hint="eastAsia"/>
                </w:rPr>
                <w:t>-1</w:t>
              </w:r>
              <w:r>
                <w:rPr>
                  <w:rFonts w:asciiTheme="majorEastAsia" w:eastAsiaTheme="majorEastAsia" w:hAnsiTheme="majorEastAsia" w:hint="eastAsia"/>
                </w:rPr>
                <w:t>,</w:t>
              </w:r>
              <w:r w:rsidRPr="002B77E5">
                <w:rPr>
                  <w:rFonts w:asciiTheme="majorEastAsia" w:eastAsiaTheme="majorEastAsia" w:hAnsiTheme="majorEastAsia" w:hint="eastAsia"/>
                </w:rPr>
                <w:t>7</w:t>
              </w:r>
              <w:r>
                <w:rPr>
                  <w:rFonts w:asciiTheme="majorEastAsia" w:eastAsiaTheme="majorEastAsia" w:hAnsiTheme="majorEastAsia" w:hint="eastAsia"/>
                </w:rPr>
                <w:t>]</w:t>
              </w:r>
            </w:ins>
          </w:p>
        </w:tc>
      </w:tr>
      <w:tr w:rsidR="008A3990" w14:paraId="1AB0458D" w14:textId="77777777" w:rsidTr="008A3990">
        <w:trPr>
          <w:trHeight w:val="732"/>
          <w:ins w:id="4152" w:author="天赐 余" w:date="2025-12-04T11:10:00Z"/>
        </w:trPr>
        <w:tc>
          <w:tcPr>
            <w:tcW w:w="2070" w:type="dxa"/>
            <w:vAlign w:val="center"/>
          </w:tcPr>
          <w:p w14:paraId="066767C6" w14:textId="77777777" w:rsidR="008A3990" w:rsidRDefault="008A3990" w:rsidP="0034302B">
            <w:pPr>
              <w:spacing w:after="0" w:line="240" w:lineRule="auto"/>
              <w:ind w:firstLineChars="0" w:firstLine="0"/>
              <w:jc w:val="left"/>
              <w:rPr>
                <w:ins w:id="4153" w:author="天赐 余" w:date="2025-12-04T11:10:00Z" w16du:dateUtc="2025-12-04T03:10:00Z"/>
                <w:rFonts w:asciiTheme="majorEastAsia" w:eastAsiaTheme="majorEastAsia" w:hAnsiTheme="majorEastAsia" w:hint="eastAsia"/>
              </w:rPr>
            </w:pPr>
            <w:proofErr w:type="spellStart"/>
            <w:ins w:id="4154" w:author="天赐 余" w:date="2025-12-04T11:10:00Z" w16du:dateUtc="2025-12-04T03:10:00Z">
              <w:r>
                <w:rPr>
                  <w:rFonts w:asciiTheme="majorEastAsia" w:eastAsiaTheme="majorEastAsia" w:hAnsiTheme="majorEastAsia"/>
                </w:rPr>
                <w:t>StreamGateInstanceID</w:t>
              </w:r>
              <w:proofErr w:type="spellEnd"/>
            </w:ins>
          </w:p>
        </w:tc>
        <w:tc>
          <w:tcPr>
            <w:tcW w:w="3162" w:type="dxa"/>
          </w:tcPr>
          <w:p w14:paraId="4804CA68" w14:textId="77777777" w:rsidR="008A3990" w:rsidRDefault="008A3990" w:rsidP="0034302B">
            <w:pPr>
              <w:spacing w:after="0" w:line="240" w:lineRule="auto"/>
              <w:ind w:firstLineChars="0" w:firstLine="0"/>
              <w:jc w:val="left"/>
              <w:rPr>
                <w:ins w:id="4155" w:author="天赐 余" w:date="2025-12-04T11:10:00Z" w16du:dateUtc="2025-12-04T03:10:00Z"/>
                <w:rFonts w:asciiTheme="majorEastAsia" w:eastAsiaTheme="majorEastAsia" w:hAnsiTheme="majorEastAsia" w:hint="eastAsia"/>
              </w:rPr>
            </w:pPr>
            <w:ins w:id="4156" w:author="天赐 余" w:date="2025-12-04T11:10:00Z" w16du:dateUtc="2025-12-04T03:10:00Z">
              <w:r>
                <w:rPr>
                  <w:rFonts w:asciiTheme="majorEastAsia" w:eastAsiaTheme="majorEastAsia" w:hAnsiTheme="majorEastAsia" w:hint="eastAsia"/>
                </w:rPr>
                <w:t>流门实例ID。指定与此过滤器关联的流门，匹配的帧将发送到该门进行开关控制</w:t>
              </w:r>
            </w:ins>
          </w:p>
        </w:tc>
        <w:tc>
          <w:tcPr>
            <w:tcW w:w="1284" w:type="dxa"/>
            <w:vAlign w:val="center"/>
          </w:tcPr>
          <w:p w14:paraId="7AD5C973" w14:textId="77777777" w:rsidR="008A3990" w:rsidRDefault="008A3990" w:rsidP="0034302B">
            <w:pPr>
              <w:spacing w:after="0" w:line="240" w:lineRule="auto"/>
              <w:ind w:firstLineChars="0" w:firstLine="0"/>
              <w:jc w:val="left"/>
              <w:rPr>
                <w:ins w:id="4157" w:author="天赐 余" w:date="2025-12-04T11:10:00Z" w16du:dateUtc="2025-12-04T03:10:00Z"/>
                <w:rFonts w:asciiTheme="majorEastAsia" w:eastAsiaTheme="majorEastAsia" w:hAnsiTheme="majorEastAsia" w:hint="eastAsia"/>
              </w:rPr>
            </w:pPr>
            <w:ins w:id="4158" w:author="天赐 余" w:date="2025-12-04T11:10:00Z" w16du:dateUtc="2025-12-04T03:10:00Z">
              <w:r>
                <w:rPr>
                  <w:rFonts w:asciiTheme="majorEastAsia" w:eastAsiaTheme="majorEastAsia" w:hAnsiTheme="majorEastAsia" w:hint="eastAsia"/>
                </w:rPr>
                <w:t>Uint32</w:t>
              </w:r>
            </w:ins>
          </w:p>
        </w:tc>
        <w:tc>
          <w:tcPr>
            <w:tcW w:w="1417" w:type="dxa"/>
            <w:gridSpan w:val="2"/>
            <w:vAlign w:val="center"/>
          </w:tcPr>
          <w:p w14:paraId="769E4087" w14:textId="77777777" w:rsidR="008A3990" w:rsidRDefault="008A3990" w:rsidP="0034302B">
            <w:pPr>
              <w:spacing w:after="0" w:line="240" w:lineRule="auto"/>
              <w:ind w:firstLineChars="0" w:firstLine="0"/>
              <w:jc w:val="left"/>
              <w:rPr>
                <w:ins w:id="4159" w:author="天赐 余" w:date="2025-12-04T11:10:00Z" w16du:dateUtc="2025-12-04T03:10:00Z"/>
                <w:rFonts w:asciiTheme="majorEastAsia" w:eastAsiaTheme="majorEastAsia" w:hAnsiTheme="majorEastAsia" w:hint="eastAsia"/>
              </w:rPr>
            </w:pPr>
          </w:p>
        </w:tc>
        <w:tc>
          <w:tcPr>
            <w:tcW w:w="1761" w:type="dxa"/>
            <w:gridSpan w:val="2"/>
          </w:tcPr>
          <w:p w14:paraId="301E6FB5" w14:textId="77777777" w:rsidR="008A3990" w:rsidRDefault="008A3990" w:rsidP="0034302B">
            <w:pPr>
              <w:spacing w:after="0" w:line="240" w:lineRule="auto"/>
              <w:ind w:firstLineChars="0" w:firstLine="0"/>
              <w:jc w:val="left"/>
              <w:rPr>
                <w:ins w:id="4160" w:author="天赐 余" w:date="2025-12-04T11:10:00Z" w16du:dateUtc="2025-12-04T03:10:00Z"/>
                <w:rFonts w:asciiTheme="majorEastAsia" w:eastAsiaTheme="majorEastAsia" w:hAnsiTheme="majorEastAsia" w:hint="eastAsia"/>
              </w:rPr>
            </w:pPr>
            <w:ins w:id="4161" w:author="天赐 余" w:date="2025-12-04T11:10:00Z" w16du:dateUtc="2025-12-04T03:10:00Z">
              <w:r>
                <w:rPr>
                  <w:rFonts w:asciiTheme="majorEastAsia" w:eastAsiaTheme="majorEastAsia" w:hAnsiTheme="majorEastAsia" w:hint="eastAsia"/>
                </w:rPr>
                <w:t>[1，流到达门控个数]</w:t>
              </w:r>
            </w:ins>
          </w:p>
        </w:tc>
      </w:tr>
      <w:tr w:rsidR="008A3990" w14:paraId="41EBC4C6" w14:textId="77777777" w:rsidTr="008A3990">
        <w:trPr>
          <w:trHeight w:val="732"/>
          <w:ins w:id="4162" w:author="天赐 余" w:date="2025-12-04T11:10:00Z"/>
        </w:trPr>
        <w:tc>
          <w:tcPr>
            <w:tcW w:w="2070" w:type="dxa"/>
            <w:vAlign w:val="center"/>
          </w:tcPr>
          <w:p w14:paraId="7769010B" w14:textId="77777777" w:rsidR="008A3990" w:rsidRDefault="008A3990" w:rsidP="0034302B">
            <w:pPr>
              <w:spacing w:after="0" w:line="240" w:lineRule="auto"/>
              <w:ind w:firstLineChars="0" w:firstLine="0"/>
              <w:jc w:val="left"/>
              <w:rPr>
                <w:ins w:id="4163" w:author="天赐 余" w:date="2025-12-04T11:10:00Z" w16du:dateUtc="2025-12-04T03:10:00Z"/>
                <w:rFonts w:asciiTheme="majorEastAsia" w:eastAsiaTheme="majorEastAsia" w:hAnsiTheme="majorEastAsia" w:hint="eastAsia"/>
              </w:rPr>
            </w:pPr>
            <w:proofErr w:type="spellStart"/>
            <w:ins w:id="4164" w:author="天赐 余" w:date="2025-12-04T11:10:00Z" w16du:dateUtc="2025-12-04T03:10:00Z">
              <w:r>
                <w:rPr>
                  <w:rFonts w:asciiTheme="majorEastAsia" w:eastAsiaTheme="majorEastAsia" w:hAnsiTheme="majorEastAsia"/>
                </w:rPr>
                <w:t>FilterSpecification</w:t>
              </w:r>
              <w:proofErr w:type="spellEnd"/>
            </w:ins>
          </w:p>
        </w:tc>
        <w:tc>
          <w:tcPr>
            <w:tcW w:w="3162" w:type="dxa"/>
          </w:tcPr>
          <w:p w14:paraId="125A0680" w14:textId="77777777" w:rsidR="008A3990" w:rsidRDefault="008A3990" w:rsidP="0034302B">
            <w:pPr>
              <w:spacing w:after="0" w:line="240" w:lineRule="auto"/>
              <w:ind w:firstLineChars="0" w:firstLine="0"/>
              <w:jc w:val="left"/>
              <w:rPr>
                <w:ins w:id="4165" w:author="天赐 余" w:date="2025-12-04T11:10:00Z" w16du:dateUtc="2025-12-04T03:10:00Z"/>
                <w:rFonts w:asciiTheme="majorEastAsia" w:eastAsiaTheme="majorEastAsia" w:hAnsiTheme="majorEastAsia" w:hint="eastAsia"/>
              </w:rPr>
            </w:pPr>
            <w:ins w:id="4166" w:author="天赐 余" w:date="2025-12-04T11:10:00Z" w16du:dateUtc="2025-12-04T03:10:00Z">
              <w:r>
                <w:rPr>
                  <w:rFonts w:asciiTheme="majorEastAsia" w:eastAsiaTheme="majorEastAsia" w:hAnsiTheme="majorEastAsia" w:hint="eastAsia"/>
                </w:rPr>
                <w:t>流量计量器ID。指向某个流量计量器实例，将匹配的帧导向指定的计量器进行速率限制。</w:t>
              </w:r>
            </w:ins>
          </w:p>
        </w:tc>
        <w:tc>
          <w:tcPr>
            <w:tcW w:w="1284" w:type="dxa"/>
            <w:vAlign w:val="center"/>
          </w:tcPr>
          <w:p w14:paraId="22B80796" w14:textId="77777777" w:rsidR="008A3990" w:rsidRDefault="008A3990" w:rsidP="0034302B">
            <w:pPr>
              <w:spacing w:after="0" w:line="240" w:lineRule="auto"/>
              <w:ind w:firstLineChars="0" w:firstLine="0"/>
              <w:jc w:val="left"/>
              <w:rPr>
                <w:ins w:id="4167" w:author="天赐 余" w:date="2025-12-04T11:10:00Z" w16du:dateUtc="2025-12-04T03:10:00Z"/>
                <w:rFonts w:asciiTheme="majorEastAsia" w:eastAsiaTheme="majorEastAsia" w:hAnsiTheme="majorEastAsia" w:hint="eastAsia"/>
              </w:rPr>
            </w:pPr>
            <w:ins w:id="4168" w:author="天赐 余" w:date="2025-12-04T11:10:00Z" w16du:dateUtc="2025-12-04T03:10:00Z">
              <w:r>
                <w:rPr>
                  <w:rFonts w:asciiTheme="majorEastAsia" w:eastAsiaTheme="majorEastAsia" w:hAnsiTheme="majorEastAsia" w:hint="eastAsia"/>
                </w:rPr>
                <w:t>Uint32</w:t>
              </w:r>
            </w:ins>
          </w:p>
        </w:tc>
        <w:tc>
          <w:tcPr>
            <w:tcW w:w="1417" w:type="dxa"/>
            <w:gridSpan w:val="2"/>
            <w:vAlign w:val="center"/>
          </w:tcPr>
          <w:p w14:paraId="0907C9FB" w14:textId="77777777" w:rsidR="008A3990" w:rsidRDefault="008A3990" w:rsidP="0034302B">
            <w:pPr>
              <w:spacing w:after="0" w:line="240" w:lineRule="auto"/>
              <w:ind w:firstLineChars="0" w:firstLine="0"/>
              <w:jc w:val="left"/>
              <w:rPr>
                <w:ins w:id="4169" w:author="天赐 余" w:date="2025-12-04T11:10:00Z" w16du:dateUtc="2025-12-04T03:10:00Z"/>
                <w:rFonts w:asciiTheme="majorEastAsia" w:eastAsiaTheme="majorEastAsia" w:hAnsiTheme="majorEastAsia" w:hint="eastAsia"/>
              </w:rPr>
            </w:pPr>
          </w:p>
        </w:tc>
        <w:tc>
          <w:tcPr>
            <w:tcW w:w="1761" w:type="dxa"/>
            <w:gridSpan w:val="2"/>
          </w:tcPr>
          <w:p w14:paraId="0ADC566A" w14:textId="77777777" w:rsidR="008A3990" w:rsidRDefault="008A3990" w:rsidP="0034302B">
            <w:pPr>
              <w:spacing w:after="0" w:line="240" w:lineRule="auto"/>
              <w:ind w:firstLineChars="0" w:firstLine="0"/>
              <w:jc w:val="left"/>
              <w:rPr>
                <w:ins w:id="4170" w:author="天赐 余" w:date="2025-12-04T11:10:00Z" w16du:dateUtc="2025-12-04T03:10:00Z"/>
                <w:rFonts w:asciiTheme="majorEastAsia" w:eastAsiaTheme="majorEastAsia" w:hAnsiTheme="majorEastAsia" w:hint="eastAsia"/>
              </w:rPr>
            </w:pPr>
            <w:ins w:id="4171" w:author="天赐 余" w:date="2025-12-04T11:10:00Z" w16du:dateUtc="2025-12-04T03:10:00Z">
              <w:r>
                <w:rPr>
                  <w:rFonts w:asciiTheme="majorEastAsia" w:eastAsiaTheme="majorEastAsia" w:hAnsiTheme="majorEastAsia" w:hint="eastAsia"/>
                </w:rPr>
                <w:t>[1，流计量器个数]</w:t>
              </w:r>
            </w:ins>
          </w:p>
        </w:tc>
      </w:tr>
    </w:tbl>
    <w:p w14:paraId="495DFBCF" w14:textId="77777777" w:rsidR="00717322" w:rsidRDefault="00717322">
      <w:pPr>
        <w:ind w:firstLineChars="0" w:firstLine="0"/>
      </w:pPr>
    </w:p>
    <w:p w14:paraId="35922245" w14:textId="77777777" w:rsidR="00717322" w:rsidRDefault="00000000">
      <w:pPr>
        <w:ind w:firstLineChars="0" w:firstLine="0"/>
      </w:pPr>
      <w:r>
        <w:rPr>
          <w:rFonts w:hint="eastAsia"/>
        </w:rPr>
        <w:t>到达窗口过滤参数</w:t>
      </w:r>
    </w:p>
    <w:p w14:paraId="016AAA66" w14:textId="32560C3D" w:rsidR="008A3990" w:rsidRDefault="008A3990">
      <w:pPr>
        <w:pStyle w:val="a7"/>
        <w:keepNext/>
        <w:rPr>
          <w:ins w:id="4172" w:author="天赐 余" w:date="2025-12-04T11:12:00Z" w16du:dateUtc="2025-12-04T03:12:00Z"/>
        </w:rPr>
        <w:pPrChange w:id="4173" w:author="天赐 余" w:date="2025-12-04T11:12:00Z" w16du:dateUtc="2025-12-04T03:12:00Z">
          <w:pPr>
            <w:ind w:firstLine="560"/>
          </w:pPr>
        </w:pPrChange>
      </w:pPr>
      <w:ins w:id="4174" w:author="天赐 余" w:date="2025-12-04T11:12:00Z" w16du:dateUtc="2025-12-04T03:12:00Z">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4175" w:author="天赐 余" w:date="2025-12-04T11:12:00Z" w16du:dateUtc="2025-12-04T03:12:00Z">
        <w:r>
          <w:rPr>
            <w:noProof/>
          </w:rPr>
          <w:t>23</w:t>
        </w:r>
        <w:r>
          <w:fldChar w:fldCharType="end"/>
        </w:r>
        <w:r>
          <w:rPr>
            <w:rFonts w:hint="eastAsia"/>
          </w:rPr>
          <w:t xml:space="preserve"> </w:t>
        </w:r>
        <w:r>
          <w:rPr>
            <w:rFonts w:hint="eastAsia"/>
          </w:rPr>
          <w:t>流到达窗口过滤参数</w:t>
        </w:r>
      </w:ins>
    </w:p>
    <w:tbl>
      <w:tblPr>
        <w:tblStyle w:val="aff1"/>
        <w:tblW w:w="9410" w:type="dxa"/>
        <w:tblLayout w:type="fixed"/>
        <w:tblLook w:val="04A0" w:firstRow="1" w:lastRow="0" w:firstColumn="1" w:lastColumn="0" w:noHBand="0" w:noVBand="1"/>
      </w:tblPr>
      <w:tblGrid>
        <w:gridCol w:w="2070"/>
        <w:gridCol w:w="3162"/>
        <w:gridCol w:w="1284"/>
        <w:gridCol w:w="1074"/>
        <w:gridCol w:w="343"/>
        <w:gridCol w:w="567"/>
        <w:gridCol w:w="910"/>
      </w:tblGrid>
      <w:tr w:rsidR="00717322" w:rsidDel="008A3990" w14:paraId="2888DD01" w14:textId="0DE7B00D" w:rsidTr="008A3990">
        <w:trPr>
          <w:gridAfter w:val="1"/>
          <w:wAfter w:w="910" w:type="dxa"/>
          <w:trHeight w:val="366"/>
          <w:del w:id="4176" w:author="天赐 余" w:date="2025-12-04T11:11:00Z"/>
        </w:trPr>
        <w:tc>
          <w:tcPr>
            <w:tcW w:w="2070" w:type="dxa"/>
            <w:vAlign w:val="center"/>
          </w:tcPr>
          <w:p w14:paraId="23F73095" w14:textId="7A6A6BB8" w:rsidR="008A3990" w:rsidRDefault="008A3990">
            <w:pPr>
              <w:pStyle w:val="a7"/>
              <w:keepNext/>
              <w:rPr>
                <w:ins w:id="4177" w:author="天赐 余" w:date="2025-12-04T11:12:00Z" w16du:dateUtc="2025-12-04T03:12:00Z"/>
              </w:rPr>
              <w:pPrChange w:id="4178" w:author="天赐 余" w:date="2025-12-04T11:12:00Z" w16du:dateUtc="2025-12-04T03:12:00Z">
                <w:pPr>
                  <w:ind w:firstLine="560"/>
                </w:pPr>
              </w:pPrChange>
            </w:pPr>
            <w:ins w:id="4179" w:author="天赐 余" w:date="2025-12-04T11:12:00Z" w16du:dateUtc="2025-12-04T03:12:00Z">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ins>
            <w:r>
              <w:fldChar w:fldCharType="separate"/>
            </w:r>
            <w:ins w:id="4180" w:author="天赐 余" w:date="2025-12-04T11:12:00Z" w16du:dateUtc="2025-12-04T03:12:00Z">
              <w:r>
                <w:rPr>
                  <w:noProof/>
                </w:rPr>
                <w:t>23</w:t>
              </w:r>
              <w:r>
                <w:fldChar w:fldCharType="end"/>
              </w:r>
            </w:ins>
          </w:p>
          <w:tbl>
            <w:tblPr>
              <w:tblStyle w:val="aff1"/>
              <w:tblW w:w="9410" w:type="dxa"/>
              <w:tblLayout w:type="fixed"/>
              <w:tblLook w:val="04A0" w:firstRow="1" w:lastRow="0" w:firstColumn="1" w:lastColumn="0" w:noHBand="0" w:noVBand="1"/>
            </w:tblPr>
            <w:tblGrid>
              <w:gridCol w:w="2070"/>
              <w:gridCol w:w="3162"/>
              <w:gridCol w:w="1284"/>
              <w:gridCol w:w="1417"/>
              <w:gridCol w:w="1477"/>
            </w:tblGrid>
            <w:tr w:rsidR="008A3990" w:rsidRPr="00BB613A" w14:paraId="7EEA8926" w14:textId="77777777" w:rsidTr="0034302B">
              <w:trPr>
                <w:trHeight w:val="366"/>
                <w:ins w:id="4181" w:author="天赐 余" w:date="2025-12-04T11:11:00Z"/>
              </w:trPr>
              <w:tc>
                <w:tcPr>
                  <w:tcW w:w="2070" w:type="dxa"/>
                  <w:vAlign w:val="center"/>
                </w:tcPr>
                <w:p w14:paraId="67E93AEE" w14:textId="77777777" w:rsidR="008A3990" w:rsidRPr="0034302B" w:rsidRDefault="008A3990" w:rsidP="008A3990">
                  <w:pPr>
                    <w:spacing w:after="0" w:line="240" w:lineRule="auto"/>
                    <w:ind w:firstLineChars="0" w:firstLine="0"/>
                    <w:jc w:val="center"/>
                    <w:rPr>
                      <w:ins w:id="4182" w:author="天赐 余" w:date="2025-12-04T11:11:00Z" w16du:dateUtc="2025-12-04T03:11:00Z"/>
                      <w:rFonts w:asciiTheme="majorEastAsia" w:eastAsiaTheme="majorEastAsia" w:hAnsiTheme="majorEastAsia" w:hint="eastAsia"/>
                      <w:b/>
                      <w:bCs/>
                    </w:rPr>
                  </w:pPr>
                  <w:ins w:id="4183" w:author="天赐 余" w:date="2025-12-04T11:11:00Z" w16du:dateUtc="2025-12-04T03:11:00Z">
                    <w:r w:rsidRPr="0034302B">
                      <w:rPr>
                        <w:rFonts w:asciiTheme="majorEastAsia" w:eastAsiaTheme="majorEastAsia" w:hAnsiTheme="majorEastAsia" w:hint="eastAsia"/>
                        <w:b/>
                        <w:bCs/>
                      </w:rPr>
                      <w:t>参数</w:t>
                    </w:r>
                  </w:ins>
                </w:p>
              </w:tc>
              <w:tc>
                <w:tcPr>
                  <w:tcW w:w="3162" w:type="dxa"/>
                </w:tcPr>
                <w:p w14:paraId="79869E8A" w14:textId="77777777" w:rsidR="008A3990" w:rsidRPr="0034302B" w:rsidRDefault="008A3990" w:rsidP="008A3990">
                  <w:pPr>
                    <w:spacing w:after="0" w:line="240" w:lineRule="auto"/>
                    <w:ind w:firstLineChars="0" w:firstLine="0"/>
                    <w:jc w:val="center"/>
                    <w:rPr>
                      <w:ins w:id="4184" w:author="天赐 余" w:date="2025-12-04T11:11:00Z" w16du:dateUtc="2025-12-04T03:11:00Z"/>
                      <w:rFonts w:asciiTheme="majorEastAsia" w:eastAsiaTheme="majorEastAsia" w:hAnsiTheme="majorEastAsia" w:hint="eastAsia"/>
                      <w:b/>
                      <w:bCs/>
                    </w:rPr>
                  </w:pPr>
                  <w:ins w:id="4185" w:author="天赐 余" w:date="2025-12-04T11:11:00Z" w16du:dateUtc="2025-12-04T03:11:00Z">
                    <w:r w:rsidRPr="0034302B">
                      <w:rPr>
                        <w:rFonts w:asciiTheme="majorEastAsia" w:eastAsiaTheme="majorEastAsia" w:hAnsiTheme="majorEastAsia" w:hint="eastAsia"/>
                        <w:b/>
                        <w:bCs/>
                      </w:rPr>
                      <w:t>含义</w:t>
                    </w:r>
                  </w:ins>
                </w:p>
              </w:tc>
              <w:tc>
                <w:tcPr>
                  <w:tcW w:w="1284" w:type="dxa"/>
                </w:tcPr>
                <w:p w14:paraId="3C7D0B6B" w14:textId="77777777" w:rsidR="008A3990" w:rsidRPr="0034302B" w:rsidRDefault="008A3990" w:rsidP="008A3990">
                  <w:pPr>
                    <w:spacing w:after="0" w:line="240" w:lineRule="auto"/>
                    <w:ind w:firstLineChars="0" w:firstLine="0"/>
                    <w:jc w:val="center"/>
                    <w:rPr>
                      <w:ins w:id="4186" w:author="天赐 余" w:date="2025-12-04T11:11:00Z" w16du:dateUtc="2025-12-04T03:11:00Z"/>
                      <w:rFonts w:asciiTheme="majorEastAsia" w:eastAsiaTheme="majorEastAsia" w:hAnsiTheme="majorEastAsia" w:hint="eastAsia"/>
                      <w:b/>
                      <w:bCs/>
                    </w:rPr>
                  </w:pPr>
                  <w:ins w:id="4187" w:author="天赐 余" w:date="2025-12-04T11:11:00Z" w16du:dateUtc="2025-12-04T03:11:00Z">
                    <w:r w:rsidRPr="0034302B">
                      <w:rPr>
                        <w:rFonts w:asciiTheme="majorEastAsia" w:eastAsiaTheme="majorEastAsia" w:hAnsiTheme="majorEastAsia" w:hint="eastAsia"/>
                        <w:b/>
                        <w:bCs/>
                      </w:rPr>
                      <w:t>类型</w:t>
                    </w:r>
                  </w:ins>
                </w:p>
              </w:tc>
              <w:tc>
                <w:tcPr>
                  <w:tcW w:w="1417" w:type="dxa"/>
                  <w:vAlign w:val="center"/>
                </w:tcPr>
                <w:p w14:paraId="242BE84E" w14:textId="77777777" w:rsidR="008A3990" w:rsidRPr="0034302B" w:rsidRDefault="008A3990" w:rsidP="008A3990">
                  <w:pPr>
                    <w:spacing w:after="0" w:line="240" w:lineRule="auto"/>
                    <w:ind w:firstLineChars="0" w:firstLine="0"/>
                    <w:jc w:val="center"/>
                    <w:rPr>
                      <w:ins w:id="4188" w:author="天赐 余" w:date="2025-12-04T11:11:00Z" w16du:dateUtc="2025-12-04T03:11:00Z"/>
                      <w:rFonts w:asciiTheme="majorEastAsia" w:eastAsiaTheme="majorEastAsia" w:hAnsiTheme="majorEastAsia" w:hint="eastAsia"/>
                      <w:b/>
                      <w:bCs/>
                    </w:rPr>
                  </w:pPr>
                  <w:ins w:id="4189" w:author="天赐 余" w:date="2025-12-04T11:11:00Z" w16du:dateUtc="2025-12-04T03:11:00Z">
                    <w:r w:rsidRPr="0034302B">
                      <w:rPr>
                        <w:rFonts w:asciiTheme="majorEastAsia" w:eastAsiaTheme="majorEastAsia" w:hAnsiTheme="majorEastAsia" w:hint="eastAsia"/>
                        <w:b/>
                        <w:bCs/>
                      </w:rPr>
                      <w:t>量纲</w:t>
                    </w:r>
                  </w:ins>
                </w:p>
              </w:tc>
              <w:tc>
                <w:tcPr>
                  <w:tcW w:w="1477" w:type="dxa"/>
                </w:tcPr>
                <w:p w14:paraId="437BC969" w14:textId="77777777" w:rsidR="008A3990" w:rsidRPr="0034302B" w:rsidRDefault="008A3990" w:rsidP="008A3990">
                  <w:pPr>
                    <w:spacing w:after="0" w:line="240" w:lineRule="auto"/>
                    <w:ind w:firstLineChars="0" w:firstLine="0"/>
                    <w:jc w:val="center"/>
                    <w:rPr>
                      <w:ins w:id="4190" w:author="天赐 余" w:date="2025-12-04T11:11:00Z" w16du:dateUtc="2025-12-04T03:11:00Z"/>
                      <w:rFonts w:asciiTheme="majorEastAsia" w:eastAsiaTheme="majorEastAsia" w:hAnsiTheme="majorEastAsia" w:hint="eastAsia"/>
                      <w:b/>
                      <w:bCs/>
                    </w:rPr>
                  </w:pPr>
                  <w:ins w:id="4191" w:author="天赐 余" w:date="2025-12-04T11:11:00Z" w16du:dateUtc="2025-12-04T03:11:00Z">
                    <w:r w:rsidRPr="0034302B">
                      <w:rPr>
                        <w:rFonts w:asciiTheme="majorEastAsia" w:eastAsiaTheme="majorEastAsia" w:hAnsiTheme="majorEastAsia" w:hint="eastAsia"/>
                        <w:b/>
                        <w:bCs/>
                      </w:rPr>
                      <w:t>取值范围</w:t>
                    </w:r>
                  </w:ins>
                </w:p>
              </w:tc>
            </w:tr>
            <w:tr w:rsidR="008A3990" w:rsidRPr="00BB613A" w14:paraId="164A4619" w14:textId="77777777" w:rsidTr="0034302B">
              <w:trPr>
                <w:trHeight w:val="732"/>
                <w:ins w:id="4192" w:author="天赐 余" w:date="2025-12-04T11:11:00Z"/>
              </w:trPr>
              <w:tc>
                <w:tcPr>
                  <w:tcW w:w="2070" w:type="dxa"/>
                  <w:vAlign w:val="center"/>
                </w:tcPr>
                <w:p w14:paraId="069C6601" w14:textId="77777777" w:rsidR="008A3990" w:rsidRPr="0034302B" w:rsidRDefault="008A3990" w:rsidP="008A3990">
                  <w:pPr>
                    <w:spacing w:after="0" w:line="240" w:lineRule="auto"/>
                    <w:ind w:firstLineChars="0" w:firstLine="0"/>
                    <w:jc w:val="left"/>
                    <w:rPr>
                      <w:ins w:id="4193" w:author="天赐 余" w:date="2025-12-04T11:11:00Z" w16du:dateUtc="2025-12-04T03:11:00Z"/>
                      <w:rFonts w:asciiTheme="majorEastAsia" w:eastAsiaTheme="majorEastAsia" w:hAnsiTheme="majorEastAsia" w:hint="eastAsia"/>
                    </w:rPr>
                  </w:pPr>
                  <w:proofErr w:type="spellStart"/>
                  <w:ins w:id="4194" w:author="天赐 余" w:date="2025-12-04T11:11:00Z" w16du:dateUtc="2025-12-04T03:11:00Z">
                    <w:r w:rsidRPr="0034302B">
                      <w:rPr>
                        <w:rFonts w:asciiTheme="majorEastAsia" w:eastAsiaTheme="majorEastAsia" w:hAnsiTheme="majorEastAsia" w:hint="eastAsia"/>
                      </w:rPr>
                      <w:t>PSFPAdminControlListLength</w:t>
                    </w:r>
                    <w:proofErr w:type="spellEnd"/>
                  </w:ins>
                </w:p>
              </w:tc>
              <w:tc>
                <w:tcPr>
                  <w:tcW w:w="3162" w:type="dxa"/>
                </w:tcPr>
                <w:p w14:paraId="3901D6C2" w14:textId="77777777" w:rsidR="008A3990" w:rsidRPr="0034302B" w:rsidRDefault="008A3990" w:rsidP="008A3990">
                  <w:pPr>
                    <w:spacing w:after="0" w:line="240" w:lineRule="auto"/>
                    <w:ind w:firstLineChars="0" w:firstLine="0"/>
                    <w:jc w:val="left"/>
                    <w:rPr>
                      <w:ins w:id="4195" w:author="天赐 余" w:date="2025-12-04T11:11:00Z" w16du:dateUtc="2025-12-04T03:11:00Z"/>
                      <w:rFonts w:asciiTheme="majorEastAsia" w:eastAsiaTheme="majorEastAsia" w:hAnsiTheme="majorEastAsia" w:hint="eastAsia"/>
                    </w:rPr>
                  </w:pPr>
                  <w:ins w:id="4196" w:author="天赐 余" w:date="2025-12-04T11:11:00Z" w16du:dateUtc="2025-12-04T03:11:00Z">
                    <w:r w:rsidRPr="0034302B">
                      <w:rPr>
                        <w:rFonts w:asciiTheme="majorEastAsia" w:eastAsiaTheme="majorEastAsia" w:hAnsiTheme="majorEastAsia" w:hint="eastAsia"/>
                      </w:rPr>
                      <w:t>PSFP门控表长度，门控表表项数</w:t>
                    </w:r>
                  </w:ins>
                </w:p>
              </w:tc>
              <w:tc>
                <w:tcPr>
                  <w:tcW w:w="1284" w:type="dxa"/>
                  <w:vAlign w:val="center"/>
                </w:tcPr>
                <w:p w14:paraId="16989244" w14:textId="77777777" w:rsidR="008A3990" w:rsidRPr="0034302B" w:rsidRDefault="008A3990" w:rsidP="008A3990">
                  <w:pPr>
                    <w:spacing w:after="0" w:line="240" w:lineRule="auto"/>
                    <w:ind w:firstLineChars="0" w:firstLine="0"/>
                    <w:jc w:val="left"/>
                    <w:rPr>
                      <w:ins w:id="4197" w:author="天赐 余" w:date="2025-12-04T11:11:00Z" w16du:dateUtc="2025-12-04T03:11:00Z"/>
                      <w:rFonts w:asciiTheme="majorEastAsia" w:eastAsiaTheme="majorEastAsia" w:hAnsiTheme="majorEastAsia" w:hint="eastAsia"/>
                    </w:rPr>
                  </w:pPr>
                  <w:ins w:id="4198" w:author="天赐 余" w:date="2025-12-04T11:11:00Z" w16du:dateUtc="2025-12-04T03:11:00Z">
                    <w:r w:rsidRPr="0034302B">
                      <w:rPr>
                        <w:rFonts w:asciiTheme="majorEastAsia" w:eastAsiaTheme="majorEastAsia" w:hAnsiTheme="majorEastAsia" w:hint="eastAsia"/>
                      </w:rPr>
                      <w:t>Uint</w:t>
                    </w:r>
                    <w:r>
                      <w:rPr>
                        <w:rFonts w:asciiTheme="majorEastAsia" w:eastAsiaTheme="majorEastAsia" w:hAnsiTheme="majorEastAsia" w:hint="eastAsia"/>
                      </w:rPr>
                      <w:t>8</w:t>
                    </w:r>
                  </w:ins>
                </w:p>
              </w:tc>
              <w:tc>
                <w:tcPr>
                  <w:tcW w:w="1417" w:type="dxa"/>
                  <w:vAlign w:val="center"/>
                </w:tcPr>
                <w:p w14:paraId="7630009C" w14:textId="77777777" w:rsidR="008A3990" w:rsidRPr="0034302B" w:rsidRDefault="008A3990" w:rsidP="008A3990">
                  <w:pPr>
                    <w:spacing w:after="0" w:line="240" w:lineRule="auto"/>
                    <w:ind w:firstLineChars="0" w:firstLine="0"/>
                    <w:jc w:val="left"/>
                    <w:rPr>
                      <w:ins w:id="4199" w:author="天赐 余" w:date="2025-12-04T11:11:00Z" w16du:dateUtc="2025-12-04T03:11:00Z"/>
                      <w:rFonts w:asciiTheme="majorEastAsia" w:eastAsiaTheme="majorEastAsia" w:hAnsiTheme="majorEastAsia" w:hint="eastAsia"/>
                    </w:rPr>
                  </w:pPr>
                  <w:ins w:id="4200" w:author="天赐 余" w:date="2025-12-04T11:11:00Z" w16du:dateUtc="2025-12-04T03:11:00Z">
                    <w:r w:rsidRPr="0034302B">
                      <w:rPr>
                        <w:rFonts w:asciiTheme="majorEastAsia" w:eastAsiaTheme="majorEastAsia" w:hAnsiTheme="majorEastAsia" w:hint="eastAsia"/>
                      </w:rPr>
                      <w:t>表项个数</w:t>
                    </w:r>
                  </w:ins>
                </w:p>
              </w:tc>
              <w:tc>
                <w:tcPr>
                  <w:tcW w:w="1477" w:type="dxa"/>
                </w:tcPr>
                <w:p w14:paraId="2A944C92" w14:textId="77777777" w:rsidR="008A3990" w:rsidRPr="0034302B" w:rsidRDefault="008A3990" w:rsidP="008A3990">
                  <w:pPr>
                    <w:spacing w:after="0" w:line="240" w:lineRule="auto"/>
                    <w:ind w:firstLineChars="0" w:firstLine="0"/>
                    <w:jc w:val="left"/>
                    <w:rPr>
                      <w:ins w:id="4201" w:author="天赐 余" w:date="2025-12-04T11:11:00Z" w16du:dateUtc="2025-12-04T03:11:00Z"/>
                      <w:rFonts w:asciiTheme="majorEastAsia" w:eastAsiaTheme="majorEastAsia" w:hAnsiTheme="majorEastAsia" w:hint="eastAsia"/>
                    </w:rPr>
                  </w:pPr>
                </w:p>
              </w:tc>
            </w:tr>
            <w:tr w:rsidR="008A3990" w:rsidRPr="00BB613A" w14:paraId="7C69319E" w14:textId="77777777" w:rsidTr="0034302B">
              <w:trPr>
                <w:trHeight w:val="732"/>
                <w:ins w:id="4202" w:author="天赐 余" w:date="2025-12-04T11:11:00Z"/>
              </w:trPr>
              <w:tc>
                <w:tcPr>
                  <w:tcW w:w="2070" w:type="dxa"/>
                  <w:vAlign w:val="center"/>
                </w:tcPr>
                <w:p w14:paraId="3A6FE461" w14:textId="77777777" w:rsidR="008A3990" w:rsidRPr="0034302B" w:rsidRDefault="008A3990" w:rsidP="008A3990">
                  <w:pPr>
                    <w:spacing w:after="0" w:line="240" w:lineRule="auto"/>
                    <w:ind w:firstLineChars="0" w:firstLine="0"/>
                    <w:jc w:val="left"/>
                    <w:rPr>
                      <w:ins w:id="4203" w:author="天赐 余" w:date="2025-12-04T11:11:00Z" w16du:dateUtc="2025-12-04T03:11:00Z"/>
                      <w:rFonts w:asciiTheme="majorEastAsia" w:eastAsiaTheme="majorEastAsia" w:hAnsiTheme="majorEastAsia" w:hint="eastAsia"/>
                    </w:rPr>
                  </w:pPr>
                  <w:proofErr w:type="spellStart"/>
                  <w:ins w:id="4204" w:author="天赐 余" w:date="2025-12-04T11:11:00Z" w16du:dateUtc="2025-12-04T03:11:00Z">
                    <w:r w:rsidRPr="0034302B">
                      <w:rPr>
                        <w:rFonts w:asciiTheme="majorEastAsia" w:eastAsiaTheme="majorEastAsia" w:hAnsiTheme="majorEastAsia" w:hint="eastAsia"/>
                      </w:rPr>
                      <w:t>PSFPGateControlEntry-operation_name</w:t>
                    </w:r>
                    <w:proofErr w:type="spellEnd"/>
                  </w:ins>
                </w:p>
              </w:tc>
              <w:tc>
                <w:tcPr>
                  <w:tcW w:w="3162" w:type="dxa"/>
                </w:tcPr>
                <w:p w14:paraId="71993906" w14:textId="77777777" w:rsidR="008A3990" w:rsidRPr="0034302B" w:rsidRDefault="008A3990" w:rsidP="008A3990">
                  <w:pPr>
                    <w:spacing w:after="0" w:line="240" w:lineRule="auto"/>
                    <w:ind w:firstLineChars="0" w:firstLine="0"/>
                    <w:jc w:val="left"/>
                    <w:rPr>
                      <w:ins w:id="4205" w:author="天赐 余" w:date="2025-12-04T11:11:00Z" w16du:dateUtc="2025-12-04T03:11:00Z"/>
                      <w:rFonts w:asciiTheme="majorEastAsia" w:eastAsiaTheme="majorEastAsia" w:hAnsiTheme="majorEastAsia" w:hint="eastAsia"/>
                    </w:rPr>
                  </w:pPr>
                  <w:ins w:id="4206" w:author="天赐 余" w:date="2025-12-04T11:11:00Z" w16du:dateUtc="2025-12-04T03:11:00Z">
                    <w:r w:rsidRPr="0034302B">
                      <w:rPr>
                        <w:rFonts w:asciiTheme="majorEastAsia" w:eastAsiaTheme="majorEastAsia" w:hAnsiTheme="majorEastAsia" w:hint="eastAsia"/>
                      </w:rPr>
                      <w:t>PSFP门控表表项(操作类型、门控状态、IPV、时间间隔)操作类型，目前仅包括设置门控</w:t>
                    </w:r>
                  </w:ins>
                </w:p>
              </w:tc>
              <w:tc>
                <w:tcPr>
                  <w:tcW w:w="1284" w:type="dxa"/>
                  <w:vAlign w:val="center"/>
                </w:tcPr>
                <w:p w14:paraId="1E2D8894" w14:textId="77777777" w:rsidR="008A3990" w:rsidRPr="0034302B" w:rsidRDefault="008A3990" w:rsidP="008A3990">
                  <w:pPr>
                    <w:spacing w:after="0" w:line="240" w:lineRule="auto"/>
                    <w:ind w:firstLineChars="0" w:firstLine="0"/>
                    <w:jc w:val="left"/>
                    <w:rPr>
                      <w:ins w:id="4207" w:author="天赐 余" w:date="2025-12-04T11:11:00Z" w16du:dateUtc="2025-12-04T03:11:00Z"/>
                      <w:rFonts w:asciiTheme="majorEastAsia" w:eastAsiaTheme="majorEastAsia" w:hAnsiTheme="majorEastAsia" w:hint="eastAsia"/>
                    </w:rPr>
                  </w:pPr>
                  <w:ins w:id="4208" w:author="天赐 余" w:date="2025-12-04T11:11:00Z" w16du:dateUtc="2025-12-04T03:11:00Z">
                    <w:r w:rsidRPr="0034302B">
                      <w:rPr>
                        <w:rFonts w:asciiTheme="majorEastAsia" w:eastAsiaTheme="majorEastAsia" w:hAnsiTheme="majorEastAsia" w:hint="eastAsia"/>
                      </w:rPr>
                      <w:t>Enumeration</w:t>
                    </w:r>
                  </w:ins>
                </w:p>
              </w:tc>
              <w:tc>
                <w:tcPr>
                  <w:tcW w:w="1417" w:type="dxa"/>
                  <w:vAlign w:val="center"/>
                </w:tcPr>
                <w:p w14:paraId="53DD50BC" w14:textId="77777777" w:rsidR="008A3990" w:rsidRPr="0034302B" w:rsidRDefault="008A3990" w:rsidP="008A3990">
                  <w:pPr>
                    <w:spacing w:after="0" w:line="240" w:lineRule="auto"/>
                    <w:ind w:firstLineChars="0" w:firstLine="0"/>
                    <w:jc w:val="left"/>
                    <w:rPr>
                      <w:ins w:id="4209" w:author="天赐 余" w:date="2025-12-04T11:11:00Z" w16du:dateUtc="2025-12-04T03:11:00Z"/>
                      <w:rFonts w:asciiTheme="majorEastAsia" w:eastAsiaTheme="majorEastAsia" w:hAnsiTheme="majorEastAsia" w:hint="eastAsia"/>
                    </w:rPr>
                  </w:pPr>
                </w:p>
              </w:tc>
              <w:tc>
                <w:tcPr>
                  <w:tcW w:w="1477" w:type="dxa"/>
                  <w:vAlign w:val="center"/>
                </w:tcPr>
                <w:p w14:paraId="6C6F1443" w14:textId="77777777" w:rsidR="008A3990" w:rsidRPr="0034302B" w:rsidRDefault="008A3990" w:rsidP="008A3990">
                  <w:pPr>
                    <w:spacing w:after="0" w:line="240" w:lineRule="auto"/>
                    <w:ind w:firstLineChars="0" w:firstLine="0"/>
                    <w:jc w:val="left"/>
                    <w:rPr>
                      <w:ins w:id="4210" w:author="天赐 余" w:date="2025-12-04T11:11:00Z" w16du:dateUtc="2025-12-04T03:11:00Z"/>
                      <w:rFonts w:asciiTheme="majorEastAsia" w:eastAsiaTheme="majorEastAsia" w:hAnsiTheme="majorEastAsia" w:hint="eastAsia"/>
                    </w:rPr>
                  </w:pPr>
                  <w:ins w:id="4211" w:author="天赐 余" w:date="2025-12-04T11:11:00Z" w16du:dateUtc="2025-12-04T03:11:00Z">
                    <w:r>
                      <w:rPr>
                        <w:rFonts w:asciiTheme="majorEastAsia" w:eastAsiaTheme="majorEastAsia" w:hAnsiTheme="majorEastAsia" w:hint="eastAsia"/>
                      </w:rPr>
                      <w:t>设置门控</w:t>
                    </w:r>
                  </w:ins>
                </w:p>
              </w:tc>
            </w:tr>
            <w:tr w:rsidR="008A3990" w:rsidRPr="00BB613A" w14:paraId="2DE1027A" w14:textId="77777777" w:rsidTr="0034302B">
              <w:trPr>
                <w:trHeight w:val="732"/>
                <w:ins w:id="4212" w:author="天赐 余" w:date="2025-12-04T11:11:00Z"/>
              </w:trPr>
              <w:tc>
                <w:tcPr>
                  <w:tcW w:w="2070" w:type="dxa"/>
                  <w:vAlign w:val="center"/>
                </w:tcPr>
                <w:p w14:paraId="6AA16E29" w14:textId="77777777" w:rsidR="008A3990" w:rsidRPr="0034302B" w:rsidRDefault="008A3990" w:rsidP="008A3990">
                  <w:pPr>
                    <w:spacing w:after="0" w:line="240" w:lineRule="auto"/>
                    <w:ind w:firstLineChars="0" w:firstLine="0"/>
                    <w:jc w:val="left"/>
                    <w:rPr>
                      <w:ins w:id="4213" w:author="天赐 余" w:date="2025-12-04T11:11:00Z" w16du:dateUtc="2025-12-04T03:11:00Z"/>
                      <w:rFonts w:asciiTheme="majorEastAsia" w:eastAsiaTheme="majorEastAsia" w:hAnsiTheme="majorEastAsia" w:hint="eastAsia"/>
                    </w:rPr>
                  </w:pPr>
                  <w:proofErr w:type="spellStart"/>
                  <w:ins w:id="4214" w:author="天赐 余" w:date="2025-12-04T11:11:00Z" w16du:dateUtc="2025-12-04T03:11:00Z">
                    <w:r w:rsidRPr="0034302B">
                      <w:rPr>
                        <w:rFonts w:asciiTheme="majorEastAsia" w:eastAsiaTheme="majorEastAsia" w:hAnsiTheme="majorEastAsia" w:hint="eastAsia"/>
                      </w:rPr>
                      <w:t>PSFPGateControlEntry-gatestate</w:t>
                    </w:r>
                    <w:proofErr w:type="spellEnd"/>
                  </w:ins>
                </w:p>
              </w:tc>
              <w:tc>
                <w:tcPr>
                  <w:tcW w:w="3162" w:type="dxa"/>
                </w:tcPr>
                <w:p w14:paraId="4E0C0D29" w14:textId="77777777" w:rsidR="008A3990" w:rsidRPr="0034302B" w:rsidRDefault="008A3990" w:rsidP="008A3990">
                  <w:pPr>
                    <w:spacing w:after="0" w:line="240" w:lineRule="auto"/>
                    <w:ind w:firstLineChars="0" w:firstLine="0"/>
                    <w:jc w:val="left"/>
                    <w:rPr>
                      <w:ins w:id="4215" w:author="天赐 余" w:date="2025-12-04T11:11:00Z" w16du:dateUtc="2025-12-04T03:11:00Z"/>
                      <w:rFonts w:asciiTheme="majorEastAsia" w:eastAsiaTheme="majorEastAsia" w:hAnsiTheme="majorEastAsia" w:hint="eastAsia"/>
                    </w:rPr>
                  </w:pPr>
                  <w:ins w:id="4216" w:author="天赐 余" w:date="2025-12-04T11:11:00Z" w16du:dateUtc="2025-12-04T03:11:00Z">
                    <w:r w:rsidRPr="0034302B">
                      <w:rPr>
                        <w:rFonts w:asciiTheme="majorEastAsia" w:eastAsiaTheme="majorEastAsia" w:hAnsiTheme="majorEastAsia" w:hint="eastAsia"/>
                      </w:rPr>
                      <w:t>PSFP门控状态，表示对应流过滤门控的状态</w:t>
                    </w:r>
                  </w:ins>
                </w:p>
              </w:tc>
              <w:tc>
                <w:tcPr>
                  <w:tcW w:w="1284" w:type="dxa"/>
                  <w:vAlign w:val="center"/>
                </w:tcPr>
                <w:p w14:paraId="3F61B7CF" w14:textId="77777777" w:rsidR="008A3990" w:rsidRPr="0034302B" w:rsidRDefault="008A3990" w:rsidP="008A3990">
                  <w:pPr>
                    <w:spacing w:after="0" w:line="240" w:lineRule="auto"/>
                    <w:ind w:firstLineChars="0" w:firstLine="0"/>
                    <w:jc w:val="left"/>
                    <w:rPr>
                      <w:ins w:id="4217" w:author="天赐 余" w:date="2025-12-04T11:11:00Z" w16du:dateUtc="2025-12-04T03:11:00Z"/>
                      <w:rFonts w:asciiTheme="majorEastAsia" w:eastAsiaTheme="majorEastAsia" w:hAnsiTheme="majorEastAsia" w:hint="eastAsia"/>
                    </w:rPr>
                  </w:pPr>
                  <w:ins w:id="4218" w:author="天赐 余" w:date="2025-12-04T11:11:00Z" w16du:dateUtc="2025-12-04T03:11:00Z">
                    <w:r w:rsidRPr="0034302B">
                      <w:rPr>
                        <w:rFonts w:asciiTheme="majorEastAsia" w:eastAsiaTheme="majorEastAsia" w:hAnsiTheme="majorEastAsia" w:hint="eastAsia"/>
                      </w:rPr>
                      <w:t>Uint1</w:t>
                    </w:r>
                  </w:ins>
                </w:p>
              </w:tc>
              <w:tc>
                <w:tcPr>
                  <w:tcW w:w="1417" w:type="dxa"/>
                  <w:vAlign w:val="center"/>
                </w:tcPr>
                <w:p w14:paraId="22D558D7" w14:textId="77777777" w:rsidR="008A3990" w:rsidRPr="0034302B" w:rsidRDefault="008A3990" w:rsidP="008A3990">
                  <w:pPr>
                    <w:spacing w:after="0" w:line="240" w:lineRule="auto"/>
                    <w:ind w:firstLineChars="0" w:firstLine="0"/>
                    <w:jc w:val="left"/>
                    <w:rPr>
                      <w:ins w:id="4219" w:author="天赐 余" w:date="2025-12-04T11:11:00Z" w16du:dateUtc="2025-12-04T03:11:00Z"/>
                      <w:rFonts w:asciiTheme="majorEastAsia" w:eastAsiaTheme="majorEastAsia" w:hAnsiTheme="majorEastAsia" w:hint="eastAsia"/>
                    </w:rPr>
                  </w:pPr>
                </w:p>
              </w:tc>
              <w:tc>
                <w:tcPr>
                  <w:tcW w:w="1477" w:type="dxa"/>
                </w:tcPr>
                <w:p w14:paraId="6DBE055F" w14:textId="77777777" w:rsidR="008A3990" w:rsidRPr="0034302B" w:rsidRDefault="008A3990" w:rsidP="008A3990">
                  <w:pPr>
                    <w:spacing w:after="0" w:line="240" w:lineRule="auto"/>
                    <w:ind w:firstLineChars="0" w:firstLine="0"/>
                    <w:jc w:val="left"/>
                    <w:rPr>
                      <w:ins w:id="4220" w:author="天赐 余" w:date="2025-12-04T11:11:00Z" w16du:dateUtc="2025-12-04T03:11:00Z"/>
                      <w:rFonts w:asciiTheme="majorEastAsia" w:eastAsiaTheme="majorEastAsia" w:hAnsiTheme="majorEastAsia" w:hint="eastAsia"/>
                    </w:rPr>
                  </w:pPr>
                  <w:ins w:id="4221" w:author="天赐 余" w:date="2025-12-04T11:11:00Z" w16du:dateUtc="2025-12-04T03:11:00Z">
                    <w:r>
                      <w:rPr>
                        <w:rFonts w:asciiTheme="majorEastAsia" w:eastAsiaTheme="majorEastAsia" w:hAnsiTheme="majorEastAsia" w:hint="eastAsia"/>
                      </w:rPr>
                      <w:t>0/1</w:t>
                    </w:r>
                  </w:ins>
                </w:p>
              </w:tc>
            </w:tr>
            <w:tr w:rsidR="008A3990" w:rsidRPr="00BB613A" w14:paraId="20487AAC" w14:textId="77777777" w:rsidTr="0034302B">
              <w:trPr>
                <w:trHeight w:val="732"/>
                <w:ins w:id="4222" w:author="天赐 余" w:date="2025-12-04T11:11:00Z"/>
              </w:trPr>
              <w:tc>
                <w:tcPr>
                  <w:tcW w:w="2070" w:type="dxa"/>
                  <w:vAlign w:val="center"/>
                </w:tcPr>
                <w:p w14:paraId="2C28CAA1" w14:textId="77777777" w:rsidR="008A3990" w:rsidRPr="0034302B" w:rsidRDefault="008A3990" w:rsidP="008A3990">
                  <w:pPr>
                    <w:spacing w:after="0" w:line="240" w:lineRule="auto"/>
                    <w:ind w:firstLineChars="0" w:firstLine="0"/>
                    <w:jc w:val="left"/>
                    <w:rPr>
                      <w:ins w:id="4223" w:author="天赐 余" w:date="2025-12-04T11:11:00Z" w16du:dateUtc="2025-12-04T03:11:00Z"/>
                      <w:rFonts w:asciiTheme="majorEastAsia" w:eastAsiaTheme="majorEastAsia" w:hAnsiTheme="majorEastAsia" w:hint="eastAsia"/>
                    </w:rPr>
                  </w:pPr>
                  <w:proofErr w:type="spellStart"/>
                  <w:ins w:id="4224" w:author="天赐 余" w:date="2025-12-04T11:11:00Z" w16du:dateUtc="2025-12-04T03:11:00Z">
                    <w:r w:rsidRPr="0034302B">
                      <w:rPr>
                        <w:rFonts w:asciiTheme="majorEastAsia" w:eastAsiaTheme="majorEastAsia" w:hAnsiTheme="majorEastAsia" w:hint="eastAsia"/>
                      </w:rPr>
                      <w:t>PSFPGateControlEntry</w:t>
                    </w:r>
                    <w:proofErr w:type="spellEnd"/>
                    <w:r w:rsidRPr="0034302B">
                      <w:rPr>
                        <w:rFonts w:asciiTheme="majorEastAsia" w:eastAsiaTheme="majorEastAsia" w:hAnsiTheme="majorEastAsia" w:hint="eastAsia"/>
                      </w:rPr>
                      <w:t>-IPV</w:t>
                    </w:r>
                  </w:ins>
                </w:p>
              </w:tc>
              <w:tc>
                <w:tcPr>
                  <w:tcW w:w="3162" w:type="dxa"/>
                </w:tcPr>
                <w:p w14:paraId="33F240D4" w14:textId="77777777" w:rsidR="008A3990" w:rsidRPr="0034302B" w:rsidRDefault="008A3990" w:rsidP="008A3990">
                  <w:pPr>
                    <w:spacing w:after="0" w:line="240" w:lineRule="auto"/>
                    <w:ind w:firstLineChars="0" w:firstLine="0"/>
                    <w:jc w:val="left"/>
                    <w:rPr>
                      <w:ins w:id="4225" w:author="天赐 余" w:date="2025-12-04T11:11:00Z" w16du:dateUtc="2025-12-04T03:11:00Z"/>
                      <w:rFonts w:asciiTheme="majorEastAsia" w:eastAsiaTheme="majorEastAsia" w:hAnsiTheme="majorEastAsia" w:hint="eastAsia"/>
                    </w:rPr>
                  </w:pPr>
                  <w:ins w:id="4226" w:author="天赐 余" w:date="2025-12-04T11:11:00Z" w16du:dateUtc="2025-12-04T03:11:00Z">
                    <w:r w:rsidRPr="0034302B">
                      <w:rPr>
                        <w:rFonts w:asciiTheme="majorEastAsia" w:eastAsiaTheme="majorEastAsia" w:hAnsiTheme="majorEastAsia" w:hint="eastAsia"/>
                      </w:rPr>
                      <w:t>内部优先级向量，取值范围0~7</w:t>
                    </w:r>
                  </w:ins>
                </w:p>
              </w:tc>
              <w:tc>
                <w:tcPr>
                  <w:tcW w:w="1284" w:type="dxa"/>
                  <w:vAlign w:val="center"/>
                </w:tcPr>
                <w:p w14:paraId="6FADE3A6" w14:textId="77777777" w:rsidR="008A3990" w:rsidRPr="0034302B" w:rsidRDefault="008A3990" w:rsidP="008A3990">
                  <w:pPr>
                    <w:spacing w:after="0" w:line="240" w:lineRule="auto"/>
                    <w:ind w:firstLineChars="0" w:firstLine="0"/>
                    <w:jc w:val="left"/>
                    <w:rPr>
                      <w:ins w:id="4227" w:author="天赐 余" w:date="2025-12-04T11:11:00Z" w16du:dateUtc="2025-12-04T03:11:00Z"/>
                      <w:rFonts w:asciiTheme="majorEastAsia" w:eastAsiaTheme="majorEastAsia" w:hAnsiTheme="majorEastAsia" w:hint="eastAsia"/>
                    </w:rPr>
                  </w:pPr>
                  <w:ins w:id="4228" w:author="天赐 余" w:date="2025-12-04T11:11:00Z" w16du:dateUtc="2025-12-04T03:11:00Z">
                    <w:r w:rsidRPr="0034302B">
                      <w:rPr>
                        <w:rFonts w:asciiTheme="majorEastAsia" w:eastAsiaTheme="majorEastAsia" w:hAnsiTheme="majorEastAsia" w:hint="eastAsia"/>
                      </w:rPr>
                      <w:t>Uint8</w:t>
                    </w:r>
                  </w:ins>
                </w:p>
              </w:tc>
              <w:tc>
                <w:tcPr>
                  <w:tcW w:w="1417" w:type="dxa"/>
                  <w:vAlign w:val="center"/>
                </w:tcPr>
                <w:p w14:paraId="7D0340F3" w14:textId="77777777" w:rsidR="008A3990" w:rsidRPr="0034302B" w:rsidRDefault="008A3990" w:rsidP="008A3990">
                  <w:pPr>
                    <w:spacing w:after="0" w:line="240" w:lineRule="auto"/>
                    <w:ind w:firstLineChars="0" w:firstLine="0"/>
                    <w:jc w:val="left"/>
                    <w:rPr>
                      <w:ins w:id="4229" w:author="天赐 余" w:date="2025-12-04T11:11:00Z" w16du:dateUtc="2025-12-04T03:11:00Z"/>
                      <w:rFonts w:asciiTheme="majorEastAsia" w:eastAsiaTheme="majorEastAsia" w:hAnsiTheme="majorEastAsia" w:hint="eastAsia"/>
                    </w:rPr>
                  </w:pPr>
                </w:p>
              </w:tc>
              <w:tc>
                <w:tcPr>
                  <w:tcW w:w="1477" w:type="dxa"/>
                </w:tcPr>
                <w:p w14:paraId="00DFAEFB" w14:textId="77777777" w:rsidR="008A3990" w:rsidRPr="0034302B" w:rsidRDefault="008A3990" w:rsidP="008A3990">
                  <w:pPr>
                    <w:spacing w:after="0" w:line="240" w:lineRule="auto"/>
                    <w:ind w:firstLineChars="0" w:firstLine="0"/>
                    <w:jc w:val="left"/>
                    <w:rPr>
                      <w:ins w:id="4230" w:author="天赐 余" w:date="2025-12-04T11:11:00Z" w16du:dateUtc="2025-12-04T03:11:00Z"/>
                      <w:rFonts w:asciiTheme="majorEastAsia" w:eastAsiaTheme="majorEastAsia" w:hAnsiTheme="majorEastAsia" w:hint="eastAsia"/>
                    </w:rPr>
                  </w:pPr>
                  <w:ins w:id="4231" w:author="天赐 余" w:date="2025-12-04T11:11:00Z" w16du:dateUtc="2025-12-04T03:11:00Z">
                    <w:r>
                      <w:rPr>
                        <w:rFonts w:asciiTheme="majorEastAsia" w:eastAsiaTheme="majorEastAsia" w:hAnsiTheme="majorEastAsia" w:hint="eastAsia"/>
                      </w:rPr>
                      <w:t>[0,7]</w:t>
                    </w:r>
                  </w:ins>
                </w:p>
              </w:tc>
            </w:tr>
            <w:tr w:rsidR="008A3990" w:rsidRPr="00BB613A" w14:paraId="6E9BD8FB" w14:textId="77777777" w:rsidTr="0034302B">
              <w:trPr>
                <w:trHeight w:val="732"/>
                <w:ins w:id="4232" w:author="天赐 余" w:date="2025-12-04T11:11:00Z"/>
              </w:trPr>
              <w:tc>
                <w:tcPr>
                  <w:tcW w:w="2070" w:type="dxa"/>
                  <w:vAlign w:val="center"/>
                </w:tcPr>
                <w:p w14:paraId="1796E7C3" w14:textId="77777777" w:rsidR="008A3990" w:rsidRPr="0034302B" w:rsidRDefault="008A3990" w:rsidP="008A3990">
                  <w:pPr>
                    <w:spacing w:after="0" w:line="240" w:lineRule="auto"/>
                    <w:ind w:firstLineChars="0" w:firstLine="0"/>
                    <w:jc w:val="left"/>
                    <w:rPr>
                      <w:ins w:id="4233" w:author="天赐 余" w:date="2025-12-04T11:11:00Z" w16du:dateUtc="2025-12-04T03:11:00Z"/>
                      <w:rFonts w:asciiTheme="majorEastAsia" w:eastAsiaTheme="majorEastAsia" w:hAnsiTheme="majorEastAsia" w:hint="eastAsia"/>
                    </w:rPr>
                  </w:pPr>
                  <w:proofErr w:type="spellStart"/>
                  <w:ins w:id="4234" w:author="天赐 余" w:date="2025-12-04T11:11:00Z" w16du:dateUtc="2025-12-04T03:11:00Z">
                    <w:r w:rsidRPr="0034302B">
                      <w:rPr>
                        <w:rFonts w:asciiTheme="majorEastAsia" w:eastAsiaTheme="majorEastAsia" w:hAnsiTheme="majorEastAsia" w:hint="eastAsia"/>
                      </w:rPr>
                      <w:t>PSFPGateControlEntry-TimeInterval</w:t>
                    </w:r>
                    <w:proofErr w:type="spellEnd"/>
                  </w:ins>
                </w:p>
              </w:tc>
              <w:tc>
                <w:tcPr>
                  <w:tcW w:w="3162" w:type="dxa"/>
                </w:tcPr>
                <w:p w14:paraId="1345E990" w14:textId="77777777" w:rsidR="008A3990" w:rsidRPr="0034302B" w:rsidRDefault="008A3990" w:rsidP="008A3990">
                  <w:pPr>
                    <w:spacing w:after="0" w:line="240" w:lineRule="auto"/>
                    <w:ind w:firstLineChars="0" w:firstLine="0"/>
                    <w:jc w:val="left"/>
                    <w:rPr>
                      <w:ins w:id="4235" w:author="天赐 余" w:date="2025-12-04T11:11:00Z" w16du:dateUtc="2025-12-04T03:11:00Z"/>
                      <w:rFonts w:asciiTheme="majorEastAsia" w:eastAsiaTheme="majorEastAsia" w:hAnsiTheme="majorEastAsia" w:hint="eastAsia"/>
                    </w:rPr>
                  </w:pPr>
                  <w:ins w:id="4236" w:author="天赐 余" w:date="2025-12-04T11:11:00Z" w16du:dateUtc="2025-12-04T03:11:00Z">
                    <w:r w:rsidRPr="0034302B">
                      <w:rPr>
                        <w:rFonts w:asciiTheme="majorEastAsia" w:eastAsiaTheme="majorEastAsia" w:hAnsiTheme="majorEastAsia" w:hint="eastAsia"/>
                      </w:rPr>
                      <w:t>PSFP门控持续时间</w:t>
                    </w:r>
                  </w:ins>
                </w:p>
              </w:tc>
              <w:tc>
                <w:tcPr>
                  <w:tcW w:w="1284" w:type="dxa"/>
                  <w:vAlign w:val="center"/>
                </w:tcPr>
                <w:p w14:paraId="7C1E009A" w14:textId="77777777" w:rsidR="008A3990" w:rsidRPr="0034302B" w:rsidRDefault="008A3990" w:rsidP="008A3990">
                  <w:pPr>
                    <w:spacing w:after="0" w:line="240" w:lineRule="auto"/>
                    <w:ind w:firstLineChars="0" w:firstLine="0"/>
                    <w:jc w:val="left"/>
                    <w:rPr>
                      <w:ins w:id="4237" w:author="天赐 余" w:date="2025-12-04T11:11:00Z" w16du:dateUtc="2025-12-04T03:11:00Z"/>
                      <w:rFonts w:asciiTheme="majorEastAsia" w:eastAsiaTheme="majorEastAsia" w:hAnsiTheme="majorEastAsia" w:hint="eastAsia"/>
                    </w:rPr>
                  </w:pPr>
                  <w:ins w:id="4238" w:author="天赐 余" w:date="2025-12-04T11:11:00Z" w16du:dateUtc="2025-12-04T03:11:00Z">
                    <w:r w:rsidRPr="0034302B">
                      <w:rPr>
                        <w:rFonts w:asciiTheme="majorEastAsia" w:eastAsiaTheme="majorEastAsia" w:hAnsiTheme="majorEastAsia" w:hint="eastAsia"/>
                      </w:rPr>
                      <w:t>Uint32</w:t>
                    </w:r>
                  </w:ins>
                </w:p>
              </w:tc>
              <w:tc>
                <w:tcPr>
                  <w:tcW w:w="1417" w:type="dxa"/>
                  <w:vAlign w:val="center"/>
                </w:tcPr>
                <w:p w14:paraId="260A20DA" w14:textId="77777777" w:rsidR="008A3990" w:rsidRPr="0034302B" w:rsidRDefault="008A3990" w:rsidP="008A3990">
                  <w:pPr>
                    <w:spacing w:after="0" w:line="240" w:lineRule="auto"/>
                    <w:ind w:firstLineChars="0" w:firstLine="0"/>
                    <w:jc w:val="left"/>
                    <w:rPr>
                      <w:ins w:id="4239" w:author="天赐 余" w:date="2025-12-04T11:11:00Z" w16du:dateUtc="2025-12-04T03:11:00Z"/>
                      <w:rFonts w:asciiTheme="majorEastAsia" w:eastAsiaTheme="majorEastAsia" w:hAnsiTheme="majorEastAsia" w:hint="eastAsia"/>
                    </w:rPr>
                  </w:pPr>
                  <w:ins w:id="4240" w:author="天赐 余" w:date="2025-12-04T11:11:00Z" w16du:dateUtc="2025-12-04T03:11:00Z">
                    <w:r w:rsidRPr="0034302B">
                      <w:rPr>
                        <w:rFonts w:asciiTheme="majorEastAsia" w:eastAsiaTheme="majorEastAsia" w:hAnsiTheme="majorEastAsia" w:hint="eastAsia"/>
                      </w:rPr>
                      <w:t>纳秒</w:t>
                    </w:r>
                  </w:ins>
                </w:p>
              </w:tc>
              <w:tc>
                <w:tcPr>
                  <w:tcW w:w="1477" w:type="dxa"/>
                </w:tcPr>
                <w:p w14:paraId="6D9B01AA" w14:textId="77777777" w:rsidR="008A3990" w:rsidRPr="0034302B" w:rsidRDefault="008A3990" w:rsidP="008A3990">
                  <w:pPr>
                    <w:spacing w:after="0" w:line="240" w:lineRule="auto"/>
                    <w:ind w:firstLineChars="0" w:firstLine="0"/>
                    <w:jc w:val="left"/>
                    <w:rPr>
                      <w:ins w:id="4241" w:author="天赐 余" w:date="2025-12-04T11:11:00Z" w16du:dateUtc="2025-12-04T03:11:00Z"/>
                      <w:rFonts w:asciiTheme="majorEastAsia" w:eastAsiaTheme="majorEastAsia" w:hAnsiTheme="majorEastAsia" w:hint="eastAsia"/>
                    </w:rPr>
                  </w:pPr>
                </w:p>
              </w:tc>
            </w:tr>
            <w:tr w:rsidR="008A3990" w:rsidRPr="00BB613A" w14:paraId="636AD7D2" w14:textId="77777777" w:rsidTr="0034302B">
              <w:trPr>
                <w:trHeight w:val="725"/>
                <w:ins w:id="4242" w:author="天赐 余" w:date="2025-12-04T11:11:00Z"/>
              </w:trPr>
              <w:tc>
                <w:tcPr>
                  <w:tcW w:w="2070" w:type="dxa"/>
                  <w:vAlign w:val="center"/>
                </w:tcPr>
                <w:p w14:paraId="6BE009B2" w14:textId="77777777" w:rsidR="008A3990" w:rsidRPr="0034302B" w:rsidRDefault="008A3990" w:rsidP="008A3990">
                  <w:pPr>
                    <w:spacing w:after="0" w:line="240" w:lineRule="auto"/>
                    <w:ind w:firstLineChars="0" w:firstLine="0"/>
                    <w:jc w:val="left"/>
                    <w:rPr>
                      <w:ins w:id="4243" w:author="天赐 余" w:date="2025-12-04T11:11:00Z" w16du:dateUtc="2025-12-04T03:11:00Z"/>
                      <w:rFonts w:asciiTheme="majorEastAsia" w:eastAsiaTheme="majorEastAsia" w:hAnsiTheme="majorEastAsia" w:hint="eastAsia"/>
                    </w:rPr>
                  </w:pPr>
                  <w:proofErr w:type="spellStart"/>
                  <w:ins w:id="4244" w:author="天赐 余" w:date="2025-12-04T11:11:00Z" w16du:dateUtc="2025-12-04T03:11:00Z">
                    <w:r w:rsidRPr="0034302B">
                      <w:rPr>
                        <w:rFonts w:asciiTheme="majorEastAsia" w:eastAsiaTheme="majorEastAsia" w:hAnsiTheme="majorEastAsia" w:hint="eastAsia"/>
                      </w:rPr>
                      <w:t>PSFPAdminControlList</w:t>
                    </w:r>
                    <w:proofErr w:type="spellEnd"/>
                  </w:ins>
                </w:p>
              </w:tc>
              <w:tc>
                <w:tcPr>
                  <w:tcW w:w="3162" w:type="dxa"/>
                </w:tcPr>
                <w:p w14:paraId="0CE0DCE4" w14:textId="77777777" w:rsidR="008A3990" w:rsidRPr="0034302B" w:rsidRDefault="008A3990" w:rsidP="008A3990">
                  <w:pPr>
                    <w:spacing w:after="0" w:line="240" w:lineRule="auto"/>
                    <w:ind w:firstLineChars="0" w:firstLine="0"/>
                    <w:jc w:val="left"/>
                    <w:rPr>
                      <w:ins w:id="4245" w:author="天赐 余" w:date="2025-12-04T11:11:00Z" w16du:dateUtc="2025-12-04T03:11:00Z"/>
                      <w:rFonts w:asciiTheme="majorEastAsia" w:eastAsiaTheme="majorEastAsia" w:hAnsiTheme="majorEastAsia" w:hint="eastAsia"/>
                    </w:rPr>
                  </w:pPr>
                  <w:ins w:id="4246" w:author="天赐 余" w:date="2025-12-04T11:11:00Z" w16du:dateUtc="2025-12-04T03:11:00Z">
                    <w:r w:rsidRPr="0034302B">
                      <w:rPr>
                        <w:rFonts w:asciiTheme="majorEastAsia" w:eastAsiaTheme="majorEastAsia" w:hAnsiTheme="majorEastAsia" w:hint="eastAsia"/>
                      </w:rPr>
                      <w:t>PSFP门控表</w:t>
                    </w:r>
                  </w:ins>
                </w:p>
              </w:tc>
              <w:tc>
                <w:tcPr>
                  <w:tcW w:w="1284" w:type="dxa"/>
                  <w:vAlign w:val="center"/>
                </w:tcPr>
                <w:p w14:paraId="2986C79C" w14:textId="77777777" w:rsidR="008A3990" w:rsidRPr="0034302B" w:rsidRDefault="008A3990" w:rsidP="008A3990">
                  <w:pPr>
                    <w:spacing w:after="0" w:line="240" w:lineRule="auto"/>
                    <w:ind w:firstLineChars="0" w:firstLine="0"/>
                    <w:jc w:val="left"/>
                    <w:rPr>
                      <w:ins w:id="4247" w:author="天赐 余" w:date="2025-12-04T11:11:00Z" w16du:dateUtc="2025-12-04T03:11:00Z"/>
                      <w:rFonts w:asciiTheme="majorEastAsia" w:eastAsiaTheme="majorEastAsia" w:hAnsiTheme="majorEastAsia" w:hint="eastAsia"/>
                    </w:rPr>
                  </w:pPr>
                  <w:proofErr w:type="spellStart"/>
                  <w:ins w:id="4248" w:author="天赐 余" w:date="2025-12-04T11:11:00Z" w16du:dateUtc="2025-12-04T03:11:00Z">
                    <w:r w:rsidRPr="0034302B">
                      <w:rPr>
                        <w:rFonts w:asciiTheme="majorEastAsia" w:eastAsiaTheme="majorEastAsia" w:hAnsiTheme="majorEastAsia" w:hint="eastAsia"/>
                      </w:rPr>
                      <w:t>GateControlEntry</w:t>
                    </w:r>
                    <w:proofErr w:type="spellEnd"/>
                    <w:r w:rsidRPr="0034302B">
                      <w:rPr>
                        <w:rFonts w:asciiTheme="majorEastAsia" w:eastAsiaTheme="majorEastAsia" w:hAnsiTheme="majorEastAsia" w:hint="eastAsia"/>
                      </w:rPr>
                      <w:t>列表</w:t>
                    </w:r>
                  </w:ins>
                </w:p>
              </w:tc>
              <w:tc>
                <w:tcPr>
                  <w:tcW w:w="1417" w:type="dxa"/>
                  <w:vAlign w:val="center"/>
                </w:tcPr>
                <w:p w14:paraId="32A468AA" w14:textId="77777777" w:rsidR="008A3990" w:rsidRPr="0034302B" w:rsidRDefault="008A3990" w:rsidP="008A3990">
                  <w:pPr>
                    <w:spacing w:after="0" w:line="240" w:lineRule="auto"/>
                    <w:ind w:firstLineChars="0" w:firstLine="0"/>
                    <w:jc w:val="left"/>
                    <w:rPr>
                      <w:ins w:id="4249" w:author="天赐 余" w:date="2025-12-04T11:11:00Z" w16du:dateUtc="2025-12-04T03:11:00Z"/>
                      <w:rFonts w:asciiTheme="majorEastAsia" w:eastAsiaTheme="majorEastAsia" w:hAnsiTheme="majorEastAsia" w:hint="eastAsia"/>
                    </w:rPr>
                  </w:pPr>
                </w:p>
              </w:tc>
              <w:tc>
                <w:tcPr>
                  <w:tcW w:w="1477" w:type="dxa"/>
                </w:tcPr>
                <w:p w14:paraId="6850160D" w14:textId="77777777" w:rsidR="008A3990" w:rsidRPr="0034302B" w:rsidRDefault="008A3990" w:rsidP="008A3990">
                  <w:pPr>
                    <w:spacing w:after="0" w:line="240" w:lineRule="auto"/>
                    <w:ind w:firstLineChars="0" w:firstLine="0"/>
                    <w:jc w:val="left"/>
                    <w:rPr>
                      <w:ins w:id="4250" w:author="天赐 余" w:date="2025-12-04T11:11:00Z" w16du:dateUtc="2025-12-04T03:11:00Z"/>
                      <w:rFonts w:asciiTheme="majorEastAsia" w:eastAsiaTheme="majorEastAsia" w:hAnsiTheme="majorEastAsia" w:hint="eastAsia"/>
                    </w:rPr>
                  </w:pPr>
                </w:p>
              </w:tc>
            </w:tr>
            <w:tr w:rsidR="008A3990" w:rsidRPr="00BB613A" w14:paraId="2A45158A" w14:textId="77777777" w:rsidTr="0034302B">
              <w:trPr>
                <w:trHeight w:val="725"/>
                <w:ins w:id="4251" w:author="天赐 余" w:date="2025-12-04T11:11:00Z"/>
              </w:trPr>
              <w:tc>
                <w:tcPr>
                  <w:tcW w:w="2070" w:type="dxa"/>
                  <w:vAlign w:val="center"/>
                </w:tcPr>
                <w:p w14:paraId="14E69119" w14:textId="77777777" w:rsidR="008A3990" w:rsidRPr="003C400A" w:rsidRDefault="008A3990" w:rsidP="008A3990">
                  <w:pPr>
                    <w:spacing w:after="0" w:line="240" w:lineRule="auto"/>
                    <w:ind w:firstLineChars="0" w:firstLine="0"/>
                    <w:jc w:val="left"/>
                    <w:rPr>
                      <w:ins w:id="4252" w:author="天赐 余" w:date="2025-12-04T11:11:00Z" w16du:dateUtc="2025-12-04T03:11:00Z"/>
                      <w:rFonts w:asciiTheme="majorEastAsia" w:eastAsiaTheme="majorEastAsia" w:hAnsiTheme="majorEastAsia" w:hint="eastAsia"/>
                    </w:rPr>
                  </w:pPr>
                  <w:proofErr w:type="spellStart"/>
                  <w:ins w:id="4253" w:author="天赐 余" w:date="2025-12-04T11:11:00Z" w16du:dateUtc="2025-12-04T03:11:00Z">
                    <w:r w:rsidRPr="003C400A">
                      <w:rPr>
                        <w:rFonts w:asciiTheme="majorEastAsia" w:eastAsiaTheme="majorEastAsia" w:hAnsiTheme="majorEastAsia" w:hint="eastAsia"/>
                      </w:rPr>
                      <w:t>PSFP</w:t>
                    </w:r>
                    <w:r w:rsidRPr="003C400A">
                      <w:rPr>
                        <w:rFonts w:asciiTheme="majorEastAsia" w:eastAsiaTheme="majorEastAsia" w:hAnsiTheme="majorEastAsia"/>
                      </w:rPr>
                      <w:t>AdminCycleTime</w:t>
                    </w:r>
                    <w:proofErr w:type="spellEnd"/>
                  </w:ins>
                </w:p>
              </w:tc>
              <w:tc>
                <w:tcPr>
                  <w:tcW w:w="3162" w:type="dxa"/>
                </w:tcPr>
                <w:p w14:paraId="6C591E95" w14:textId="77777777" w:rsidR="008A3990" w:rsidRPr="003C400A" w:rsidRDefault="008A3990" w:rsidP="008A3990">
                  <w:pPr>
                    <w:spacing w:after="0" w:line="240" w:lineRule="auto"/>
                    <w:ind w:firstLineChars="0" w:firstLine="0"/>
                    <w:jc w:val="left"/>
                    <w:rPr>
                      <w:ins w:id="4254" w:author="天赐 余" w:date="2025-12-04T11:11:00Z" w16du:dateUtc="2025-12-04T03:11:00Z"/>
                      <w:rFonts w:asciiTheme="majorEastAsia" w:eastAsiaTheme="majorEastAsia" w:hAnsiTheme="majorEastAsia" w:hint="eastAsia"/>
                    </w:rPr>
                  </w:pPr>
                  <w:ins w:id="4255" w:author="天赐 余" w:date="2025-12-04T11:11:00Z" w16du:dateUtc="2025-12-04T03:11:00Z">
                    <w:r w:rsidRPr="003C400A">
                      <w:rPr>
                        <w:rFonts w:asciiTheme="majorEastAsia" w:eastAsiaTheme="majorEastAsia" w:hAnsiTheme="majorEastAsia" w:hint="eastAsia"/>
                      </w:rPr>
                      <w:t>PSFP门控循环时间</w:t>
                    </w:r>
                    <w:r>
                      <w:rPr>
                        <w:rFonts w:asciiTheme="majorEastAsia" w:eastAsiaTheme="majorEastAsia" w:hAnsiTheme="majorEastAsia" w:hint="eastAsia"/>
                      </w:rPr>
                      <w:t>，用门控时间粒度的整数倍表示</w:t>
                    </w:r>
                  </w:ins>
                </w:p>
              </w:tc>
              <w:tc>
                <w:tcPr>
                  <w:tcW w:w="1284" w:type="dxa"/>
                  <w:vAlign w:val="center"/>
                </w:tcPr>
                <w:p w14:paraId="31F7244E" w14:textId="77777777" w:rsidR="008A3990" w:rsidRPr="003C400A" w:rsidRDefault="008A3990" w:rsidP="008A3990">
                  <w:pPr>
                    <w:spacing w:after="0" w:line="240" w:lineRule="auto"/>
                    <w:ind w:firstLineChars="0" w:firstLine="0"/>
                    <w:jc w:val="left"/>
                    <w:rPr>
                      <w:ins w:id="4256" w:author="天赐 余" w:date="2025-12-04T11:11:00Z" w16du:dateUtc="2025-12-04T03:11:00Z"/>
                      <w:rFonts w:asciiTheme="majorEastAsia" w:eastAsiaTheme="majorEastAsia" w:hAnsiTheme="majorEastAsia" w:hint="eastAsia"/>
                    </w:rPr>
                  </w:pPr>
                  <w:proofErr w:type="spellStart"/>
                  <w:ins w:id="4257" w:author="天赐 余" w:date="2025-12-04T11:11:00Z" w16du:dateUtc="2025-12-04T03:11:00Z">
                    <w:r w:rsidRPr="003C400A">
                      <w:rPr>
                        <w:rFonts w:asciiTheme="majorEastAsia" w:eastAsiaTheme="majorEastAsia" w:hAnsiTheme="majorEastAsia" w:hint="eastAsia"/>
                      </w:rPr>
                      <w:t>Uint</w:t>
                    </w:r>
                    <w:proofErr w:type="spellEnd"/>
                  </w:ins>
                </w:p>
              </w:tc>
              <w:tc>
                <w:tcPr>
                  <w:tcW w:w="1417" w:type="dxa"/>
                  <w:vAlign w:val="center"/>
                </w:tcPr>
                <w:p w14:paraId="713886A5" w14:textId="77777777" w:rsidR="008A3990" w:rsidRPr="003C400A" w:rsidRDefault="008A3990" w:rsidP="008A3990">
                  <w:pPr>
                    <w:spacing w:after="0" w:line="240" w:lineRule="auto"/>
                    <w:ind w:firstLineChars="0" w:firstLine="0"/>
                    <w:jc w:val="left"/>
                    <w:rPr>
                      <w:ins w:id="4258" w:author="天赐 余" w:date="2025-12-04T11:11:00Z" w16du:dateUtc="2025-12-04T03:11:00Z"/>
                      <w:rFonts w:asciiTheme="majorEastAsia" w:eastAsiaTheme="majorEastAsia" w:hAnsiTheme="majorEastAsia" w:hint="eastAsia"/>
                    </w:rPr>
                  </w:pPr>
                  <w:ins w:id="4259" w:author="天赐 余" w:date="2025-12-04T11:11:00Z" w16du:dateUtc="2025-12-04T03:11:00Z">
                    <w:r w:rsidRPr="003C400A">
                      <w:rPr>
                        <w:rFonts w:asciiTheme="majorEastAsia" w:eastAsiaTheme="majorEastAsia" w:hAnsiTheme="majorEastAsia" w:hint="eastAsia"/>
                      </w:rPr>
                      <w:t>纳秒</w:t>
                    </w:r>
                  </w:ins>
                </w:p>
              </w:tc>
              <w:tc>
                <w:tcPr>
                  <w:tcW w:w="1477" w:type="dxa"/>
                </w:tcPr>
                <w:p w14:paraId="20925EA1" w14:textId="77777777" w:rsidR="008A3990" w:rsidRPr="003C400A" w:rsidRDefault="008A3990" w:rsidP="008A3990">
                  <w:pPr>
                    <w:spacing w:after="0" w:line="240" w:lineRule="auto"/>
                    <w:ind w:firstLineChars="0" w:firstLine="0"/>
                    <w:jc w:val="left"/>
                    <w:rPr>
                      <w:ins w:id="4260" w:author="天赐 余" w:date="2025-12-04T11:11:00Z" w16du:dateUtc="2025-12-04T03:11:00Z"/>
                      <w:rFonts w:asciiTheme="majorEastAsia" w:eastAsiaTheme="majorEastAsia" w:hAnsiTheme="majorEastAsia" w:hint="eastAsia"/>
                    </w:rPr>
                  </w:pPr>
                  <w:ins w:id="4261" w:author="天赐 余" w:date="2025-12-04T11:11:00Z" w16du:dateUtc="2025-12-04T03:11:00Z">
                    <w:r>
                      <w:rPr>
                        <w:rFonts w:asciiTheme="majorEastAsia" w:eastAsiaTheme="majorEastAsia" w:hAnsiTheme="majorEastAsia" w:hint="eastAsia"/>
                      </w:rPr>
                      <w:t>门控时间粒度整数倍</w:t>
                    </w:r>
                  </w:ins>
                </w:p>
              </w:tc>
            </w:tr>
            <w:tr w:rsidR="008A3990" w:rsidRPr="00BB613A" w14:paraId="76CF5A34" w14:textId="77777777" w:rsidTr="0034302B">
              <w:trPr>
                <w:trHeight w:val="1449"/>
                <w:ins w:id="4262" w:author="天赐 余" w:date="2025-12-04T11:11:00Z"/>
              </w:trPr>
              <w:tc>
                <w:tcPr>
                  <w:tcW w:w="2070" w:type="dxa"/>
                  <w:vAlign w:val="center"/>
                </w:tcPr>
                <w:p w14:paraId="37581AD0" w14:textId="77777777" w:rsidR="008A3990" w:rsidRPr="0034302B" w:rsidRDefault="008A3990" w:rsidP="008A3990">
                  <w:pPr>
                    <w:spacing w:after="0" w:line="240" w:lineRule="auto"/>
                    <w:ind w:firstLineChars="0" w:firstLine="0"/>
                    <w:jc w:val="left"/>
                    <w:rPr>
                      <w:ins w:id="4263" w:author="天赐 余" w:date="2025-12-04T11:11:00Z" w16du:dateUtc="2025-12-04T03:11:00Z"/>
                      <w:rFonts w:asciiTheme="majorEastAsia" w:eastAsiaTheme="majorEastAsia" w:hAnsiTheme="majorEastAsia" w:hint="eastAsia"/>
                    </w:rPr>
                  </w:pPr>
                  <w:proofErr w:type="spellStart"/>
                  <w:ins w:id="4264" w:author="天赐 余" w:date="2025-12-04T11:11:00Z" w16du:dateUtc="2025-12-04T03:11:00Z">
                    <w:r w:rsidRPr="0034302B">
                      <w:rPr>
                        <w:rFonts w:asciiTheme="majorEastAsia" w:eastAsiaTheme="majorEastAsia" w:hAnsiTheme="majorEastAsia" w:hint="eastAsia"/>
                      </w:rPr>
                      <w:t>PSFPAdminBaseTime</w:t>
                    </w:r>
                    <w:proofErr w:type="spellEnd"/>
                  </w:ins>
                </w:p>
              </w:tc>
              <w:tc>
                <w:tcPr>
                  <w:tcW w:w="3162" w:type="dxa"/>
                </w:tcPr>
                <w:p w14:paraId="4A096292" w14:textId="77777777" w:rsidR="008A3990" w:rsidRPr="0034302B" w:rsidRDefault="008A3990" w:rsidP="008A3990">
                  <w:pPr>
                    <w:spacing w:after="0" w:line="240" w:lineRule="auto"/>
                    <w:ind w:firstLineChars="0" w:firstLine="0"/>
                    <w:jc w:val="left"/>
                    <w:rPr>
                      <w:ins w:id="4265" w:author="天赐 余" w:date="2025-12-04T11:11:00Z" w16du:dateUtc="2025-12-04T03:11:00Z"/>
                      <w:rFonts w:asciiTheme="majorEastAsia" w:eastAsiaTheme="majorEastAsia" w:hAnsiTheme="majorEastAsia" w:hint="eastAsia"/>
                    </w:rPr>
                  </w:pPr>
                  <w:ins w:id="4266" w:author="天赐 余" w:date="2025-12-04T11:11:00Z" w16du:dateUtc="2025-12-04T03:11:00Z">
                    <w:r w:rsidRPr="0034302B">
                      <w:rPr>
                        <w:rFonts w:asciiTheme="majorEastAsia" w:eastAsiaTheme="majorEastAsia" w:hAnsiTheme="majorEastAsia" w:hint="eastAsia"/>
                      </w:rPr>
                      <w:t>PSFP循环开始的基准时间（PTP时间格式）</w:t>
                    </w:r>
                  </w:ins>
                </w:p>
              </w:tc>
              <w:tc>
                <w:tcPr>
                  <w:tcW w:w="1284" w:type="dxa"/>
                  <w:vAlign w:val="center"/>
                </w:tcPr>
                <w:p w14:paraId="6517600A" w14:textId="77777777" w:rsidR="008A3990" w:rsidRPr="0034302B" w:rsidRDefault="008A3990" w:rsidP="008A3990">
                  <w:pPr>
                    <w:spacing w:after="0" w:line="240" w:lineRule="auto"/>
                    <w:ind w:firstLineChars="0" w:firstLine="0"/>
                    <w:jc w:val="left"/>
                    <w:rPr>
                      <w:ins w:id="4267" w:author="天赐 余" w:date="2025-12-04T11:11:00Z" w16du:dateUtc="2025-12-04T03:11:00Z"/>
                      <w:rFonts w:asciiTheme="majorEastAsia" w:eastAsiaTheme="majorEastAsia" w:hAnsiTheme="majorEastAsia" w:hint="eastAsia"/>
                    </w:rPr>
                  </w:pPr>
                  <w:ins w:id="4268" w:author="天赐 余" w:date="2025-12-04T11:11:00Z" w16du:dateUtc="2025-12-04T03:11:00Z">
                    <w:r>
                      <w:rPr>
                        <w:rFonts w:asciiTheme="majorEastAsia" w:eastAsiaTheme="majorEastAsia" w:hAnsiTheme="majorEastAsia" w:hint="eastAsia"/>
                      </w:rPr>
                      <w:t>U</w:t>
                    </w:r>
                    <w:r w:rsidRPr="0034302B">
                      <w:rPr>
                        <w:rFonts w:asciiTheme="majorEastAsia" w:eastAsiaTheme="majorEastAsia" w:hAnsiTheme="majorEastAsia" w:hint="eastAsia"/>
                      </w:rPr>
                      <w:t>Int</w:t>
                    </w:r>
                    <w:r>
                      <w:rPr>
                        <w:rFonts w:asciiTheme="majorEastAsia" w:eastAsiaTheme="majorEastAsia" w:hAnsiTheme="majorEastAsia" w:hint="eastAsia"/>
                      </w:rPr>
                      <w:t>48</w:t>
                    </w:r>
                    <w:r w:rsidRPr="0034302B">
                      <w:rPr>
                        <w:rFonts w:asciiTheme="majorEastAsia" w:eastAsiaTheme="majorEastAsia" w:hAnsiTheme="majorEastAsia" w:hint="eastAsia"/>
                      </w:rPr>
                      <w:t>+Uint32</w:t>
                    </w:r>
                  </w:ins>
                </w:p>
              </w:tc>
              <w:tc>
                <w:tcPr>
                  <w:tcW w:w="1417" w:type="dxa"/>
                  <w:vAlign w:val="center"/>
                </w:tcPr>
                <w:p w14:paraId="4CCC5A24" w14:textId="77777777" w:rsidR="008A3990" w:rsidRPr="0034302B" w:rsidRDefault="008A3990" w:rsidP="008A3990">
                  <w:pPr>
                    <w:spacing w:after="0" w:line="240" w:lineRule="auto"/>
                    <w:ind w:firstLineChars="0" w:firstLine="0"/>
                    <w:jc w:val="left"/>
                    <w:rPr>
                      <w:ins w:id="4269" w:author="天赐 余" w:date="2025-12-04T11:11:00Z" w16du:dateUtc="2025-12-04T03:11:00Z"/>
                      <w:rFonts w:asciiTheme="majorEastAsia" w:eastAsiaTheme="majorEastAsia" w:hAnsiTheme="majorEastAsia" w:hint="eastAsia"/>
                    </w:rPr>
                  </w:pPr>
                  <w:ins w:id="4270" w:author="天赐 余" w:date="2025-12-04T11:11:00Z" w16du:dateUtc="2025-12-04T03:11:00Z">
                    <w:r w:rsidRPr="0034302B">
                      <w:rPr>
                        <w:rFonts w:asciiTheme="majorEastAsia" w:eastAsiaTheme="majorEastAsia" w:hAnsiTheme="majorEastAsia" w:hint="eastAsia"/>
                      </w:rPr>
                      <w:t>48位秒，32位纳秒</w:t>
                    </w:r>
                  </w:ins>
                </w:p>
              </w:tc>
              <w:tc>
                <w:tcPr>
                  <w:tcW w:w="1477" w:type="dxa"/>
                </w:tcPr>
                <w:p w14:paraId="56AAF03E" w14:textId="77777777" w:rsidR="008A3990" w:rsidRPr="0034302B" w:rsidRDefault="008A3990" w:rsidP="008A3990">
                  <w:pPr>
                    <w:spacing w:after="0" w:line="240" w:lineRule="auto"/>
                    <w:ind w:firstLineChars="0" w:firstLine="0"/>
                    <w:jc w:val="left"/>
                    <w:rPr>
                      <w:ins w:id="4271" w:author="天赐 余" w:date="2025-12-04T11:11:00Z" w16du:dateUtc="2025-12-04T03:11:00Z"/>
                      <w:rFonts w:asciiTheme="majorEastAsia" w:eastAsiaTheme="majorEastAsia" w:hAnsiTheme="majorEastAsia" w:hint="eastAsia"/>
                    </w:rPr>
                  </w:pPr>
                </w:p>
              </w:tc>
            </w:tr>
            <w:tr w:rsidR="008A3990" w:rsidRPr="00BB613A" w14:paraId="2B416161" w14:textId="77777777" w:rsidTr="0034302B">
              <w:trPr>
                <w:trHeight w:val="1449"/>
                <w:ins w:id="4272" w:author="天赐 余" w:date="2025-12-04T11:11:00Z"/>
              </w:trPr>
              <w:tc>
                <w:tcPr>
                  <w:tcW w:w="2070" w:type="dxa"/>
                  <w:vAlign w:val="center"/>
                </w:tcPr>
                <w:p w14:paraId="0BC47B60" w14:textId="77777777" w:rsidR="008A3990" w:rsidRPr="0034302B" w:rsidRDefault="008A3990" w:rsidP="008A3990">
                  <w:pPr>
                    <w:spacing w:after="0" w:line="240" w:lineRule="auto"/>
                    <w:ind w:firstLineChars="0" w:firstLine="0"/>
                    <w:jc w:val="left"/>
                    <w:rPr>
                      <w:ins w:id="4273" w:author="天赐 余" w:date="2025-12-04T11:11:00Z" w16du:dateUtc="2025-12-04T03:11:00Z"/>
                      <w:rFonts w:asciiTheme="majorEastAsia" w:eastAsiaTheme="majorEastAsia" w:hAnsiTheme="majorEastAsia" w:hint="eastAsia"/>
                    </w:rPr>
                  </w:pPr>
                  <w:proofErr w:type="spellStart"/>
                  <w:ins w:id="4274" w:author="天赐 余" w:date="2025-12-04T11:11:00Z" w16du:dateUtc="2025-12-04T03:11:00Z">
                    <w:r w:rsidRPr="0034302B">
                      <w:rPr>
                        <w:rFonts w:asciiTheme="majorEastAsia" w:eastAsiaTheme="majorEastAsia" w:hAnsiTheme="majorEastAsia" w:hint="eastAsia"/>
                      </w:rPr>
                      <w:t>PSFPTickGranularity</w:t>
                    </w:r>
                    <w:proofErr w:type="spellEnd"/>
                  </w:ins>
                </w:p>
              </w:tc>
              <w:tc>
                <w:tcPr>
                  <w:tcW w:w="3162" w:type="dxa"/>
                  <w:vAlign w:val="center"/>
                </w:tcPr>
                <w:p w14:paraId="0BBDB65E" w14:textId="77777777" w:rsidR="008A3990" w:rsidRPr="0034302B" w:rsidRDefault="008A3990" w:rsidP="008A3990">
                  <w:pPr>
                    <w:spacing w:after="0" w:line="240" w:lineRule="auto"/>
                    <w:ind w:firstLineChars="0" w:firstLine="0"/>
                    <w:jc w:val="left"/>
                    <w:rPr>
                      <w:ins w:id="4275" w:author="天赐 余" w:date="2025-12-04T11:11:00Z" w16du:dateUtc="2025-12-04T03:11:00Z"/>
                      <w:rFonts w:asciiTheme="majorEastAsia" w:eastAsiaTheme="majorEastAsia" w:hAnsiTheme="majorEastAsia" w:hint="eastAsia"/>
                    </w:rPr>
                  </w:pPr>
                  <w:ins w:id="4276" w:author="天赐 余" w:date="2025-12-04T11:11:00Z" w16du:dateUtc="2025-12-04T03:11:00Z">
                    <w:r w:rsidRPr="0034302B">
                      <w:rPr>
                        <w:rFonts w:asciiTheme="majorEastAsia" w:eastAsiaTheme="majorEastAsia" w:hAnsiTheme="majorEastAsia" w:hint="eastAsia"/>
                      </w:rPr>
                      <w:t>门控时间粒度，门控状态机每一拍的时间长度</w:t>
                    </w:r>
                  </w:ins>
                </w:p>
              </w:tc>
              <w:tc>
                <w:tcPr>
                  <w:tcW w:w="1284" w:type="dxa"/>
                  <w:vAlign w:val="center"/>
                </w:tcPr>
                <w:p w14:paraId="0809F93C" w14:textId="77777777" w:rsidR="008A3990" w:rsidRPr="0034302B" w:rsidRDefault="008A3990" w:rsidP="008A3990">
                  <w:pPr>
                    <w:spacing w:after="0" w:line="240" w:lineRule="auto"/>
                    <w:ind w:firstLineChars="0" w:firstLine="0"/>
                    <w:jc w:val="left"/>
                    <w:rPr>
                      <w:ins w:id="4277" w:author="天赐 余" w:date="2025-12-04T11:11:00Z" w16du:dateUtc="2025-12-04T03:11:00Z"/>
                      <w:rFonts w:asciiTheme="majorEastAsia" w:eastAsiaTheme="majorEastAsia" w:hAnsiTheme="majorEastAsia" w:hint="eastAsia"/>
                    </w:rPr>
                  </w:pPr>
                  <w:ins w:id="4278" w:author="天赐 余" w:date="2025-12-04T11:11:00Z" w16du:dateUtc="2025-12-04T03:11:00Z">
                    <w:r w:rsidRPr="0034302B">
                      <w:rPr>
                        <w:rFonts w:asciiTheme="majorEastAsia" w:eastAsiaTheme="majorEastAsia" w:hAnsiTheme="majorEastAsia" w:hint="eastAsia"/>
                      </w:rPr>
                      <w:t>Uint32</w:t>
                    </w:r>
                  </w:ins>
                </w:p>
              </w:tc>
              <w:tc>
                <w:tcPr>
                  <w:tcW w:w="1417" w:type="dxa"/>
                  <w:vAlign w:val="center"/>
                </w:tcPr>
                <w:p w14:paraId="01AB3869" w14:textId="77777777" w:rsidR="008A3990" w:rsidRPr="0034302B" w:rsidRDefault="008A3990" w:rsidP="008A3990">
                  <w:pPr>
                    <w:spacing w:after="0" w:line="240" w:lineRule="auto"/>
                    <w:ind w:firstLineChars="0" w:firstLine="0"/>
                    <w:jc w:val="left"/>
                    <w:rPr>
                      <w:ins w:id="4279" w:author="天赐 余" w:date="2025-12-04T11:11:00Z" w16du:dateUtc="2025-12-04T03:11:00Z"/>
                      <w:rFonts w:asciiTheme="majorEastAsia" w:eastAsiaTheme="majorEastAsia" w:hAnsiTheme="majorEastAsia" w:hint="eastAsia"/>
                    </w:rPr>
                  </w:pPr>
                  <w:ins w:id="4280" w:author="天赐 余" w:date="2025-12-04T11:11:00Z" w16du:dateUtc="2025-12-04T03:11:00Z">
                    <w:r w:rsidRPr="0034302B">
                      <w:rPr>
                        <w:rFonts w:asciiTheme="majorEastAsia" w:eastAsiaTheme="majorEastAsia" w:hAnsiTheme="majorEastAsia" w:hint="eastAsia"/>
                      </w:rPr>
                      <w:t>十分之一纳秒</w:t>
                    </w:r>
                  </w:ins>
                </w:p>
              </w:tc>
              <w:tc>
                <w:tcPr>
                  <w:tcW w:w="1477" w:type="dxa"/>
                </w:tcPr>
                <w:p w14:paraId="209FBDCF" w14:textId="77777777" w:rsidR="008A3990" w:rsidRPr="0034302B" w:rsidRDefault="008A3990" w:rsidP="008A3990">
                  <w:pPr>
                    <w:spacing w:after="0" w:line="240" w:lineRule="auto"/>
                    <w:ind w:firstLineChars="0" w:firstLine="0"/>
                    <w:jc w:val="left"/>
                    <w:rPr>
                      <w:ins w:id="4281" w:author="天赐 余" w:date="2025-12-04T11:11:00Z" w16du:dateUtc="2025-12-04T03:11:00Z"/>
                      <w:rFonts w:asciiTheme="majorEastAsia" w:eastAsiaTheme="majorEastAsia" w:hAnsiTheme="majorEastAsia" w:hint="eastAsia"/>
                    </w:rPr>
                  </w:pPr>
                </w:p>
              </w:tc>
            </w:tr>
          </w:tbl>
          <w:p w14:paraId="42398463" w14:textId="414E9E2B" w:rsidR="00717322" w:rsidDel="008A3990" w:rsidRDefault="00000000">
            <w:pPr>
              <w:spacing w:after="0" w:line="240" w:lineRule="auto"/>
              <w:ind w:firstLineChars="0" w:firstLine="0"/>
              <w:jc w:val="center"/>
              <w:rPr>
                <w:del w:id="4282" w:author="天赐 余" w:date="2025-12-04T11:11:00Z" w16du:dateUtc="2025-12-04T03:11:00Z"/>
                <w:rFonts w:asciiTheme="majorEastAsia" w:eastAsiaTheme="majorEastAsia" w:hAnsiTheme="majorEastAsia" w:hint="eastAsia"/>
                <w:b/>
                <w:bCs/>
              </w:rPr>
            </w:pPr>
            <w:del w:id="4283" w:author="天赐 余" w:date="2025-12-04T11:11:00Z" w16du:dateUtc="2025-12-04T03:11:00Z">
              <w:r w:rsidDel="008A3990">
                <w:rPr>
                  <w:rFonts w:asciiTheme="majorEastAsia" w:eastAsiaTheme="majorEastAsia" w:hAnsiTheme="majorEastAsia" w:hint="eastAsia"/>
                  <w:b/>
                  <w:bCs/>
                </w:rPr>
                <w:delText>参数</w:delText>
              </w:r>
            </w:del>
          </w:p>
        </w:tc>
        <w:tc>
          <w:tcPr>
            <w:tcW w:w="3162" w:type="dxa"/>
          </w:tcPr>
          <w:p w14:paraId="3398A335" w14:textId="017D6F39" w:rsidR="00717322" w:rsidDel="008A3990" w:rsidRDefault="00000000">
            <w:pPr>
              <w:spacing w:after="0" w:line="240" w:lineRule="auto"/>
              <w:ind w:firstLineChars="0" w:firstLine="0"/>
              <w:jc w:val="center"/>
              <w:rPr>
                <w:del w:id="4284" w:author="天赐 余" w:date="2025-12-04T11:11:00Z" w16du:dateUtc="2025-12-04T03:11:00Z"/>
                <w:rFonts w:asciiTheme="majorEastAsia" w:eastAsiaTheme="majorEastAsia" w:hAnsiTheme="majorEastAsia" w:hint="eastAsia"/>
                <w:b/>
                <w:bCs/>
              </w:rPr>
            </w:pPr>
            <w:del w:id="4285" w:author="天赐 余" w:date="2025-12-04T11:11:00Z" w16du:dateUtc="2025-12-04T03:11:00Z">
              <w:r w:rsidDel="008A3990">
                <w:rPr>
                  <w:rFonts w:asciiTheme="majorEastAsia" w:eastAsiaTheme="majorEastAsia" w:hAnsiTheme="majorEastAsia" w:hint="eastAsia"/>
                  <w:b/>
                  <w:bCs/>
                </w:rPr>
                <w:delText>含义</w:delText>
              </w:r>
            </w:del>
          </w:p>
        </w:tc>
        <w:tc>
          <w:tcPr>
            <w:tcW w:w="2358" w:type="dxa"/>
            <w:gridSpan w:val="2"/>
          </w:tcPr>
          <w:p w14:paraId="01B9E88C" w14:textId="32A4DDED" w:rsidR="00717322" w:rsidDel="008A3990" w:rsidRDefault="00000000">
            <w:pPr>
              <w:spacing w:after="0" w:line="240" w:lineRule="auto"/>
              <w:ind w:firstLineChars="0" w:firstLine="0"/>
              <w:jc w:val="center"/>
              <w:rPr>
                <w:del w:id="4286" w:author="天赐 余" w:date="2025-12-04T11:11:00Z" w16du:dateUtc="2025-12-04T03:11:00Z"/>
                <w:rFonts w:asciiTheme="majorEastAsia" w:eastAsiaTheme="majorEastAsia" w:hAnsiTheme="majorEastAsia" w:hint="eastAsia"/>
                <w:b/>
                <w:bCs/>
              </w:rPr>
            </w:pPr>
            <w:del w:id="4287" w:author="天赐 余" w:date="2025-12-04T11:11:00Z" w16du:dateUtc="2025-12-04T03:11:00Z">
              <w:r w:rsidDel="008A3990">
                <w:rPr>
                  <w:rFonts w:asciiTheme="majorEastAsia" w:eastAsiaTheme="majorEastAsia" w:hAnsiTheme="majorEastAsia" w:hint="eastAsia"/>
                  <w:b/>
                  <w:bCs/>
                </w:rPr>
                <w:delText>类型</w:delText>
              </w:r>
            </w:del>
          </w:p>
        </w:tc>
        <w:tc>
          <w:tcPr>
            <w:tcW w:w="910" w:type="dxa"/>
            <w:gridSpan w:val="2"/>
            <w:vAlign w:val="center"/>
          </w:tcPr>
          <w:p w14:paraId="541AF07D" w14:textId="039BDFDC" w:rsidR="00717322" w:rsidDel="008A3990" w:rsidRDefault="00000000">
            <w:pPr>
              <w:spacing w:after="0" w:line="240" w:lineRule="auto"/>
              <w:ind w:firstLineChars="0" w:firstLine="0"/>
              <w:jc w:val="center"/>
              <w:rPr>
                <w:del w:id="4288" w:author="天赐 余" w:date="2025-12-04T11:11:00Z" w16du:dateUtc="2025-12-04T03:11:00Z"/>
                <w:rFonts w:asciiTheme="majorEastAsia" w:eastAsiaTheme="majorEastAsia" w:hAnsiTheme="majorEastAsia" w:hint="eastAsia"/>
                <w:b/>
                <w:bCs/>
              </w:rPr>
            </w:pPr>
            <w:del w:id="4289" w:author="天赐 余" w:date="2025-12-04T11:11:00Z" w16du:dateUtc="2025-12-04T03:11:00Z">
              <w:r w:rsidDel="008A3990">
                <w:rPr>
                  <w:rFonts w:asciiTheme="majorEastAsia" w:eastAsiaTheme="majorEastAsia" w:hAnsiTheme="majorEastAsia" w:hint="eastAsia"/>
                  <w:b/>
                  <w:bCs/>
                </w:rPr>
                <w:delText>量纲</w:delText>
              </w:r>
            </w:del>
          </w:p>
        </w:tc>
      </w:tr>
      <w:tr w:rsidR="00717322" w:rsidDel="008A3990" w14:paraId="3FD8B0E1" w14:textId="55E06FB5" w:rsidTr="008A3990">
        <w:trPr>
          <w:gridAfter w:val="1"/>
          <w:wAfter w:w="910" w:type="dxa"/>
          <w:trHeight w:val="732"/>
          <w:del w:id="4290" w:author="天赐 余" w:date="2025-12-04T11:11:00Z"/>
        </w:trPr>
        <w:tc>
          <w:tcPr>
            <w:tcW w:w="2070" w:type="dxa"/>
            <w:vAlign w:val="center"/>
          </w:tcPr>
          <w:p w14:paraId="259347EE" w14:textId="6A94380D" w:rsidR="00717322" w:rsidDel="008A3990" w:rsidRDefault="00000000">
            <w:pPr>
              <w:spacing w:after="0" w:line="240" w:lineRule="auto"/>
              <w:ind w:firstLineChars="0" w:firstLine="0"/>
              <w:jc w:val="left"/>
              <w:rPr>
                <w:del w:id="4291" w:author="天赐 余" w:date="2025-12-04T11:11:00Z" w16du:dateUtc="2025-12-04T03:11:00Z"/>
                <w:rFonts w:asciiTheme="majorEastAsia" w:eastAsiaTheme="majorEastAsia" w:hAnsiTheme="majorEastAsia" w:hint="eastAsia"/>
              </w:rPr>
            </w:pPr>
            <w:del w:id="4292" w:author="天赐 余" w:date="2025-12-04T11:11:00Z" w16du:dateUtc="2025-12-04T03:11:00Z">
              <w:r w:rsidDel="008A3990">
                <w:rPr>
                  <w:rFonts w:asciiTheme="majorEastAsia" w:eastAsiaTheme="majorEastAsia" w:hAnsiTheme="majorEastAsia" w:hint="eastAsia"/>
                </w:rPr>
                <w:delText>PSFP</w:delText>
              </w:r>
              <w:r w:rsidDel="008A3990">
                <w:rPr>
                  <w:rFonts w:asciiTheme="majorEastAsia" w:eastAsiaTheme="majorEastAsia" w:hAnsiTheme="majorEastAsia"/>
                </w:rPr>
                <w:delText>AdminControlListLength</w:delText>
              </w:r>
            </w:del>
          </w:p>
        </w:tc>
        <w:tc>
          <w:tcPr>
            <w:tcW w:w="3162" w:type="dxa"/>
          </w:tcPr>
          <w:p w14:paraId="1E3B43C3" w14:textId="3BEC739B" w:rsidR="00717322" w:rsidDel="008A3990" w:rsidRDefault="00000000">
            <w:pPr>
              <w:spacing w:after="0" w:line="240" w:lineRule="auto"/>
              <w:ind w:firstLineChars="0" w:firstLine="0"/>
              <w:jc w:val="left"/>
              <w:rPr>
                <w:del w:id="4293" w:author="天赐 余" w:date="2025-12-04T11:11:00Z" w16du:dateUtc="2025-12-04T03:11:00Z"/>
                <w:rFonts w:asciiTheme="majorEastAsia" w:eastAsiaTheme="majorEastAsia" w:hAnsiTheme="majorEastAsia" w:hint="eastAsia"/>
              </w:rPr>
            </w:pPr>
            <w:del w:id="4294" w:author="天赐 余" w:date="2025-12-04T11:11:00Z" w16du:dateUtc="2025-12-04T03:11:00Z">
              <w:r w:rsidDel="008A3990">
                <w:rPr>
                  <w:rFonts w:asciiTheme="majorEastAsia" w:eastAsiaTheme="majorEastAsia" w:hAnsiTheme="majorEastAsia" w:hint="eastAsia"/>
                </w:rPr>
                <w:delText>PSFP门控表长度，门控表表项数</w:delText>
              </w:r>
            </w:del>
          </w:p>
        </w:tc>
        <w:tc>
          <w:tcPr>
            <w:tcW w:w="2358" w:type="dxa"/>
            <w:gridSpan w:val="2"/>
            <w:vAlign w:val="center"/>
          </w:tcPr>
          <w:p w14:paraId="62A3628F" w14:textId="1D909F04" w:rsidR="00717322" w:rsidDel="008A3990" w:rsidRDefault="00000000">
            <w:pPr>
              <w:spacing w:after="0" w:line="240" w:lineRule="auto"/>
              <w:ind w:firstLineChars="0" w:firstLine="0"/>
              <w:jc w:val="left"/>
              <w:rPr>
                <w:del w:id="4295" w:author="天赐 余" w:date="2025-12-04T11:11:00Z" w16du:dateUtc="2025-12-04T03:11:00Z"/>
                <w:rFonts w:asciiTheme="majorEastAsia" w:eastAsiaTheme="majorEastAsia" w:hAnsiTheme="majorEastAsia" w:hint="eastAsia"/>
              </w:rPr>
            </w:pPr>
            <w:del w:id="4296" w:author="天赐 余" w:date="2025-12-04T11:11:00Z" w16du:dateUtc="2025-12-04T03:11:00Z">
              <w:r w:rsidDel="008A3990">
                <w:rPr>
                  <w:rFonts w:asciiTheme="majorEastAsia" w:eastAsiaTheme="majorEastAsia" w:hAnsiTheme="majorEastAsia" w:hint="eastAsia"/>
                </w:rPr>
                <w:delText>U</w:delText>
              </w:r>
              <w:r w:rsidDel="008A3990">
                <w:rPr>
                  <w:rFonts w:asciiTheme="majorEastAsia" w:eastAsiaTheme="majorEastAsia" w:hAnsiTheme="majorEastAsia"/>
                </w:rPr>
                <w:delText>int</w:delText>
              </w:r>
            </w:del>
          </w:p>
        </w:tc>
        <w:tc>
          <w:tcPr>
            <w:tcW w:w="910" w:type="dxa"/>
            <w:gridSpan w:val="2"/>
            <w:vAlign w:val="center"/>
          </w:tcPr>
          <w:p w14:paraId="3108F62C" w14:textId="093F20F8" w:rsidR="00717322" w:rsidDel="008A3990" w:rsidRDefault="00000000">
            <w:pPr>
              <w:spacing w:after="0" w:line="240" w:lineRule="auto"/>
              <w:ind w:firstLineChars="0" w:firstLine="0"/>
              <w:jc w:val="left"/>
              <w:rPr>
                <w:del w:id="4297" w:author="天赐 余" w:date="2025-12-04T11:11:00Z" w16du:dateUtc="2025-12-04T03:11:00Z"/>
                <w:rFonts w:asciiTheme="majorEastAsia" w:eastAsiaTheme="majorEastAsia" w:hAnsiTheme="majorEastAsia" w:hint="eastAsia"/>
              </w:rPr>
            </w:pPr>
            <w:del w:id="4298" w:author="天赐 余" w:date="2025-12-04T11:11:00Z" w16du:dateUtc="2025-12-04T03:11:00Z">
              <w:r w:rsidDel="008A3990">
                <w:rPr>
                  <w:rFonts w:asciiTheme="majorEastAsia" w:eastAsiaTheme="majorEastAsia" w:hAnsiTheme="majorEastAsia" w:hint="eastAsia"/>
                </w:rPr>
                <w:delText>表项个数</w:delText>
              </w:r>
            </w:del>
          </w:p>
        </w:tc>
      </w:tr>
      <w:tr w:rsidR="00717322" w:rsidDel="008A3990" w14:paraId="39235EFC" w14:textId="66C35771" w:rsidTr="008A3990">
        <w:trPr>
          <w:gridAfter w:val="1"/>
          <w:wAfter w:w="910" w:type="dxa"/>
          <w:trHeight w:val="732"/>
          <w:del w:id="4299" w:author="天赐 余" w:date="2025-12-04T11:11:00Z"/>
        </w:trPr>
        <w:tc>
          <w:tcPr>
            <w:tcW w:w="2070" w:type="dxa"/>
            <w:vAlign w:val="center"/>
          </w:tcPr>
          <w:p w14:paraId="770678BC" w14:textId="7024EDA0" w:rsidR="00717322" w:rsidDel="008A3990" w:rsidRDefault="00000000">
            <w:pPr>
              <w:spacing w:after="0" w:line="240" w:lineRule="auto"/>
              <w:ind w:firstLineChars="0" w:firstLine="0"/>
              <w:jc w:val="left"/>
              <w:rPr>
                <w:del w:id="4300" w:author="天赐 余" w:date="2025-12-04T11:11:00Z" w16du:dateUtc="2025-12-04T03:11:00Z"/>
                <w:rFonts w:asciiTheme="majorEastAsia" w:eastAsiaTheme="majorEastAsia" w:hAnsiTheme="majorEastAsia" w:hint="eastAsia"/>
              </w:rPr>
            </w:pPr>
            <w:del w:id="4301" w:author="天赐 余" w:date="2025-12-04T11:11:00Z" w16du:dateUtc="2025-12-04T03:11:00Z">
              <w:r w:rsidDel="008A3990">
                <w:rPr>
                  <w:rFonts w:asciiTheme="majorEastAsia" w:eastAsiaTheme="majorEastAsia" w:hAnsiTheme="majorEastAsia" w:hint="eastAsia"/>
                </w:rPr>
                <w:delText>PSFP</w:delText>
              </w:r>
              <w:r w:rsidDel="008A3990">
                <w:rPr>
                  <w:rFonts w:asciiTheme="majorEastAsia" w:eastAsiaTheme="majorEastAsia" w:hAnsiTheme="majorEastAsia"/>
                </w:rPr>
                <w:delText>GateControlEntry</w:delText>
              </w:r>
              <w:r w:rsidDel="008A3990">
                <w:rPr>
                  <w:rFonts w:asciiTheme="majorEastAsia" w:eastAsiaTheme="majorEastAsia" w:hAnsiTheme="majorEastAsia" w:hint="eastAsia"/>
                </w:rPr>
                <w:delText>-</w:delText>
              </w:r>
              <w:r w:rsidDel="008A3990">
                <w:rPr>
                  <w:rFonts w:asciiTheme="majorEastAsia" w:eastAsiaTheme="majorEastAsia" w:hAnsiTheme="majorEastAsia" w:hint="eastAsia"/>
                </w:rPr>
                <w:lastRenderedPageBreak/>
                <w:delText>operation_name</w:delText>
              </w:r>
            </w:del>
          </w:p>
        </w:tc>
        <w:tc>
          <w:tcPr>
            <w:tcW w:w="3162" w:type="dxa"/>
          </w:tcPr>
          <w:p w14:paraId="4E52ABB3" w14:textId="3EB14135" w:rsidR="00717322" w:rsidDel="008A3990" w:rsidRDefault="00000000">
            <w:pPr>
              <w:spacing w:after="0" w:line="240" w:lineRule="auto"/>
              <w:ind w:firstLineChars="0" w:firstLine="0"/>
              <w:jc w:val="left"/>
              <w:rPr>
                <w:del w:id="4302" w:author="天赐 余" w:date="2025-12-04T11:11:00Z" w16du:dateUtc="2025-12-04T03:11:00Z"/>
                <w:rFonts w:asciiTheme="majorEastAsia" w:eastAsiaTheme="majorEastAsia" w:hAnsiTheme="majorEastAsia" w:hint="eastAsia"/>
              </w:rPr>
            </w:pPr>
            <w:del w:id="4303" w:author="天赐 余" w:date="2025-12-04T11:11:00Z" w16du:dateUtc="2025-12-04T03:11:00Z">
              <w:r w:rsidDel="008A3990">
                <w:rPr>
                  <w:rFonts w:asciiTheme="majorEastAsia" w:eastAsiaTheme="majorEastAsia" w:hAnsiTheme="majorEastAsia" w:hint="eastAsia"/>
                </w:rPr>
                <w:lastRenderedPageBreak/>
                <w:delText>PSFP门控表表项(操作类型、门控状态、IPV、</w:delText>
              </w:r>
              <w:r w:rsidDel="008A3990">
                <w:rPr>
                  <w:rFonts w:asciiTheme="majorEastAsia" w:eastAsiaTheme="majorEastAsia" w:hAnsiTheme="majorEastAsia" w:hint="eastAsia"/>
                </w:rPr>
                <w:lastRenderedPageBreak/>
                <w:delText>时间间隔)操作类型，目前仅包括设置门控</w:delText>
              </w:r>
            </w:del>
          </w:p>
        </w:tc>
        <w:tc>
          <w:tcPr>
            <w:tcW w:w="2358" w:type="dxa"/>
            <w:gridSpan w:val="2"/>
            <w:vAlign w:val="center"/>
          </w:tcPr>
          <w:p w14:paraId="5491BEFA" w14:textId="198DB910" w:rsidR="00717322" w:rsidDel="008A3990" w:rsidRDefault="00000000">
            <w:pPr>
              <w:spacing w:after="0" w:line="240" w:lineRule="auto"/>
              <w:ind w:firstLineChars="0" w:firstLine="0"/>
              <w:jc w:val="left"/>
              <w:rPr>
                <w:del w:id="4304" w:author="天赐 余" w:date="2025-12-04T11:11:00Z" w16du:dateUtc="2025-12-04T03:11:00Z"/>
                <w:rFonts w:asciiTheme="majorEastAsia" w:eastAsiaTheme="majorEastAsia" w:hAnsiTheme="majorEastAsia" w:hint="eastAsia"/>
              </w:rPr>
            </w:pPr>
            <w:del w:id="4305" w:author="天赐 余" w:date="2025-12-04T11:11:00Z" w16du:dateUtc="2025-12-04T03:11:00Z">
              <w:r w:rsidDel="008A3990">
                <w:rPr>
                  <w:rFonts w:asciiTheme="majorEastAsia" w:eastAsiaTheme="majorEastAsia" w:hAnsiTheme="majorEastAsia"/>
                </w:rPr>
                <w:lastRenderedPageBreak/>
                <w:delText>Enumeration</w:delText>
              </w:r>
            </w:del>
          </w:p>
        </w:tc>
        <w:tc>
          <w:tcPr>
            <w:tcW w:w="910" w:type="dxa"/>
            <w:gridSpan w:val="2"/>
            <w:vAlign w:val="center"/>
          </w:tcPr>
          <w:p w14:paraId="76586B90" w14:textId="6D015268" w:rsidR="00717322" w:rsidDel="008A3990" w:rsidRDefault="00717322">
            <w:pPr>
              <w:spacing w:after="0" w:line="240" w:lineRule="auto"/>
              <w:ind w:firstLineChars="0" w:firstLine="0"/>
              <w:jc w:val="left"/>
              <w:rPr>
                <w:del w:id="4306" w:author="天赐 余" w:date="2025-12-04T11:11:00Z" w16du:dateUtc="2025-12-04T03:11:00Z"/>
                <w:rFonts w:asciiTheme="majorEastAsia" w:eastAsiaTheme="majorEastAsia" w:hAnsiTheme="majorEastAsia" w:hint="eastAsia"/>
              </w:rPr>
            </w:pPr>
          </w:p>
        </w:tc>
      </w:tr>
      <w:tr w:rsidR="00717322" w:rsidDel="008A3990" w14:paraId="5CE8115C" w14:textId="72251D64" w:rsidTr="008A3990">
        <w:trPr>
          <w:gridAfter w:val="1"/>
          <w:wAfter w:w="910" w:type="dxa"/>
          <w:trHeight w:val="732"/>
          <w:del w:id="4307" w:author="天赐 余" w:date="2025-12-04T11:11:00Z"/>
        </w:trPr>
        <w:tc>
          <w:tcPr>
            <w:tcW w:w="2070" w:type="dxa"/>
            <w:vAlign w:val="center"/>
          </w:tcPr>
          <w:p w14:paraId="1CFFC423" w14:textId="4EA07792" w:rsidR="00717322" w:rsidDel="008A3990" w:rsidRDefault="00000000">
            <w:pPr>
              <w:spacing w:after="0" w:line="240" w:lineRule="auto"/>
              <w:ind w:firstLineChars="0" w:firstLine="0"/>
              <w:jc w:val="left"/>
              <w:rPr>
                <w:del w:id="4308" w:author="天赐 余" w:date="2025-12-04T11:11:00Z" w16du:dateUtc="2025-12-04T03:11:00Z"/>
                <w:rFonts w:asciiTheme="majorEastAsia" w:eastAsiaTheme="majorEastAsia" w:hAnsiTheme="majorEastAsia" w:hint="eastAsia"/>
              </w:rPr>
            </w:pPr>
            <w:del w:id="4309" w:author="天赐 余" w:date="2025-12-04T11:11:00Z" w16du:dateUtc="2025-12-04T03:11:00Z">
              <w:r w:rsidDel="008A3990">
                <w:rPr>
                  <w:rFonts w:asciiTheme="majorEastAsia" w:eastAsiaTheme="majorEastAsia" w:hAnsiTheme="majorEastAsia" w:hint="eastAsia"/>
                </w:rPr>
                <w:delText>PSFP</w:delText>
              </w:r>
              <w:r w:rsidDel="008A3990">
                <w:rPr>
                  <w:rFonts w:asciiTheme="majorEastAsia" w:eastAsiaTheme="majorEastAsia" w:hAnsiTheme="majorEastAsia"/>
                </w:rPr>
                <w:delText>GateControlEntry</w:delText>
              </w:r>
              <w:r w:rsidDel="008A3990">
                <w:rPr>
                  <w:rFonts w:asciiTheme="majorEastAsia" w:eastAsiaTheme="majorEastAsia" w:hAnsiTheme="majorEastAsia" w:hint="eastAsia"/>
                </w:rPr>
                <w:delText>-gatestate</w:delText>
              </w:r>
            </w:del>
          </w:p>
        </w:tc>
        <w:tc>
          <w:tcPr>
            <w:tcW w:w="3162" w:type="dxa"/>
          </w:tcPr>
          <w:p w14:paraId="1B143D59" w14:textId="7AAF8FFF" w:rsidR="00717322" w:rsidDel="008A3990" w:rsidRDefault="00000000">
            <w:pPr>
              <w:spacing w:after="0" w:line="240" w:lineRule="auto"/>
              <w:ind w:firstLineChars="0" w:firstLine="0"/>
              <w:jc w:val="left"/>
              <w:rPr>
                <w:del w:id="4310" w:author="天赐 余" w:date="2025-12-04T11:11:00Z" w16du:dateUtc="2025-12-04T03:11:00Z"/>
                <w:rFonts w:asciiTheme="majorEastAsia" w:eastAsiaTheme="majorEastAsia" w:hAnsiTheme="majorEastAsia" w:hint="eastAsia"/>
              </w:rPr>
            </w:pPr>
            <w:del w:id="4311" w:author="天赐 余" w:date="2025-12-04T11:11:00Z" w16du:dateUtc="2025-12-04T03:11:00Z">
              <w:r w:rsidDel="008A3990">
                <w:rPr>
                  <w:rFonts w:asciiTheme="majorEastAsia" w:eastAsiaTheme="majorEastAsia" w:hAnsiTheme="majorEastAsia" w:hint="eastAsia"/>
                </w:rPr>
                <w:delText>PSFP门控状态，表示对应流过滤门控的状态</w:delText>
              </w:r>
            </w:del>
          </w:p>
        </w:tc>
        <w:tc>
          <w:tcPr>
            <w:tcW w:w="2358" w:type="dxa"/>
            <w:gridSpan w:val="2"/>
            <w:vAlign w:val="center"/>
          </w:tcPr>
          <w:p w14:paraId="72822F82" w14:textId="35D1AA79" w:rsidR="00717322" w:rsidDel="008A3990" w:rsidRDefault="00000000">
            <w:pPr>
              <w:spacing w:after="0" w:line="240" w:lineRule="auto"/>
              <w:ind w:firstLineChars="0" w:firstLine="0"/>
              <w:jc w:val="left"/>
              <w:rPr>
                <w:del w:id="4312" w:author="天赐 余" w:date="2025-12-04T11:11:00Z" w16du:dateUtc="2025-12-04T03:11:00Z"/>
                <w:rFonts w:asciiTheme="majorEastAsia" w:eastAsiaTheme="majorEastAsia" w:hAnsiTheme="majorEastAsia" w:hint="eastAsia"/>
              </w:rPr>
            </w:pPr>
            <w:del w:id="4313" w:author="天赐 余" w:date="2025-12-04T11:11:00Z" w16du:dateUtc="2025-12-04T03:11:00Z">
              <w:r w:rsidDel="008A3990">
                <w:rPr>
                  <w:rFonts w:asciiTheme="majorEastAsia" w:eastAsiaTheme="majorEastAsia" w:hAnsiTheme="majorEastAsia" w:hint="eastAsia"/>
                </w:rPr>
                <w:delText>Uint1</w:delText>
              </w:r>
            </w:del>
          </w:p>
        </w:tc>
        <w:tc>
          <w:tcPr>
            <w:tcW w:w="910" w:type="dxa"/>
            <w:gridSpan w:val="2"/>
            <w:vAlign w:val="center"/>
          </w:tcPr>
          <w:p w14:paraId="07658691" w14:textId="4785C6B6" w:rsidR="00717322" w:rsidDel="008A3990" w:rsidRDefault="00717322">
            <w:pPr>
              <w:spacing w:after="0" w:line="240" w:lineRule="auto"/>
              <w:ind w:firstLineChars="0" w:firstLine="0"/>
              <w:jc w:val="left"/>
              <w:rPr>
                <w:del w:id="4314" w:author="天赐 余" w:date="2025-12-04T11:11:00Z" w16du:dateUtc="2025-12-04T03:11:00Z"/>
                <w:rFonts w:asciiTheme="majorEastAsia" w:eastAsiaTheme="majorEastAsia" w:hAnsiTheme="majorEastAsia" w:hint="eastAsia"/>
              </w:rPr>
            </w:pPr>
          </w:p>
        </w:tc>
      </w:tr>
      <w:tr w:rsidR="00717322" w:rsidDel="008A3990" w14:paraId="24E70696" w14:textId="013D4687" w:rsidTr="008A3990">
        <w:trPr>
          <w:gridAfter w:val="1"/>
          <w:wAfter w:w="910" w:type="dxa"/>
          <w:trHeight w:val="732"/>
          <w:del w:id="4315" w:author="天赐 余" w:date="2025-12-04T11:11:00Z"/>
        </w:trPr>
        <w:tc>
          <w:tcPr>
            <w:tcW w:w="2070" w:type="dxa"/>
            <w:vAlign w:val="center"/>
          </w:tcPr>
          <w:p w14:paraId="4DEEE876" w14:textId="3FBF94BB" w:rsidR="00717322" w:rsidDel="008A3990" w:rsidRDefault="00000000">
            <w:pPr>
              <w:spacing w:after="0" w:line="240" w:lineRule="auto"/>
              <w:ind w:firstLineChars="0" w:firstLine="0"/>
              <w:jc w:val="left"/>
              <w:rPr>
                <w:del w:id="4316" w:author="天赐 余" w:date="2025-12-04T11:11:00Z" w16du:dateUtc="2025-12-04T03:11:00Z"/>
                <w:rFonts w:asciiTheme="majorEastAsia" w:eastAsiaTheme="majorEastAsia" w:hAnsiTheme="majorEastAsia" w:hint="eastAsia"/>
              </w:rPr>
            </w:pPr>
            <w:del w:id="4317" w:author="天赐 余" w:date="2025-12-04T11:11:00Z" w16du:dateUtc="2025-12-04T03:11:00Z">
              <w:r w:rsidDel="008A3990">
                <w:rPr>
                  <w:rFonts w:asciiTheme="majorEastAsia" w:eastAsiaTheme="majorEastAsia" w:hAnsiTheme="majorEastAsia" w:hint="eastAsia"/>
                </w:rPr>
                <w:delText>PSFP</w:delText>
              </w:r>
              <w:r w:rsidDel="008A3990">
                <w:rPr>
                  <w:rFonts w:asciiTheme="majorEastAsia" w:eastAsiaTheme="majorEastAsia" w:hAnsiTheme="majorEastAsia"/>
                </w:rPr>
                <w:delText>GateControlEntry</w:delText>
              </w:r>
              <w:r w:rsidDel="008A3990">
                <w:rPr>
                  <w:rFonts w:asciiTheme="majorEastAsia" w:eastAsiaTheme="majorEastAsia" w:hAnsiTheme="majorEastAsia" w:hint="eastAsia"/>
                </w:rPr>
                <w:delText>-IPV</w:delText>
              </w:r>
            </w:del>
          </w:p>
        </w:tc>
        <w:tc>
          <w:tcPr>
            <w:tcW w:w="3162" w:type="dxa"/>
          </w:tcPr>
          <w:p w14:paraId="6158E23D" w14:textId="446613AA" w:rsidR="00717322" w:rsidDel="008A3990" w:rsidRDefault="00000000">
            <w:pPr>
              <w:spacing w:after="0" w:line="240" w:lineRule="auto"/>
              <w:ind w:firstLineChars="0" w:firstLine="0"/>
              <w:jc w:val="left"/>
              <w:rPr>
                <w:del w:id="4318" w:author="天赐 余" w:date="2025-12-04T11:11:00Z" w16du:dateUtc="2025-12-04T03:11:00Z"/>
                <w:rFonts w:asciiTheme="majorEastAsia" w:eastAsiaTheme="majorEastAsia" w:hAnsiTheme="majorEastAsia" w:hint="eastAsia"/>
              </w:rPr>
            </w:pPr>
            <w:del w:id="4319" w:author="天赐 余" w:date="2025-12-04T11:11:00Z" w16du:dateUtc="2025-12-04T03:11:00Z">
              <w:r w:rsidDel="008A3990">
                <w:rPr>
                  <w:rFonts w:asciiTheme="majorEastAsia" w:eastAsiaTheme="majorEastAsia" w:hAnsiTheme="majorEastAsia" w:hint="eastAsia"/>
                </w:rPr>
                <w:delText>内部优先级向量，取值范围0~7</w:delText>
              </w:r>
            </w:del>
          </w:p>
        </w:tc>
        <w:tc>
          <w:tcPr>
            <w:tcW w:w="2358" w:type="dxa"/>
            <w:gridSpan w:val="2"/>
            <w:vAlign w:val="center"/>
          </w:tcPr>
          <w:p w14:paraId="29EC232A" w14:textId="63AAE6FB" w:rsidR="00717322" w:rsidDel="008A3990" w:rsidRDefault="00000000">
            <w:pPr>
              <w:spacing w:after="0" w:line="240" w:lineRule="auto"/>
              <w:ind w:firstLineChars="0" w:firstLine="0"/>
              <w:jc w:val="left"/>
              <w:rPr>
                <w:del w:id="4320" w:author="天赐 余" w:date="2025-12-04T11:11:00Z" w16du:dateUtc="2025-12-04T03:11:00Z"/>
                <w:rFonts w:asciiTheme="majorEastAsia" w:eastAsiaTheme="majorEastAsia" w:hAnsiTheme="majorEastAsia" w:hint="eastAsia"/>
              </w:rPr>
            </w:pPr>
            <w:del w:id="4321" w:author="天赐 余" w:date="2025-12-04T11:11:00Z" w16du:dateUtc="2025-12-04T03:11:00Z">
              <w:r w:rsidDel="008A3990">
                <w:rPr>
                  <w:rFonts w:asciiTheme="majorEastAsia" w:eastAsiaTheme="majorEastAsia" w:hAnsiTheme="majorEastAsia" w:hint="eastAsia"/>
                </w:rPr>
                <w:delText>Uint8</w:delText>
              </w:r>
            </w:del>
          </w:p>
        </w:tc>
        <w:tc>
          <w:tcPr>
            <w:tcW w:w="910" w:type="dxa"/>
            <w:gridSpan w:val="2"/>
            <w:vAlign w:val="center"/>
          </w:tcPr>
          <w:p w14:paraId="630DD667" w14:textId="2E6C065F" w:rsidR="00717322" w:rsidDel="008A3990" w:rsidRDefault="00717322">
            <w:pPr>
              <w:spacing w:after="0" w:line="240" w:lineRule="auto"/>
              <w:ind w:firstLineChars="0" w:firstLine="0"/>
              <w:jc w:val="left"/>
              <w:rPr>
                <w:del w:id="4322" w:author="天赐 余" w:date="2025-12-04T11:11:00Z" w16du:dateUtc="2025-12-04T03:11:00Z"/>
                <w:rFonts w:asciiTheme="majorEastAsia" w:eastAsiaTheme="majorEastAsia" w:hAnsiTheme="majorEastAsia" w:hint="eastAsia"/>
              </w:rPr>
            </w:pPr>
          </w:p>
        </w:tc>
      </w:tr>
      <w:tr w:rsidR="00717322" w:rsidDel="008A3990" w14:paraId="55D5CAF3" w14:textId="3234733A" w:rsidTr="008A3990">
        <w:trPr>
          <w:gridAfter w:val="1"/>
          <w:wAfter w:w="910" w:type="dxa"/>
          <w:trHeight w:val="732"/>
          <w:del w:id="4323" w:author="天赐 余" w:date="2025-12-04T11:11:00Z"/>
        </w:trPr>
        <w:tc>
          <w:tcPr>
            <w:tcW w:w="2070" w:type="dxa"/>
            <w:vAlign w:val="center"/>
          </w:tcPr>
          <w:p w14:paraId="4DF461D0" w14:textId="2341D6C4" w:rsidR="00717322" w:rsidDel="008A3990" w:rsidRDefault="00000000">
            <w:pPr>
              <w:spacing w:after="0" w:line="240" w:lineRule="auto"/>
              <w:ind w:firstLineChars="0" w:firstLine="0"/>
              <w:jc w:val="left"/>
              <w:rPr>
                <w:del w:id="4324" w:author="天赐 余" w:date="2025-12-04T11:11:00Z" w16du:dateUtc="2025-12-04T03:11:00Z"/>
                <w:rFonts w:asciiTheme="majorEastAsia" w:eastAsiaTheme="majorEastAsia" w:hAnsiTheme="majorEastAsia" w:hint="eastAsia"/>
              </w:rPr>
            </w:pPr>
            <w:del w:id="4325" w:author="天赐 余" w:date="2025-12-04T11:11:00Z" w16du:dateUtc="2025-12-04T03:11:00Z">
              <w:r w:rsidDel="008A3990">
                <w:rPr>
                  <w:rFonts w:asciiTheme="majorEastAsia" w:eastAsiaTheme="majorEastAsia" w:hAnsiTheme="majorEastAsia" w:hint="eastAsia"/>
                </w:rPr>
                <w:delText>PSFP</w:delText>
              </w:r>
              <w:r w:rsidDel="008A3990">
                <w:rPr>
                  <w:rFonts w:asciiTheme="majorEastAsia" w:eastAsiaTheme="majorEastAsia" w:hAnsiTheme="majorEastAsia"/>
                </w:rPr>
                <w:delText>GateControlEntry</w:delText>
              </w:r>
              <w:r w:rsidDel="008A3990">
                <w:rPr>
                  <w:rFonts w:asciiTheme="majorEastAsia" w:eastAsiaTheme="majorEastAsia" w:hAnsiTheme="majorEastAsia" w:hint="eastAsia"/>
                </w:rPr>
                <w:delText>-</w:delText>
              </w:r>
              <w:r w:rsidDel="008A3990">
                <w:rPr>
                  <w:rFonts w:asciiTheme="majorEastAsia" w:eastAsiaTheme="majorEastAsia" w:hAnsiTheme="majorEastAsia"/>
                </w:rPr>
                <w:delText>TimeInterval</w:delText>
              </w:r>
            </w:del>
          </w:p>
        </w:tc>
        <w:tc>
          <w:tcPr>
            <w:tcW w:w="3162" w:type="dxa"/>
          </w:tcPr>
          <w:p w14:paraId="335940AE" w14:textId="3FB042FD" w:rsidR="00717322" w:rsidDel="008A3990" w:rsidRDefault="00000000">
            <w:pPr>
              <w:spacing w:after="0" w:line="240" w:lineRule="auto"/>
              <w:ind w:firstLineChars="0" w:firstLine="0"/>
              <w:jc w:val="left"/>
              <w:rPr>
                <w:del w:id="4326" w:author="天赐 余" w:date="2025-12-04T11:11:00Z" w16du:dateUtc="2025-12-04T03:11:00Z"/>
                <w:rFonts w:asciiTheme="majorEastAsia" w:eastAsiaTheme="majorEastAsia" w:hAnsiTheme="majorEastAsia" w:hint="eastAsia"/>
              </w:rPr>
            </w:pPr>
            <w:del w:id="4327" w:author="天赐 余" w:date="2025-12-04T11:11:00Z" w16du:dateUtc="2025-12-04T03:11:00Z">
              <w:r w:rsidDel="008A3990">
                <w:rPr>
                  <w:rFonts w:asciiTheme="majorEastAsia" w:eastAsiaTheme="majorEastAsia" w:hAnsiTheme="majorEastAsia" w:hint="eastAsia"/>
                </w:rPr>
                <w:delText>PSFP门控持续时间</w:delText>
              </w:r>
            </w:del>
          </w:p>
        </w:tc>
        <w:tc>
          <w:tcPr>
            <w:tcW w:w="2358" w:type="dxa"/>
            <w:gridSpan w:val="2"/>
            <w:vAlign w:val="center"/>
          </w:tcPr>
          <w:p w14:paraId="02131E12" w14:textId="625766B3" w:rsidR="00717322" w:rsidDel="008A3990" w:rsidRDefault="00000000">
            <w:pPr>
              <w:spacing w:after="0" w:line="240" w:lineRule="auto"/>
              <w:ind w:firstLineChars="0" w:firstLine="0"/>
              <w:jc w:val="left"/>
              <w:rPr>
                <w:del w:id="4328" w:author="天赐 余" w:date="2025-12-04T11:11:00Z" w16du:dateUtc="2025-12-04T03:11:00Z"/>
                <w:rFonts w:asciiTheme="majorEastAsia" w:eastAsiaTheme="majorEastAsia" w:hAnsiTheme="majorEastAsia" w:hint="eastAsia"/>
              </w:rPr>
            </w:pPr>
            <w:del w:id="4329" w:author="天赐 余" w:date="2025-12-04T11:11:00Z" w16du:dateUtc="2025-12-04T03:11:00Z">
              <w:r w:rsidDel="008A3990">
                <w:rPr>
                  <w:rFonts w:asciiTheme="majorEastAsia" w:eastAsiaTheme="majorEastAsia" w:hAnsiTheme="majorEastAsia" w:hint="eastAsia"/>
                </w:rPr>
                <w:delText>Uint32</w:delText>
              </w:r>
            </w:del>
          </w:p>
        </w:tc>
        <w:tc>
          <w:tcPr>
            <w:tcW w:w="910" w:type="dxa"/>
            <w:gridSpan w:val="2"/>
            <w:vAlign w:val="center"/>
          </w:tcPr>
          <w:p w14:paraId="32753743" w14:textId="37903455" w:rsidR="00717322" w:rsidDel="008A3990" w:rsidRDefault="00000000">
            <w:pPr>
              <w:spacing w:after="0" w:line="240" w:lineRule="auto"/>
              <w:ind w:firstLineChars="0" w:firstLine="0"/>
              <w:jc w:val="left"/>
              <w:rPr>
                <w:del w:id="4330" w:author="天赐 余" w:date="2025-12-04T11:11:00Z" w16du:dateUtc="2025-12-04T03:11:00Z"/>
                <w:rFonts w:asciiTheme="majorEastAsia" w:eastAsiaTheme="majorEastAsia" w:hAnsiTheme="majorEastAsia" w:hint="eastAsia"/>
              </w:rPr>
            </w:pPr>
            <w:del w:id="4331" w:author="天赐 余" w:date="2025-12-04T11:11:00Z" w16du:dateUtc="2025-12-04T03:11:00Z">
              <w:r w:rsidDel="008A3990">
                <w:rPr>
                  <w:rFonts w:asciiTheme="majorEastAsia" w:eastAsiaTheme="majorEastAsia" w:hAnsiTheme="majorEastAsia" w:hint="eastAsia"/>
                </w:rPr>
                <w:delText>纳秒</w:delText>
              </w:r>
            </w:del>
          </w:p>
        </w:tc>
      </w:tr>
      <w:tr w:rsidR="00717322" w:rsidDel="008A3990" w14:paraId="5A8D1022" w14:textId="3BE3F438" w:rsidTr="008A3990">
        <w:trPr>
          <w:gridAfter w:val="1"/>
          <w:wAfter w:w="910" w:type="dxa"/>
          <w:trHeight w:val="725"/>
          <w:del w:id="4332" w:author="天赐 余" w:date="2025-12-04T11:11:00Z"/>
        </w:trPr>
        <w:tc>
          <w:tcPr>
            <w:tcW w:w="2070" w:type="dxa"/>
            <w:vAlign w:val="center"/>
          </w:tcPr>
          <w:p w14:paraId="05D7B34F" w14:textId="4CEC0CEB" w:rsidR="00717322" w:rsidDel="008A3990" w:rsidRDefault="00000000">
            <w:pPr>
              <w:spacing w:after="0" w:line="240" w:lineRule="auto"/>
              <w:ind w:firstLineChars="0" w:firstLine="0"/>
              <w:jc w:val="left"/>
              <w:rPr>
                <w:del w:id="4333" w:author="天赐 余" w:date="2025-12-04T11:11:00Z" w16du:dateUtc="2025-12-04T03:11:00Z"/>
                <w:rFonts w:asciiTheme="majorEastAsia" w:eastAsiaTheme="majorEastAsia" w:hAnsiTheme="majorEastAsia" w:hint="eastAsia"/>
              </w:rPr>
            </w:pPr>
            <w:del w:id="4334" w:author="天赐 余" w:date="2025-12-04T11:11:00Z" w16du:dateUtc="2025-12-04T03:11:00Z">
              <w:r w:rsidDel="008A3990">
                <w:rPr>
                  <w:rFonts w:asciiTheme="majorEastAsia" w:eastAsiaTheme="majorEastAsia" w:hAnsiTheme="majorEastAsia" w:hint="eastAsia"/>
                </w:rPr>
                <w:delText>PSFP</w:delText>
              </w:r>
              <w:r w:rsidDel="008A3990">
                <w:rPr>
                  <w:rFonts w:asciiTheme="majorEastAsia" w:eastAsiaTheme="majorEastAsia" w:hAnsiTheme="majorEastAsia"/>
                </w:rPr>
                <w:delText>AdminControlList</w:delText>
              </w:r>
            </w:del>
          </w:p>
        </w:tc>
        <w:tc>
          <w:tcPr>
            <w:tcW w:w="3162" w:type="dxa"/>
          </w:tcPr>
          <w:p w14:paraId="3F0687CF" w14:textId="042574C6" w:rsidR="00717322" w:rsidDel="008A3990" w:rsidRDefault="00000000">
            <w:pPr>
              <w:spacing w:after="0" w:line="240" w:lineRule="auto"/>
              <w:ind w:firstLineChars="0" w:firstLine="0"/>
              <w:jc w:val="left"/>
              <w:rPr>
                <w:del w:id="4335" w:author="天赐 余" w:date="2025-12-04T11:11:00Z" w16du:dateUtc="2025-12-04T03:11:00Z"/>
                <w:rFonts w:asciiTheme="majorEastAsia" w:eastAsiaTheme="majorEastAsia" w:hAnsiTheme="majorEastAsia" w:hint="eastAsia"/>
              </w:rPr>
            </w:pPr>
            <w:del w:id="4336" w:author="天赐 余" w:date="2025-12-04T11:11:00Z" w16du:dateUtc="2025-12-04T03:11:00Z">
              <w:r w:rsidDel="008A3990">
                <w:rPr>
                  <w:rFonts w:asciiTheme="majorEastAsia" w:eastAsiaTheme="majorEastAsia" w:hAnsiTheme="majorEastAsia" w:hint="eastAsia"/>
                </w:rPr>
                <w:delText>PSFP门控表</w:delText>
              </w:r>
            </w:del>
          </w:p>
        </w:tc>
        <w:tc>
          <w:tcPr>
            <w:tcW w:w="2358" w:type="dxa"/>
            <w:gridSpan w:val="2"/>
            <w:vAlign w:val="center"/>
          </w:tcPr>
          <w:p w14:paraId="7894ED2F" w14:textId="20A7A0FB" w:rsidR="00717322" w:rsidDel="008A3990" w:rsidRDefault="00000000">
            <w:pPr>
              <w:spacing w:after="0" w:line="240" w:lineRule="auto"/>
              <w:ind w:firstLineChars="0" w:firstLine="0"/>
              <w:jc w:val="left"/>
              <w:rPr>
                <w:del w:id="4337" w:author="天赐 余" w:date="2025-12-04T11:11:00Z" w16du:dateUtc="2025-12-04T03:11:00Z"/>
                <w:rFonts w:asciiTheme="majorEastAsia" w:eastAsiaTheme="majorEastAsia" w:hAnsiTheme="majorEastAsia" w:hint="eastAsia"/>
              </w:rPr>
            </w:pPr>
            <w:del w:id="4338" w:author="天赐 余" w:date="2025-12-04T11:11:00Z" w16du:dateUtc="2025-12-04T03:11:00Z">
              <w:r w:rsidDel="008A3990">
                <w:rPr>
                  <w:rFonts w:asciiTheme="majorEastAsia" w:eastAsiaTheme="majorEastAsia" w:hAnsiTheme="majorEastAsia"/>
                </w:rPr>
                <w:delText>GateControlEntry</w:delText>
              </w:r>
              <w:r w:rsidDel="008A3990">
                <w:rPr>
                  <w:rFonts w:asciiTheme="majorEastAsia" w:eastAsiaTheme="majorEastAsia" w:hAnsiTheme="majorEastAsia" w:hint="eastAsia"/>
                </w:rPr>
                <w:delText>列表</w:delText>
              </w:r>
            </w:del>
          </w:p>
        </w:tc>
        <w:tc>
          <w:tcPr>
            <w:tcW w:w="910" w:type="dxa"/>
            <w:gridSpan w:val="2"/>
            <w:vAlign w:val="center"/>
          </w:tcPr>
          <w:p w14:paraId="045C0DE0" w14:textId="59D783B1" w:rsidR="00717322" w:rsidDel="008A3990" w:rsidRDefault="00717322">
            <w:pPr>
              <w:spacing w:after="0" w:line="240" w:lineRule="auto"/>
              <w:ind w:firstLineChars="0" w:firstLine="0"/>
              <w:jc w:val="left"/>
              <w:rPr>
                <w:del w:id="4339" w:author="天赐 余" w:date="2025-12-04T11:11:00Z" w16du:dateUtc="2025-12-04T03:11:00Z"/>
                <w:rFonts w:asciiTheme="majorEastAsia" w:eastAsiaTheme="majorEastAsia" w:hAnsiTheme="majorEastAsia" w:hint="eastAsia"/>
              </w:rPr>
            </w:pPr>
          </w:p>
        </w:tc>
      </w:tr>
      <w:tr w:rsidR="00717322" w:rsidDel="008A3990" w14:paraId="10393EE4" w14:textId="23E8CB5C" w:rsidTr="008A3990">
        <w:trPr>
          <w:gridAfter w:val="1"/>
          <w:wAfter w:w="910" w:type="dxa"/>
          <w:trHeight w:val="725"/>
          <w:del w:id="4340" w:author="天赐 余" w:date="2025-12-04T11:11:00Z"/>
        </w:trPr>
        <w:tc>
          <w:tcPr>
            <w:tcW w:w="2070" w:type="dxa"/>
            <w:vAlign w:val="center"/>
          </w:tcPr>
          <w:p w14:paraId="70B0C64F" w14:textId="4FCCDFED" w:rsidR="00717322" w:rsidDel="008A3990" w:rsidRDefault="00000000">
            <w:pPr>
              <w:spacing w:after="0" w:line="240" w:lineRule="auto"/>
              <w:ind w:firstLineChars="0" w:firstLine="0"/>
              <w:jc w:val="left"/>
              <w:rPr>
                <w:del w:id="4341" w:author="天赐 余" w:date="2025-12-04T11:11:00Z" w16du:dateUtc="2025-12-04T03:11:00Z"/>
                <w:rFonts w:asciiTheme="majorEastAsia" w:eastAsiaTheme="majorEastAsia" w:hAnsiTheme="majorEastAsia" w:hint="eastAsia"/>
              </w:rPr>
            </w:pPr>
            <w:del w:id="4342" w:author="天赐 余" w:date="2025-12-04T11:11:00Z" w16du:dateUtc="2025-12-04T03:11:00Z">
              <w:r w:rsidDel="008A3990">
                <w:rPr>
                  <w:rFonts w:asciiTheme="majorEastAsia" w:eastAsiaTheme="majorEastAsia" w:hAnsiTheme="majorEastAsia" w:hint="eastAsia"/>
                </w:rPr>
                <w:delText>PSFP</w:delText>
              </w:r>
              <w:r w:rsidDel="008A3990">
                <w:rPr>
                  <w:rFonts w:asciiTheme="majorEastAsia" w:eastAsiaTheme="majorEastAsia" w:hAnsiTheme="majorEastAsia"/>
                </w:rPr>
                <w:delText>AdminCycleTime</w:delText>
              </w:r>
              <w:r w:rsidDel="008A3990">
                <w:rPr>
                  <w:rFonts w:asciiTheme="majorEastAsia" w:eastAsiaTheme="majorEastAsia" w:hAnsiTheme="majorEastAsia" w:hint="eastAsia"/>
                </w:rPr>
                <w:delText>-</w:delText>
              </w:r>
              <w:r w:rsidDel="008A3990">
                <w:rPr>
                  <w:rFonts w:asciiTheme="majorEastAsia" w:eastAsiaTheme="majorEastAsia" w:hAnsiTheme="majorEastAsia"/>
                </w:rPr>
                <w:delText>Numerator</w:delText>
              </w:r>
            </w:del>
          </w:p>
        </w:tc>
        <w:tc>
          <w:tcPr>
            <w:tcW w:w="3162" w:type="dxa"/>
          </w:tcPr>
          <w:p w14:paraId="48B4BC5C" w14:textId="1838A098" w:rsidR="00717322" w:rsidDel="008A3990" w:rsidRDefault="00000000">
            <w:pPr>
              <w:spacing w:after="0" w:line="240" w:lineRule="auto"/>
              <w:ind w:firstLineChars="0" w:firstLine="0"/>
              <w:jc w:val="left"/>
              <w:rPr>
                <w:del w:id="4343" w:author="天赐 余" w:date="2025-12-04T11:11:00Z" w16du:dateUtc="2025-12-04T03:11:00Z"/>
                <w:rFonts w:asciiTheme="majorEastAsia" w:eastAsiaTheme="majorEastAsia" w:hAnsiTheme="majorEastAsia" w:hint="eastAsia"/>
              </w:rPr>
            </w:pPr>
            <w:del w:id="4344" w:author="天赐 余" w:date="2025-12-04T11:11:00Z" w16du:dateUtc="2025-12-04T03:11:00Z">
              <w:r w:rsidDel="008A3990">
                <w:rPr>
                  <w:rFonts w:asciiTheme="majorEastAsia" w:eastAsiaTheme="majorEastAsia" w:hAnsiTheme="majorEastAsia" w:hint="eastAsia"/>
                </w:rPr>
                <w:delText>PSFP门控循环时间（有理数表示，分子/分母）分子部分</w:delText>
              </w:r>
            </w:del>
          </w:p>
        </w:tc>
        <w:tc>
          <w:tcPr>
            <w:tcW w:w="2358" w:type="dxa"/>
            <w:gridSpan w:val="2"/>
            <w:vAlign w:val="center"/>
          </w:tcPr>
          <w:p w14:paraId="58AAF268" w14:textId="6FAADA17" w:rsidR="00717322" w:rsidDel="008A3990" w:rsidRDefault="00000000">
            <w:pPr>
              <w:spacing w:after="0" w:line="240" w:lineRule="auto"/>
              <w:ind w:firstLineChars="0" w:firstLine="0"/>
              <w:jc w:val="left"/>
              <w:rPr>
                <w:del w:id="4345" w:author="天赐 余" w:date="2025-12-04T11:11:00Z" w16du:dateUtc="2025-12-04T03:11:00Z"/>
                <w:rFonts w:asciiTheme="majorEastAsia" w:eastAsiaTheme="majorEastAsia" w:hAnsiTheme="majorEastAsia" w:hint="eastAsia"/>
              </w:rPr>
            </w:pPr>
            <w:del w:id="4346" w:author="天赐 余" w:date="2025-12-04T11:11:00Z" w16du:dateUtc="2025-12-04T03:11:00Z">
              <w:r w:rsidDel="008A3990">
                <w:rPr>
                  <w:rFonts w:asciiTheme="majorEastAsia" w:eastAsiaTheme="majorEastAsia" w:hAnsiTheme="majorEastAsia" w:hint="eastAsia"/>
                </w:rPr>
                <w:delText>Uint</w:delText>
              </w:r>
            </w:del>
          </w:p>
        </w:tc>
        <w:tc>
          <w:tcPr>
            <w:tcW w:w="910" w:type="dxa"/>
            <w:gridSpan w:val="2"/>
            <w:vMerge w:val="restart"/>
            <w:vAlign w:val="center"/>
          </w:tcPr>
          <w:p w14:paraId="31226995" w14:textId="54503407" w:rsidR="00717322" w:rsidDel="008A3990" w:rsidRDefault="00000000">
            <w:pPr>
              <w:spacing w:after="0" w:line="240" w:lineRule="auto"/>
              <w:ind w:firstLineChars="0" w:firstLine="0"/>
              <w:jc w:val="left"/>
              <w:rPr>
                <w:del w:id="4347" w:author="天赐 余" w:date="2025-12-04T11:11:00Z" w16du:dateUtc="2025-12-04T03:11:00Z"/>
                <w:rFonts w:asciiTheme="majorEastAsia" w:eastAsiaTheme="majorEastAsia" w:hAnsiTheme="majorEastAsia" w:hint="eastAsia"/>
              </w:rPr>
            </w:pPr>
            <w:del w:id="4348" w:author="天赐 余" w:date="2025-12-04T11:11:00Z" w16du:dateUtc="2025-12-04T03:11:00Z">
              <w:r w:rsidDel="008A3990">
                <w:rPr>
                  <w:rFonts w:asciiTheme="majorEastAsia" w:eastAsiaTheme="majorEastAsia" w:hAnsiTheme="majorEastAsia" w:hint="eastAsia"/>
                </w:rPr>
                <w:delText>纳秒</w:delText>
              </w:r>
            </w:del>
          </w:p>
        </w:tc>
      </w:tr>
      <w:tr w:rsidR="00717322" w:rsidDel="008A3990" w14:paraId="7B24438F" w14:textId="6940C4E4" w:rsidTr="008A3990">
        <w:trPr>
          <w:gridAfter w:val="1"/>
          <w:wAfter w:w="910" w:type="dxa"/>
          <w:trHeight w:val="725"/>
          <w:del w:id="4349" w:author="天赐 余" w:date="2025-12-04T11:11:00Z"/>
        </w:trPr>
        <w:tc>
          <w:tcPr>
            <w:tcW w:w="2070" w:type="dxa"/>
            <w:vAlign w:val="center"/>
          </w:tcPr>
          <w:p w14:paraId="7F2E686C" w14:textId="2E4CAF84" w:rsidR="00717322" w:rsidDel="008A3990" w:rsidRDefault="00000000">
            <w:pPr>
              <w:spacing w:after="0" w:line="240" w:lineRule="auto"/>
              <w:ind w:firstLineChars="0" w:firstLine="0"/>
              <w:jc w:val="left"/>
              <w:rPr>
                <w:del w:id="4350" w:author="天赐 余" w:date="2025-12-04T11:11:00Z" w16du:dateUtc="2025-12-04T03:11:00Z"/>
                <w:rFonts w:asciiTheme="majorEastAsia" w:eastAsiaTheme="majorEastAsia" w:hAnsiTheme="majorEastAsia" w:hint="eastAsia"/>
              </w:rPr>
            </w:pPr>
            <w:del w:id="4351" w:author="天赐 余" w:date="2025-12-04T11:11:00Z" w16du:dateUtc="2025-12-04T03:11:00Z">
              <w:r w:rsidDel="008A3990">
                <w:rPr>
                  <w:rFonts w:asciiTheme="majorEastAsia" w:eastAsiaTheme="majorEastAsia" w:hAnsiTheme="majorEastAsia" w:hint="eastAsia"/>
                </w:rPr>
                <w:delText>PSFP</w:delText>
              </w:r>
              <w:r w:rsidDel="008A3990">
                <w:rPr>
                  <w:rFonts w:asciiTheme="majorEastAsia" w:eastAsiaTheme="majorEastAsia" w:hAnsiTheme="majorEastAsia"/>
                </w:rPr>
                <w:delText>AdminCycleTime</w:delText>
              </w:r>
              <w:r w:rsidDel="008A3990">
                <w:rPr>
                  <w:rFonts w:asciiTheme="majorEastAsia" w:eastAsiaTheme="majorEastAsia" w:hAnsiTheme="majorEastAsia" w:hint="eastAsia"/>
                </w:rPr>
                <w:delText>-</w:delText>
              </w:r>
              <w:r w:rsidDel="008A3990">
                <w:rPr>
                  <w:rFonts w:asciiTheme="majorEastAsia" w:eastAsiaTheme="majorEastAsia" w:hAnsiTheme="majorEastAsia"/>
                </w:rPr>
                <w:delText>Denominator</w:delText>
              </w:r>
            </w:del>
          </w:p>
        </w:tc>
        <w:tc>
          <w:tcPr>
            <w:tcW w:w="3162" w:type="dxa"/>
          </w:tcPr>
          <w:p w14:paraId="3268EEE5" w14:textId="4504D81D" w:rsidR="00717322" w:rsidDel="008A3990" w:rsidRDefault="00000000">
            <w:pPr>
              <w:spacing w:after="0" w:line="240" w:lineRule="auto"/>
              <w:ind w:firstLineChars="0" w:firstLine="0"/>
              <w:jc w:val="left"/>
              <w:rPr>
                <w:del w:id="4352" w:author="天赐 余" w:date="2025-12-04T11:11:00Z" w16du:dateUtc="2025-12-04T03:11:00Z"/>
                <w:rFonts w:asciiTheme="majorEastAsia" w:eastAsiaTheme="majorEastAsia" w:hAnsiTheme="majorEastAsia" w:hint="eastAsia"/>
              </w:rPr>
            </w:pPr>
            <w:del w:id="4353" w:author="天赐 余" w:date="2025-12-04T11:11:00Z" w16du:dateUtc="2025-12-04T03:11:00Z">
              <w:r w:rsidDel="008A3990">
                <w:rPr>
                  <w:rFonts w:asciiTheme="majorEastAsia" w:eastAsiaTheme="majorEastAsia" w:hAnsiTheme="majorEastAsia" w:hint="eastAsia"/>
                </w:rPr>
                <w:delText>PSFP门控循环时间（有理数表示，分子/分母）分母部分</w:delText>
              </w:r>
            </w:del>
          </w:p>
        </w:tc>
        <w:tc>
          <w:tcPr>
            <w:tcW w:w="2358" w:type="dxa"/>
            <w:gridSpan w:val="2"/>
            <w:vAlign w:val="center"/>
          </w:tcPr>
          <w:p w14:paraId="7EA1A42D" w14:textId="67B051B4" w:rsidR="00717322" w:rsidDel="008A3990" w:rsidRDefault="00000000">
            <w:pPr>
              <w:spacing w:after="0" w:line="240" w:lineRule="auto"/>
              <w:ind w:firstLineChars="0" w:firstLine="0"/>
              <w:jc w:val="left"/>
              <w:rPr>
                <w:del w:id="4354" w:author="天赐 余" w:date="2025-12-04T11:11:00Z" w16du:dateUtc="2025-12-04T03:11:00Z"/>
                <w:rFonts w:asciiTheme="majorEastAsia" w:eastAsiaTheme="majorEastAsia" w:hAnsiTheme="majorEastAsia" w:hint="eastAsia"/>
              </w:rPr>
            </w:pPr>
            <w:del w:id="4355" w:author="天赐 余" w:date="2025-12-04T11:11:00Z" w16du:dateUtc="2025-12-04T03:11:00Z">
              <w:r w:rsidDel="008A3990">
                <w:rPr>
                  <w:rFonts w:asciiTheme="majorEastAsia" w:eastAsiaTheme="majorEastAsia" w:hAnsiTheme="majorEastAsia" w:hint="eastAsia"/>
                </w:rPr>
                <w:delText>Uint</w:delText>
              </w:r>
            </w:del>
          </w:p>
        </w:tc>
        <w:tc>
          <w:tcPr>
            <w:tcW w:w="910" w:type="dxa"/>
            <w:gridSpan w:val="2"/>
            <w:vMerge/>
            <w:vAlign w:val="center"/>
          </w:tcPr>
          <w:p w14:paraId="1A243C26" w14:textId="723B5535" w:rsidR="00717322" w:rsidDel="008A3990" w:rsidRDefault="00717322">
            <w:pPr>
              <w:spacing w:after="0" w:line="240" w:lineRule="auto"/>
              <w:ind w:firstLineChars="0" w:firstLine="0"/>
              <w:jc w:val="left"/>
              <w:rPr>
                <w:del w:id="4356" w:author="天赐 余" w:date="2025-12-04T11:11:00Z" w16du:dateUtc="2025-12-04T03:11:00Z"/>
                <w:rFonts w:asciiTheme="majorEastAsia" w:eastAsiaTheme="majorEastAsia" w:hAnsiTheme="majorEastAsia" w:hint="eastAsia"/>
              </w:rPr>
            </w:pPr>
          </w:p>
        </w:tc>
      </w:tr>
      <w:tr w:rsidR="00717322" w:rsidDel="008A3990" w14:paraId="410EDA3D" w14:textId="3CE1CD48" w:rsidTr="008A3990">
        <w:trPr>
          <w:gridAfter w:val="1"/>
          <w:wAfter w:w="910" w:type="dxa"/>
          <w:trHeight w:val="1449"/>
          <w:del w:id="4357" w:author="天赐 余" w:date="2025-12-04T11:11:00Z"/>
        </w:trPr>
        <w:tc>
          <w:tcPr>
            <w:tcW w:w="2070" w:type="dxa"/>
            <w:vAlign w:val="center"/>
          </w:tcPr>
          <w:p w14:paraId="3940C946" w14:textId="02E3DF1F" w:rsidR="00717322" w:rsidDel="008A3990" w:rsidRDefault="00000000">
            <w:pPr>
              <w:spacing w:after="0" w:line="240" w:lineRule="auto"/>
              <w:ind w:firstLineChars="0" w:firstLine="0"/>
              <w:jc w:val="left"/>
              <w:rPr>
                <w:del w:id="4358" w:author="天赐 余" w:date="2025-12-04T11:11:00Z" w16du:dateUtc="2025-12-04T03:11:00Z"/>
                <w:rFonts w:asciiTheme="majorEastAsia" w:eastAsiaTheme="majorEastAsia" w:hAnsiTheme="majorEastAsia" w:hint="eastAsia"/>
              </w:rPr>
            </w:pPr>
            <w:del w:id="4359" w:author="天赐 余" w:date="2025-12-04T11:11:00Z" w16du:dateUtc="2025-12-04T03:11:00Z">
              <w:r w:rsidDel="008A3990">
                <w:rPr>
                  <w:rFonts w:asciiTheme="majorEastAsia" w:eastAsiaTheme="majorEastAsia" w:hAnsiTheme="majorEastAsia" w:hint="eastAsia"/>
                </w:rPr>
                <w:delText>PSFP</w:delText>
              </w:r>
              <w:r w:rsidDel="008A3990">
                <w:rPr>
                  <w:rFonts w:asciiTheme="majorEastAsia" w:eastAsiaTheme="majorEastAsia" w:hAnsiTheme="majorEastAsia"/>
                </w:rPr>
                <w:delText>AdminBaseTime</w:delText>
              </w:r>
            </w:del>
          </w:p>
        </w:tc>
        <w:tc>
          <w:tcPr>
            <w:tcW w:w="3162" w:type="dxa"/>
          </w:tcPr>
          <w:p w14:paraId="057653E1" w14:textId="243F3021" w:rsidR="00717322" w:rsidDel="008A3990" w:rsidRDefault="00000000">
            <w:pPr>
              <w:spacing w:after="0" w:line="240" w:lineRule="auto"/>
              <w:ind w:firstLineChars="0" w:firstLine="0"/>
              <w:jc w:val="left"/>
              <w:rPr>
                <w:del w:id="4360" w:author="天赐 余" w:date="2025-12-04T11:11:00Z" w16du:dateUtc="2025-12-04T03:11:00Z"/>
                <w:rFonts w:asciiTheme="majorEastAsia" w:eastAsiaTheme="majorEastAsia" w:hAnsiTheme="majorEastAsia" w:hint="eastAsia"/>
              </w:rPr>
            </w:pPr>
            <w:del w:id="4361" w:author="天赐 余" w:date="2025-12-04T11:11:00Z" w16du:dateUtc="2025-12-04T03:11:00Z">
              <w:r w:rsidDel="008A3990">
                <w:rPr>
                  <w:rFonts w:asciiTheme="majorEastAsia" w:eastAsiaTheme="majorEastAsia" w:hAnsiTheme="majorEastAsia" w:hint="eastAsia"/>
                </w:rPr>
                <w:delText>PSFP循环开始的基准时间（PTP时间格式），时间同步域0必须使用PTP时间基准（即基于TAI的时间）</w:delText>
              </w:r>
            </w:del>
          </w:p>
        </w:tc>
        <w:tc>
          <w:tcPr>
            <w:tcW w:w="2358" w:type="dxa"/>
            <w:gridSpan w:val="2"/>
            <w:vAlign w:val="center"/>
          </w:tcPr>
          <w:p w14:paraId="277CA339" w14:textId="007EA971" w:rsidR="00717322" w:rsidDel="008A3990" w:rsidRDefault="00000000">
            <w:pPr>
              <w:spacing w:after="0" w:line="240" w:lineRule="auto"/>
              <w:ind w:firstLineChars="0" w:firstLine="0"/>
              <w:jc w:val="left"/>
              <w:rPr>
                <w:del w:id="4362" w:author="天赐 余" w:date="2025-12-04T11:11:00Z" w16du:dateUtc="2025-12-04T03:11:00Z"/>
                <w:rFonts w:asciiTheme="majorEastAsia" w:eastAsiaTheme="majorEastAsia" w:hAnsiTheme="majorEastAsia" w:hint="eastAsia"/>
              </w:rPr>
            </w:pPr>
            <w:del w:id="4363" w:author="天赐 余" w:date="2025-12-04T11:11:00Z" w16du:dateUtc="2025-12-04T03:11:00Z">
              <w:r w:rsidDel="008A3990">
                <w:rPr>
                  <w:rFonts w:asciiTheme="majorEastAsia" w:eastAsiaTheme="majorEastAsia" w:hAnsiTheme="majorEastAsia" w:hint="eastAsia"/>
                </w:rPr>
                <w:delText>Int64+Uint32</w:delText>
              </w:r>
            </w:del>
          </w:p>
        </w:tc>
        <w:tc>
          <w:tcPr>
            <w:tcW w:w="910" w:type="dxa"/>
            <w:gridSpan w:val="2"/>
            <w:vAlign w:val="center"/>
          </w:tcPr>
          <w:p w14:paraId="738E9C4B" w14:textId="422C69C0" w:rsidR="00717322" w:rsidDel="008A3990" w:rsidRDefault="00000000">
            <w:pPr>
              <w:spacing w:after="0" w:line="240" w:lineRule="auto"/>
              <w:ind w:firstLineChars="0" w:firstLine="0"/>
              <w:jc w:val="left"/>
              <w:rPr>
                <w:del w:id="4364" w:author="天赐 余" w:date="2025-12-04T11:11:00Z" w16du:dateUtc="2025-12-04T03:11:00Z"/>
                <w:rFonts w:asciiTheme="majorEastAsia" w:eastAsiaTheme="majorEastAsia" w:hAnsiTheme="majorEastAsia" w:hint="eastAsia"/>
              </w:rPr>
            </w:pPr>
            <w:del w:id="4365" w:author="天赐 余" w:date="2025-12-04T11:11:00Z" w16du:dateUtc="2025-12-04T03:11:00Z">
              <w:r w:rsidDel="008A3990">
                <w:rPr>
                  <w:rFonts w:asciiTheme="majorEastAsia" w:eastAsiaTheme="majorEastAsia" w:hAnsiTheme="majorEastAsia" w:hint="eastAsia"/>
                </w:rPr>
                <w:delText>64位秒，32位纳秒</w:delText>
              </w:r>
            </w:del>
          </w:p>
        </w:tc>
      </w:tr>
      <w:tr w:rsidR="00717322" w:rsidDel="008A3990" w14:paraId="5E3A4E64" w14:textId="03A6DCC5" w:rsidTr="008A3990">
        <w:trPr>
          <w:gridAfter w:val="1"/>
          <w:wAfter w:w="910" w:type="dxa"/>
          <w:trHeight w:val="1449"/>
          <w:del w:id="4366" w:author="天赐 余" w:date="2025-12-04T11:11:00Z"/>
        </w:trPr>
        <w:tc>
          <w:tcPr>
            <w:tcW w:w="2070" w:type="dxa"/>
            <w:vAlign w:val="center"/>
          </w:tcPr>
          <w:p w14:paraId="71D72CB3" w14:textId="03356213" w:rsidR="00717322" w:rsidDel="008A3990" w:rsidRDefault="00000000">
            <w:pPr>
              <w:spacing w:after="0" w:line="240" w:lineRule="auto"/>
              <w:ind w:firstLineChars="0" w:firstLine="0"/>
              <w:jc w:val="left"/>
              <w:rPr>
                <w:del w:id="4367" w:author="天赐 余" w:date="2025-12-04T11:11:00Z" w16du:dateUtc="2025-12-04T03:11:00Z"/>
                <w:rFonts w:asciiTheme="majorEastAsia" w:eastAsiaTheme="majorEastAsia" w:hAnsiTheme="majorEastAsia" w:hint="eastAsia"/>
              </w:rPr>
            </w:pPr>
            <w:del w:id="4368" w:author="天赐 余" w:date="2025-12-04T11:11:00Z" w16du:dateUtc="2025-12-04T03:11:00Z">
              <w:r w:rsidDel="008A3990">
                <w:rPr>
                  <w:rFonts w:asciiTheme="majorEastAsia" w:eastAsiaTheme="majorEastAsia" w:hAnsiTheme="majorEastAsia" w:hint="eastAsia"/>
                </w:rPr>
                <w:delText>PSFP</w:delText>
              </w:r>
              <w:r w:rsidDel="008A3990">
                <w:rPr>
                  <w:rFonts w:asciiTheme="majorEastAsia" w:eastAsiaTheme="majorEastAsia" w:hAnsiTheme="majorEastAsia"/>
                </w:rPr>
                <w:delText>TickGranularity</w:delText>
              </w:r>
            </w:del>
          </w:p>
        </w:tc>
        <w:tc>
          <w:tcPr>
            <w:tcW w:w="3162" w:type="dxa"/>
            <w:vAlign w:val="center"/>
          </w:tcPr>
          <w:p w14:paraId="66DAC75C" w14:textId="4AB629F2" w:rsidR="00717322" w:rsidDel="008A3990" w:rsidRDefault="00000000">
            <w:pPr>
              <w:spacing w:after="0" w:line="240" w:lineRule="auto"/>
              <w:ind w:firstLineChars="0" w:firstLine="0"/>
              <w:jc w:val="left"/>
              <w:rPr>
                <w:del w:id="4369" w:author="天赐 余" w:date="2025-12-04T11:11:00Z" w16du:dateUtc="2025-12-04T03:11:00Z"/>
                <w:rFonts w:asciiTheme="majorEastAsia" w:eastAsiaTheme="majorEastAsia" w:hAnsiTheme="majorEastAsia" w:hint="eastAsia"/>
              </w:rPr>
            </w:pPr>
            <w:del w:id="4370" w:author="天赐 余" w:date="2025-12-04T11:11:00Z" w16du:dateUtc="2025-12-04T03:11:00Z">
              <w:r w:rsidDel="008A3990">
                <w:rPr>
                  <w:rFonts w:asciiTheme="majorEastAsia" w:eastAsiaTheme="majorEastAsia" w:hAnsiTheme="majorEastAsia" w:hint="eastAsia"/>
                </w:rPr>
                <w:delText>门控时间粒度，门控状态机每一拍的时间长度</w:delText>
              </w:r>
            </w:del>
          </w:p>
        </w:tc>
        <w:tc>
          <w:tcPr>
            <w:tcW w:w="2358" w:type="dxa"/>
            <w:gridSpan w:val="2"/>
            <w:vAlign w:val="center"/>
          </w:tcPr>
          <w:p w14:paraId="721F09D5" w14:textId="052CBA2C" w:rsidR="00717322" w:rsidDel="008A3990" w:rsidRDefault="00000000">
            <w:pPr>
              <w:spacing w:after="0" w:line="240" w:lineRule="auto"/>
              <w:ind w:firstLineChars="0" w:firstLine="0"/>
              <w:jc w:val="left"/>
              <w:rPr>
                <w:del w:id="4371" w:author="天赐 余" w:date="2025-12-04T11:11:00Z" w16du:dateUtc="2025-12-04T03:11:00Z"/>
                <w:rFonts w:asciiTheme="majorEastAsia" w:eastAsiaTheme="majorEastAsia" w:hAnsiTheme="majorEastAsia" w:hint="eastAsia"/>
              </w:rPr>
            </w:pPr>
            <w:del w:id="4372" w:author="天赐 余" w:date="2025-12-04T11:11:00Z" w16du:dateUtc="2025-12-04T03:11:00Z">
              <w:r w:rsidDel="008A3990">
                <w:rPr>
                  <w:rFonts w:asciiTheme="majorEastAsia" w:eastAsiaTheme="majorEastAsia" w:hAnsiTheme="majorEastAsia" w:hint="eastAsia"/>
                </w:rPr>
                <w:delText>Uint32</w:delText>
              </w:r>
            </w:del>
          </w:p>
        </w:tc>
        <w:tc>
          <w:tcPr>
            <w:tcW w:w="910" w:type="dxa"/>
            <w:gridSpan w:val="2"/>
            <w:vAlign w:val="center"/>
          </w:tcPr>
          <w:p w14:paraId="2BC9226C" w14:textId="2BEECFCE" w:rsidR="00717322" w:rsidDel="008A3990" w:rsidRDefault="00000000">
            <w:pPr>
              <w:spacing w:after="0" w:line="240" w:lineRule="auto"/>
              <w:ind w:firstLineChars="0" w:firstLine="0"/>
              <w:jc w:val="left"/>
              <w:rPr>
                <w:del w:id="4373" w:author="天赐 余" w:date="2025-12-04T11:11:00Z" w16du:dateUtc="2025-12-04T03:11:00Z"/>
                <w:rFonts w:asciiTheme="majorEastAsia" w:eastAsiaTheme="majorEastAsia" w:hAnsiTheme="majorEastAsia" w:hint="eastAsia"/>
              </w:rPr>
            </w:pPr>
            <w:del w:id="4374" w:author="天赐 余" w:date="2025-12-04T11:11:00Z" w16du:dateUtc="2025-12-04T03:11:00Z">
              <w:r w:rsidDel="008A3990">
                <w:rPr>
                  <w:rFonts w:asciiTheme="majorEastAsia" w:eastAsiaTheme="majorEastAsia" w:hAnsiTheme="majorEastAsia" w:hint="eastAsia"/>
                </w:rPr>
                <w:delText>十分之一纳秒</w:delText>
              </w:r>
            </w:del>
          </w:p>
        </w:tc>
      </w:tr>
      <w:tr w:rsidR="008A3990" w:rsidRPr="00BB613A" w14:paraId="2A2E4B9E" w14:textId="77777777" w:rsidTr="008A3990">
        <w:trPr>
          <w:trHeight w:val="366"/>
          <w:ins w:id="4375" w:author="天赐 余" w:date="2025-12-04T11:11:00Z"/>
        </w:trPr>
        <w:tc>
          <w:tcPr>
            <w:tcW w:w="2070" w:type="dxa"/>
            <w:vAlign w:val="center"/>
          </w:tcPr>
          <w:p w14:paraId="413A06A1" w14:textId="77777777" w:rsidR="008A3990" w:rsidRPr="0034302B" w:rsidRDefault="008A3990" w:rsidP="0034302B">
            <w:pPr>
              <w:spacing w:after="0" w:line="240" w:lineRule="auto"/>
              <w:ind w:firstLineChars="0" w:firstLine="0"/>
              <w:jc w:val="center"/>
              <w:rPr>
                <w:ins w:id="4376" w:author="天赐 余" w:date="2025-12-04T11:11:00Z" w16du:dateUtc="2025-12-04T03:11:00Z"/>
                <w:rFonts w:asciiTheme="majorEastAsia" w:eastAsiaTheme="majorEastAsia" w:hAnsiTheme="majorEastAsia" w:hint="eastAsia"/>
                <w:b/>
                <w:bCs/>
              </w:rPr>
            </w:pPr>
            <w:ins w:id="4377" w:author="天赐 余" w:date="2025-12-04T11:11:00Z" w16du:dateUtc="2025-12-04T03:11:00Z">
              <w:r w:rsidRPr="0034302B">
                <w:rPr>
                  <w:rFonts w:asciiTheme="majorEastAsia" w:eastAsiaTheme="majorEastAsia" w:hAnsiTheme="majorEastAsia" w:hint="eastAsia"/>
                  <w:b/>
                  <w:bCs/>
                </w:rPr>
                <w:t>参数</w:t>
              </w:r>
            </w:ins>
          </w:p>
        </w:tc>
        <w:tc>
          <w:tcPr>
            <w:tcW w:w="3162" w:type="dxa"/>
          </w:tcPr>
          <w:p w14:paraId="6A1D12E5" w14:textId="77777777" w:rsidR="008A3990" w:rsidRPr="0034302B" w:rsidRDefault="008A3990" w:rsidP="0034302B">
            <w:pPr>
              <w:spacing w:after="0" w:line="240" w:lineRule="auto"/>
              <w:ind w:firstLineChars="0" w:firstLine="0"/>
              <w:jc w:val="center"/>
              <w:rPr>
                <w:ins w:id="4378" w:author="天赐 余" w:date="2025-12-04T11:11:00Z" w16du:dateUtc="2025-12-04T03:11:00Z"/>
                <w:rFonts w:asciiTheme="majorEastAsia" w:eastAsiaTheme="majorEastAsia" w:hAnsiTheme="majorEastAsia" w:hint="eastAsia"/>
                <w:b/>
                <w:bCs/>
              </w:rPr>
            </w:pPr>
            <w:ins w:id="4379" w:author="天赐 余" w:date="2025-12-04T11:11:00Z" w16du:dateUtc="2025-12-04T03:11:00Z">
              <w:r w:rsidRPr="0034302B">
                <w:rPr>
                  <w:rFonts w:asciiTheme="majorEastAsia" w:eastAsiaTheme="majorEastAsia" w:hAnsiTheme="majorEastAsia" w:hint="eastAsia"/>
                  <w:b/>
                  <w:bCs/>
                </w:rPr>
                <w:t>含义</w:t>
              </w:r>
            </w:ins>
          </w:p>
        </w:tc>
        <w:tc>
          <w:tcPr>
            <w:tcW w:w="1284" w:type="dxa"/>
          </w:tcPr>
          <w:p w14:paraId="786AD52C" w14:textId="77777777" w:rsidR="008A3990" w:rsidRPr="0034302B" w:rsidRDefault="008A3990" w:rsidP="0034302B">
            <w:pPr>
              <w:spacing w:after="0" w:line="240" w:lineRule="auto"/>
              <w:ind w:firstLineChars="0" w:firstLine="0"/>
              <w:jc w:val="center"/>
              <w:rPr>
                <w:ins w:id="4380" w:author="天赐 余" w:date="2025-12-04T11:11:00Z" w16du:dateUtc="2025-12-04T03:11:00Z"/>
                <w:rFonts w:asciiTheme="majorEastAsia" w:eastAsiaTheme="majorEastAsia" w:hAnsiTheme="majorEastAsia" w:hint="eastAsia"/>
                <w:b/>
                <w:bCs/>
              </w:rPr>
            </w:pPr>
            <w:ins w:id="4381" w:author="天赐 余" w:date="2025-12-04T11:11:00Z" w16du:dateUtc="2025-12-04T03:11:00Z">
              <w:r w:rsidRPr="0034302B">
                <w:rPr>
                  <w:rFonts w:asciiTheme="majorEastAsia" w:eastAsiaTheme="majorEastAsia" w:hAnsiTheme="majorEastAsia" w:hint="eastAsia"/>
                  <w:b/>
                  <w:bCs/>
                </w:rPr>
                <w:t>类型</w:t>
              </w:r>
            </w:ins>
          </w:p>
        </w:tc>
        <w:tc>
          <w:tcPr>
            <w:tcW w:w="1417" w:type="dxa"/>
            <w:gridSpan w:val="2"/>
            <w:vAlign w:val="center"/>
          </w:tcPr>
          <w:p w14:paraId="3580EE19" w14:textId="77777777" w:rsidR="008A3990" w:rsidRPr="0034302B" w:rsidRDefault="008A3990" w:rsidP="0034302B">
            <w:pPr>
              <w:spacing w:after="0" w:line="240" w:lineRule="auto"/>
              <w:ind w:firstLineChars="0" w:firstLine="0"/>
              <w:jc w:val="center"/>
              <w:rPr>
                <w:ins w:id="4382" w:author="天赐 余" w:date="2025-12-04T11:11:00Z" w16du:dateUtc="2025-12-04T03:11:00Z"/>
                <w:rFonts w:asciiTheme="majorEastAsia" w:eastAsiaTheme="majorEastAsia" w:hAnsiTheme="majorEastAsia" w:hint="eastAsia"/>
                <w:b/>
                <w:bCs/>
              </w:rPr>
            </w:pPr>
            <w:ins w:id="4383" w:author="天赐 余" w:date="2025-12-04T11:11:00Z" w16du:dateUtc="2025-12-04T03:11:00Z">
              <w:r w:rsidRPr="0034302B">
                <w:rPr>
                  <w:rFonts w:asciiTheme="majorEastAsia" w:eastAsiaTheme="majorEastAsia" w:hAnsiTheme="majorEastAsia" w:hint="eastAsia"/>
                  <w:b/>
                  <w:bCs/>
                </w:rPr>
                <w:t>量纲</w:t>
              </w:r>
            </w:ins>
          </w:p>
        </w:tc>
        <w:tc>
          <w:tcPr>
            <w:tcW w:w="1477" w:type="dxa"/>
            <w:gridSpan w:val="2"/>
          </w:tcPr>
          <w:p w14:paraId="2E3B0B53" w14:textId="77777777" w:rsidR="008A3990" w:rsidRPr="0034302B" w:rsidRDefault="008A3990" w:rsidP="0034302B">
            <w:pPr>
              <w:spacing w:after="0" w:line="240" w:lineRule="auto"/>
              <w:ind w:firstLineChars="0" w:firstLine="0"/>
              <w:jc w:val="center"/>
              <w:rPr>
                <w:ins w:id="4384" w:author="天赐 余" w:date="2025-12-04T11:11:00Z" w16du:dateUtc="2025-12-04T03:11:00Z"/>
                <w:rFonts w:asciiTheme="majorEastAsia" w:eastAsiaTheme="majorEastAsia" w:hAnsiTheme="majorEastAsia" w:hint="eastAsia"/>
                <w:b/>
                <w:bCs/>
              </w:rPr>
            </w:pPr>
            <w:ins w:id="4385" w:author="天赐 余" w:date="2025-12-04T11:11:00Z" w16du:dateUtc="2025-12-04T03:11:00Z">
              <w:r w:rsidRPr="0034302B">
                <w:rPr>
                  <w:rFonts w:asciiTheme="majorEastAsia" w:eastAsiaTheme="majorEastAsia" w:hAnsiTheme="majorEastAsia" w:hint="eastAsia"/>
                  <w:b/>
                  <w:bCs/>
                </w:rPr>
                <w:t>取值范围</w:t>
              </w:r>
            </w:ins>
          </w:p>
        </w:tc>
      </w:tr>
      <w:tr w:rsidR="008A3990" w:rsidRPr="00BB613A" w14:paraId="0D72CE76" w14:textId="77777777" w:rsidTr="008A3990">
        <w:trPr>
          <w:trHeight w:val="732"/>
          <w:ins w:id="4386" w:author="天赐 余" w:date="2025-12-04T11:11:00Z"/>
        </w:trPr>
        <w:tc>
          <w:tcPr>
            <w:tcW w:w="2070" w:type="dxa"/>
            <w:vAlign w:val="center"/>
          </w:tcPr>
          <w:p w14:paraId="4D17A56B" w14:textId="77777777" w:rsidR="008A3990" w:rsidRPr="0034302B" w:rsidRDefault="008A3990" w:rsidP="0034302B">
            <w:pPr>
              <w:spacing w:after="0" w:line="240" w:lineRule="auto"/>
              <w:ind w:firstLineChars="0" w:firstLine="0"/>
              <w:jc w:val="left"/>
              <w:rPr>
                <w:ins w:id="4387" w:author="天赐 余" w:date="2025-12-04T11:11:00Z" w16du:dateUtc="2025-12-04T03:11:00Z"/>
                <w:rFonts w:asciiTheme="majorEastAsia" w:eastAsiaTheme="majorEastAsia" w:hAnsiTheme="majorEastAsia" w:hint="eastAsia"/>
              </w:rPr>
            </w:pPr>
            <w:proofErr w:type="spellStart"/>
            <w:ins w:id="4388" w:author="天赐 余" w:date="2025-12-04T11:11:00Z" w16du:dateUtc="2025-12-04T03:11:00Z">
              <w:r w:rsidRPr="0034302B">
                <w:rPr>
                  <w:rFonts w:asciiTheme="majorEastAsia" w:eastAsiaTheme="majorEastAsia" w:hAnsiTheme="majorEastAsia" w:hint="eastAsia"/>
                </w:rPr>
                <w:t>PSFPAdminControlListLength</w:t>
              </w:r>
              <w:proofErr w:type="spellEnd"/>
            </w:ins>
          </w:p>
        </w:tc>
        <w:tc>
          <w:tcPr>
            <w:tcW w:w="3162" w:type="dxa"/>
          </w:tcPr>
          <w:p w14:paraId="1F31DC7B" w14:textId="77777777" w:rsidR="008A3990" w:rsidRPr="0034302B" w:rsidRDefault="008A3990" w:rsidP="0034302B">
            <w:pPr>
              <w:spacing w:after="0" w:line="240" w:lineRule="auto"/>
              <w:ind w:firstLineChars="0" w:firstLine="0"/>
              <w:jc w:val="left"/>
              <w:rPr>
                <w:ins w:id="4389" w:author="天赐 余" w:date="2025-12-04T11:11:00Z" w16du:dateUtc="2025-12-04T03:11:00Z"/>
                <w:rFonts w:asciiTheme="majorEastAsia" w:eastAsiaTheme="majorEastAsia" w:hAnsiTheme="majorEastAsia" w:hint="eastAsia"/>
              </w:rPr>
            </w:pPr>
            <w:ins w:id="4390" w:author="天赐 余" w:date="2025-12-04T11:11:00Z" w16du:dateUtc="2025-12-04T03:11:00Z">
              <w:r w:rsidRPr="0034302B">
                <w:rPr>
                  <w:rFonts w:asciiTheme="majorEastAsia" w:eastAsiaTheme="majorEastAsia" w:hAnsiTheme="majorEastAsia" w:hint="eastAsia"/>
                </w:rPr>
                <w:t>PSFP门控表长度，门控表表项数</w:t>
              </w:r>
            </w:ins>
          </w:p>
        </w:tc>
        <w:tc>
          <w:tcPr>
            <w:tcW w:w="1284" w:type="dxa"/>
            <w:vAlign w:val="center"/>
          </w:tcPr>
          <w:p w14:paraId="56E40FA8" w14:textId="77777777" w:rsidR="008A3990" w:rsidRPr="0034302B" w:rsidRDefault="008A3990" w:rsidP="0034302B">
            <w:pPr>
              <w:spacing w:after="0" w:line="240" w:lineRule="auto"/>
              <w:ind w:firstLineChars="0" w:firstLine="0"/>
              <w:jc w:val="left"/>
              <w:rPr>
                <w:ins w:id="4391" w:author="天赐 余" w:date="2025-12-04T11:11:00Z" w16du:dateUtc="2025-12-04T03:11:00Z"/>
                <w:rFonts w:asciiTheme="majorEastAsia" w:eastAsiaTheme="majorEastAsia" w:hAnsiTheme="majorEastAsia" w:hint="eastAsia"/>
              </w:rPr>
            </w:pPr>
            <w:ins w:id="4392" w:author="天赐 余" w:date="2025-12-04T11:11:00Z" w16du:dateUtc="2025-12-04T03:11:00Z">
              <w:r w:rsidRPr="0034302B">
                <w:rPr>
                  <w:rFonts w:asciiTheme="majorEastAsia" w:eastAsiaTheme="majorEastAsia" w:hAnsiTheme="majorEastAsia" w:hint="eastAsia"/>
                </w:rPr>
                <w:t>Uint</w:t>
              </w:r>
              <w:r>
                <w:rPr>
                  <w:rFonts w:asciiTheme="majorEastAsia" w:eastAsiaTheme="majorEastAsia" w:hAnsiTheme="majorEastAsia" w:hint="eastAsia"/>
                </w:rPr>
                <w:t>8</w:t>
              </w:r>
            </w:ins>
          </w:p>
        </w:tc>
        <w:tc>
          <w:tcPr>
            <w:tcW w:w="1417" w:type="dxa"/>
            <w:gridSpan w:val="2"/>
            <w:vAlign w:val="center"/>
          </w:tcPr>
          <w:p w14:paraId="063989FC" w14:textId="77777777" w:rsidR="008A3990" w:rsidRPr="0034302B" w:rsidRDefault="008A3990" w:rsidP="0034302B">
            <w:pPr>
              <w:spacing w:after="0" w:line="240" w:lineRule="auto"/>
              <w:ind w:firstLineChars="0" w:firstLine="0"/>
              <w:jc w:val="left"/>
              <w:rPr>
                <w:ins w:id="4393" w:author="天赐 余" w:date="2025-12-04T11:11:00Z" w16du:dateUtc="2025-12-04T03:11:00Z"/>
                <w:rFonts w:asciiTheme="majorEastAsia" w:eastAsiaTheme="majorEastAsia" w:hAnsiTheme="majorEastAsia" w:hint="eastAsia"/>
              </w:rPr>
            </w:pPr>
            <w:ins w:id="4394" w:author="天赐 余" w:date="2025-12-04T11:11:00Z" w16du:dateUtc="2025-12-04T03:11:00Z">
              <w:r w:rsidRPr="0034302B">
                <w:rPr>
                  <w:rFonts w:asciiTheme="majorEastAsia" w:eastAsiaTheme="majorEastAsia" w:hAnsiTheme="majorEastAsia" w:hint="eastAsia"/>
                </w:rPr>
                <w:t>表项个数</w:t>
              </w:r>
            </w:ins>
          </w:p>
        </w:tc>
        <w:tc>
          <w:tcPr>
            <w:tcW w:w="1477" w:type="dxa"/>
            <w:gridSpan w:val="2"/>
          </w:tcPr>
          <w:p w14:paraId="686F35E0" w14:textId="77777777" w:rsidR="008A3990" w:rsidRPr="0034302B" w:rsidRDefault="008A3990" w:rsidP="0034302B">
            <w:pPr>
              <w:spacing w:after="0" w:line="240" w:lineRule="auto"/>
              <w:ind w:firstLineChars="0" w:firstLine="0"/>
              <w:jc w:val="left"/>
              <w:rPr>
                <w:ins w:id="4395" w:author="天赐 余" w:date="2025-12-04T11:11:00Z" w16du:dateUtc="2025-12-04T03:11:00Z"/>
                <w:rFonts w:asciiTheme="majorEastAsia" w:eastAsiaTheme="majorEastAsia" w:hAnsiTheme="majorEastAsia" w:hint="eastAsia"/>
              </w:rPr>
            </w:pPr>
          </w:p>
        </w:tc>
      </w:tr>
      <w:tr w:rsidR="008A3990" w:rsidRPr="00BB613A" w14:paraId="1AD6FA19" w14:textId="77777777" w:rsidTr="008A3990">
        <w:trPr>
          <w:trHeight w:val="732"/>
          <w:ins w:id="4396" w:author="天赐 余" w:date="2025-12-04T11:11:00Z"/>
        </w:trPr>
        <w:tc>
          <w:tcPr>
            <w:tcW w:w="2070" w:type="dxa"/>
            <w:vAlign w:val="center"/>
          </w:tcPr>
          <w:p w14:paraId="0867308E" w14:textId="77777777" w:rsidR="008A3990" w:rsidRPr="0034302B" w:rsidRDefault="008A3990" w:rsidP="0034302B">
            <w:pPr>
              <w:spacing w:after="0" w:line="240" w:lineRule="auto"/>
              <w:ind w:firstLineChars="0" w:firstLine="0"/>
              <w:jc w:val="left"/>
              <w:rPr>
                <w:ins w:id="4397" w:author="天赐 余" w:date="2025-12-04T11:11:00Z" w16du:dateUtc="2025-12-04T03:11:00Z"/>
                <w:rFonts w:asciiTheme="majorEastAsia" w:eastAsiaTheme="majorEastAsia" w:hAnsiTheme="majorEastAsia" w:hint="eastAsia"/>
              </w:rPr>
            </w:pPr>
            <w:proofErr w:type="spellStart"/>
            <w:ins w:id="4398" w:author="天赐 余" w:date="2025-12-04T11:11:00Z" w16du:dateUtc="2025-12-04T03:11:00Z">
              <w:r w:rsidRPr="0034302B">
                <w:rPr>
                  <w:rFonts w:asciiTheme="majorEastAsia" w:eastAsiaTheme="majorEastAsia" w:hAnsiTheme="majorEastAsia" w:hint="eastAsia"/>
                </w:rPr>
                <w:t>PSFPGateControlEntry-operation_name</w:t>
              </w:r>
              <w:proofErr w:type="spellEnd"/>
            </w:ins>
          </w:p>
        </w:tc>
        <w:tc>
          <w:tcPr>
            <w:tcW w:w="3162" w:type="dxa"/>
          </w:tcPr>
          <w:p w14:paraId="79BE6716" w14:textId="77777777" w:rsidR="008A3990" w:rsidRPr="0034302B" w:rsidRDefault="008A3990" w:rsidP="0034302B">
            <w:pPr>
              <w:spacing w:after="0" w:line="240" w:lineRule="auto"/>
              <w:ind w:firstLineChars="0" w:firstLine="0"/>
              <w:jc w:val="left"/>
              <w:rPr>
                <w:ins w:id="4399" w:author="天赐 余" w:date="2025-12-04T11:11:00Z" w16du:dateUtc="2025-12-04T03:11:00Z"/>
                <w:rFonts w:asciiTheme="majorEastAsia" w:eastAsiaTheme="majorEastAsia" w:hAnsiTheme="majorEastAsia" w:hint="eastAsia"/>
              </w:rPr>
            </w:pPr>
            <w:ins w:id="4400" w:author="天赐 余" w:date="2025-12-04T11:11:00Z" w16du:dateUtc="2025-12-04T03:11:00Z">
              <w:r w:rsidRPr="0034302B">
                <w:rPr>
                  <w:rFonts w:asciiTheme="majorEastAsia" w:eastAsiaTheme="majorEastAsia" w:hAnsiTheme="majorEastAsia" w:hint="eastAsia"/>
                </w:rPr>
                <w:t>PSFP门控表表项(操作类型、门控状态、IPV、时间间隔)操作类型，目前仅包括设置门控</w:t>
              </w:r>
            </w:ins>
          </w:p>
        </w:tc>
        <w:tc>
          <w:tcPr>
            <w:tcW w:w="1284" w:type="dxa"/>
            <w:vAlign w:val="center"/>
          </w:tcPr>
          <w:p w14:paraId="1885BD57" w14:textId="77777777" w:rsidR="008A3990" w:rsidRPr="0034302B" w:rsidRDefault="008A3990" w:rsidP="0034302B">
            <w:pPr>
              <w:spacing w:after="0" w:line="240" w:lineRule="auto"/>
              <w:ind w:firstLineChars="0" w:firstLine="0"/>
              <w:jc w:val="left"/>
              <w:rPr>
                <w:ins w:id="4401" w:author="天赐 余" w:date="2025-12-04T11:11:00Z" w16du:dateUtc="2025-12-04T03:11:00Z"/>
                <w:rFonts w:asciiTheme="majorEastAsia" w:eastAsiaTheme="majorEastAsia" w:hAnsiTheme="majorEastAsia" w:hint="eastAsia"/>
              </w:rPr>
            </w:pPr>
            <w:ins w:id="4402" w:author="天赐 余" w:date="2025-12-04T11:11:00Z" w16du:dateUtc="2025-12-04T03:11:00Z">
              <w:r w:rsidRPr="0034302B">
                <w:rPr>
                  <w:rFonts w:asciiTheme="majorEastAsia" w:eastAsiaTheme="majorEastAsia" w:hAnsiTheme="majorEastAsia" w:hint="eastAsia"/>
                </w:rPr>
                <w:t>Enumeration</w:t>
              </w:r>
            </w:ins>
          </w:p>
        </w:tc>
        <w:tc>
          <w:tcPr>
            <w:tcW w:w="1417" w:type="dxa"/>
            <w:gridSpan w:val="2"/>
            <w:vAlign w:val="center"/>
          </w:tcPr>
          <w:p w14:paraId="5DBD804E" w14:textId="77777777" w:rsidR="008A3990" w:rsidRPr="0034302B" w:rsidRDefault="008A3990" w:rsidP="0034302B">
            <w:pPr>
              <w:spacing w:after="0" w:line="240" w:lineRule="auto"/>
              <w:ind w:firstLineChars="0" w:firstLine="0"/>
              <w:jc w:val="left"/>
              <w:rPr>
                <w:ins w:id="4403" w:author="天赐 余" w:date="2025-12-04T11:11:00Z" w16du:dateUtc="2025-12-04T03:11:00Z"/>
                <w:rFonts w:asciiTheme="majorEastAsia" w:eastAsiaTheme="majorEastAsia" w:hAnsiTheme="majorEastAsia" w:hint="eastAsia"/>
              </w:rPr>
            </w:pPr>
          </w:p>
        </w:tc>
        <w:tc>
          <w:tcPr>
            <w:tcW w:w="1477" w:type="dxa"/>
            <w:gridSpan w:val="2"/>
            <w:vAlign w:val="center"/>
          </w:tcPr>
          <w:p w14:paraId="49F01809" w14:textId="77777777" w:rsidR="008A3990" w:rsidRPr="0034302B" w:rsidRDefault="008A3990" w:rsidP="0034302B">
            <w:pPr>
              <w:spacing w:after="0" w:line="240" w:lineRule="auto"/>
              <w:ind w:firstLineChars="0" w:firstLine="0"/>
              <w:jc w:val="left"/>
              <w:rPr>
                <w:ins w:id="4404" w:author="天赐 余" w:date="2025-12-04T11:11:00Z" w16du:dateUtc="2025-12-04T03:11:00Z"/>
                <w:rFonts w:asciiTheme="majorEastAsia" w:eastAsiaTheme="majorEastAsia" w:hAnsiTheme="majorEastAsia" w:hint="eastAsia"/>
              </w:rPr>
            </w:pPr>
            <w:ins w:id="4405" w:author="天赐 余" w:date="2025-12-04T11:11:00Z" w16du:dateUtc="2025-12-04T03:11:00Z">
              <w:r>
                <w:rPr>
                  <w:rFonts w:asciiTheme="majorEastAsia" w:eastAsiaTheme="majorEastAsia" w:hAnsiTheme="majorEastAsia" w:hint="eastAsia"/>
                </w:rPr>
                <w:t>设置门控</w:t>
              </w:r>
            </w:ins>
          </w:p>
        </w:tc>
      </w:tr>
      <w:tr w:rsidR="008A3990" w:rsidRPr="00BB613A" w14:paraId="079BBCBF" w14:textId="77777777" w:rsidTr="008A3990">
        <w:trPr>
          <w:trHeight w:val="732"/>
          <w:ins w:id="4406" w:author="天赐 余" w:date="2025-12-04T11:11:00Z"/>
        </w:trPr>
        <w:tc>
          <w:tcPr>
            <w:tcW w:w="2070" w:type="dxa"/>
            <w:vAlign w:val="center"/>
          </w:tcPr>
          <w:p w14:paraId="444548FB" w14:textId="77777777" w:rsidR="008A3990" w:rsidRPr="0034302B" w:rsidRDefault="008A3990" w:rsidP="0034302B">
            <w:pPr>
              <w:spacing w:after="0" w:line="240" w:lineRule="auto"/>
              <w:ind w:firstLineChars="0" w:firstLine="0"/>
              <w:jc w:val="left"/>
              <w:rPr>
                <w:ins w:id="4407" w:author="天赐 余" w:date="2025-12-04T11:11:00Z" w16du:dateUtc="2025-12-04T03:11:00Z"/>
                <w:rFonts w:asciiTheme="majorEastAsia" w:eastAsiaTheme="majorEastAsia" w:hAnsiTheme="majorEastAsia" w:hint="eastAsia"/>
              </w:rPr>
            </w:pPr>
            <w:proofErr w:type="spellStart"/>
            <w:ins w:id="4408" w:author="天赐 余" w:date="2025-12-04T11:11:00Z" w16du:dateUtc="2025-12-04T03:11:00Z">
              <w:r w:rsidRPr="0034302B">
                <w:rPr>
                  <w:rFonts w:asciiTheme="majorEastAsia" w:eastAsiaTheme="majorEastAsia" w:hAnsiTheme="majorEastAsia" w:hint="eastAsia"/>
                </w:rPr>
                <w:t>PSFPGateControlEntry-gatestate</w:t>
              </w:r>
              <w:proofErr w:type="spellEnd"/>
            </w:ins>
          </w:p>
        </w:tc>
        <w:tc>
          <w:tcPr>
            <w:tcW w:w="3162" w:type="dxa"/>
          </w:tcPr>
          <w:p w14:paraId="310D8BFE" w14:textId="77777777" w:rsidR="008A3990" w:rsidRPr="0034302B" w:rsidRDefault="008A3990" w:rsidP="0034302B">
            <w:pPr>
              <w:spacing w:after="0" w:line="240" w:lineRule="auto"/>
              <w:ind w:firstLineChars="0" w:firstLine="0"/>
              <w:jc w:val="left"/>
              <w:rPr>
                <w:ins w:id="4409" w:author="天赐 余" w:date="2025-12-04T11:11:00Z" w16du:dateUtc="2025-12-04T03:11:00Z"/>
                <w:rFonts w:asciiTheme="majorEastAsia" w:eastAsiaTheme="majorEastAsia" w:hAnsiTheme="majorEastAsia" w:hint="eastAsia"/>
              </w:rPr>
            </w:pPr>
            <w:ins w:id="4410" w:author="天赐 余" w:date="2025-12-04T11:11:00Z" w16du:dateUtc="2025-12-04T03:11:00Z">
              <w:r w:rsidRPr="0034302B">
                <w:rPr>
                  <w:rFonts w:asciiTheme="majorEastAsia" w:eastAsiaTheme="majorEastAsia" w:hAnsiTheme="majorEastAsia" w:hint="eastAsia"/>
                </w:rPr>
                <w:t>PSFP门控状态，表示对应流过滤门控的状态</w:t>
              </w:r>
            </w:ins>
          </w:p>
        </w:tc>
        <w:tc>
          <w:tcPr>
            <w:tcW w:w="1284" w:type="dxa"/>
            <w:vAlign w:val="center"/>
          </w:tcPr>
          <w:p w14:paraId="6FC05BB3" w14:textId="77777777" w:rsidR="008A3990" w:rsidRPr="0034302B" w:rsidRDefault="008A3990" w:rsidP="0034302B">
            <w:pPr>
              <w:spacing w:after="0" w:line="240" w:lineRule="auto"/>
              <w:ind w:firstLineChars="0" w:firstLine="0"/>
              <w:jc w:val="left"/>
              <w:rPr>
                <w:ins w:id="4411" w:author="天赐 余" w:date="2025-12-04T11:11:00Z" w16du:dateUtc="2025-12-04T03:11:00Z"/>
                <w:rFonts w:asciiTheme="majorEastAsia" w:eastAsiaTheme="majorEastAsia" w:hAnsiTheme="majorEastAsia" w:hint="eastAsia"/>
              </w:rPr>
            </w:pPr>
            <w:ins w:id="4412" w:author="天赐 余" w:date="2025-12-04T11:11:00Z" w16du:dateUtc="2025-12-04T03:11:00Z">
              <w:r w:rsidRPr="0034302B">
                <w:rPr>
                  <w:rFonts w:asciiTheme="majorEastAsia" w:eastAsiaTheme="majorEastAsia" w:hAnsiTheme="majorEastAsia" w:hint="eastAsia"/>
                </w:rPr>
                <w:t>Uint1</w:t>
              </w:r>
            </w:ins>
          </w:p>
        </w:tc>
        <w:tc>
          <w:tcPr>
            <w:tcW w:w="1417" w:type="dxa"/>
            <w:gridSpan w:val="2"/>
            <w:vAlign w:val="center"/>
          </w:tcPr>
          <w:p w14:paraId="418AC65B" w14:textId="77777777" w:rsidR="008A3990" w:rsidRPr="0034302B" w:rsidRDefault="008A3990" w:rsidP="0034302B">
            <w:pPr>
              <w:spacing w:after="0" w:line="240" w:lineRule="auto"/>
              <w:ind w:firstLineChars="0" w:firstLine="0"/>
              <w:jc w:val="left"/>
              <w:rPr>
                <w:ins w:id="4413" w:author="天赐 余" w:date="2025-12-04T11:11:00Z" w16du:dateUtc="2025-12-04T03:11:00Z"/>
                <w:rFonts w:asciiTheme="majorEastAsia" w:eastAsiaTheme="majorEastAsia" w:hAnsiTheme="majorEastAsia" w:hint="eastAsia"/>
              </w:rPr>
            </w:pPr>
          </w:p>
        </w:tc>
        <w:tc>
          <w:tcPr>
            <w:tcW w:w="1477" w:type="dxa"/>
            <w:gridSpan w:val="2"/>
          </w:tcPr>
          <w:p w14:paraId="03E8734B" w14:textId="77777777" w:rsidR="008A3990" w:rsidRPr="0034302B" w:rsidRDefault="008A3990" w:rsidP="0034302B">
            <w:pPr>
              <w:spacing w:after="0" w:line="240" w:lineRule="auto"/>
              <w:ind w:firstLineChars="0" w:firstLine="0"/>
              <w:jc w:val="left"/>
              <w:rPr>
                <w:ins w:id="4414" w:author="天赐 余" w:date="2025-12-04T11:11:00Z" w16du:dateUtc="2025-12-04T03:11:00Z"/>
                <w:rFonts w:asciiTheme="majorEastAsia" w:eastAsiaTheme="majorEastAsia" w:hAnsiTheme="majorEastAsia" w:hint="eastAsia"/>
              </w:rPr>
            </w:pPr>
            <w:ins w:id="4415" w:author="天赐 余" w:date="2025-12-04T11:11:00Z" w16du:dateUtc="2025-12-04T03:11:00Z">
              <w:r>
                <w:rPr>
                  <w:rFonts w:asciiTheme="majorEastAsia" w:eastAsiaTheme="majorEastAsia" w:hAnsiTheme="majorEastAsia" w:hint="eastAsia"/>
                </w:rPr>
                <w:t>0/1</w:t>
              </w:r>
            </w:ins>
          </w:p>
        </w:tc>
      </w:tr>
      <w:tr w:rsidR="008A3990" w:rsidRPr="00BB613A" w14:paraId="04D993AA" w14:textId="77777777" w:rsidTr="008A3990">
        <w:trPr>
          <w:trHeight w:val="732"/>
          <w:ins w:id="4416" w:author="天赐 余" w:date="2025-12-04T11:11:00Z"/>
        </w:trPr>
        <w:tc>
          <w:tcPr>
            <w:tcW w:w="2070" w:type="dxa"/>
            <w:vAlign w:val="center"/>
          </w:tcPr>
          <w:p w14:paraId="7CA49D36" w14:textId="77777777" w:rsidR="008A3990" w:rsidRPr="0034302B" w:rsidRDefault="008A3990" w:rsidP="0034302B">
            <w:pPr>
              <w:spacing w:after="0" w:line="240" w:lineRule="auto"/>
              <w:ind w:firstLineChars="0" w:firstLine="0"/>
              <w:jc w:val="left"/>
              <w:rPr>
                <w:ins w:id="4417" w:author="天赐 余" w:date="2025-12-04T11:11:00Z" w16du:dateUtc="2025-12-04T03:11:00Z"/>
                <w:rFonts w:asciiTheme="majorEastAsia" w:eastAsiaTheme="majorEastAsia" w:hAnsiTheme="majorEastAsia" w:hint="eastAsia"/>
              </w:rPr>
            </w:pPr>
            <w:proofErr w:type="spellStart"/>
            <w:ins w:id="4418" w:author="天赐 余" w:date="2025-12-04T11:11:00Z" w16du:dateUtc="2025-12-04T03:11:00Z">
              <w:r w:rsidRPr="0034302B">
                <w:rPr>
                  <w:rFonts w:asciiTheme="majorEastAsia" w:eastAsiaTheme="majorEastAsia" w:hAnsiTheme="majorEastAsia" w:hint="eastAsia"/>
                </w:rPr>
                <w:lastRenderedPageBreak/>
                <w:t>PSFPGateControlEntry</w:t>
              </w:r>
              <w:proofErr w:type="spellEnd"/>
              <w:r w:rsidRPr="0034302B">
                <w:rPr>
                  <w:rFonts w:asciiTheme="majorEastAsia" w:eastAsiaTheme="majorEastAsia" w:hAnsiTheme="majorEastAsia" w:hint="eastAsia"/>
                </w:rPr>
                <w:t>-IPV</w:t>
              </w:r>
            </w:ins>
          </w:p>
        </w:tc>
        <w:tc>
          <w:tcPr>
            <w:tcW w:w="3162" w:type="dxa"/>
          </w:tcPr>
          <w:p w14:paraId="523018CD" w14:textId="77777777" w:rsidR="008A3990" w:rsidRPr="0034302B" w:rsidRDefault="008A3990" w:rsidP="0034302B">
            <w:pPr>
              <w:spacing w:after="0" w:line="240" w:lineRule="auto"/>
              <w:ind w:firstLineChars="0" w:firstLine="0"/>
              <w:jc w:val="left"/>
              <w:rPr>
                <w:ins w:id="4419" w:author="天赐 余" w:date="2025-12-04T11:11:00Z" w16du:dateUtc="2025-12-04T03:11:00Z"/>
                <w:rFonts w:asciiTheme="majorEastAsia" w:eastAsiaTheme="majorEastAsia" w:hAnsiTheme="majorEastAsia" w:hint="eastAsia"/>
              </w:rPr>
            </w:pPr>
            <w:ins w:id="4420" w:author="天赐 余" w:date="2025-12-04T11:11:00Z" w16du:dateUtc="2025-12-04T03:11:00Z">
              <w:r w:rsidRPr="0034302B">
                <w:rPr>
                  <w:rFonts w:asciiTheme="majorEastAsia" w:eastAsiaTheme="majorEastAsia" w:hAnsiTheme="majorEastAsia" w:hint="eastAsia"/>
                </w:rPr>
                <w:t>内部优先级向量，取值范围0~7</w:t>
              </w:r>
            </w:ins>
          </w:p>
        </w:tc>
        <w:tc>
          <w:tcPr>
            <w:tcW w:w="1284" w:type="dxa"/>
            <w:vAlign w:val="center"/>
          </w:tcPr>
          <w:p w14:paraId="1A3457CD" w14:textId="77777777" w:rsidR="008A3990" w:rsidRPr="0034302B" w:rsidRDefault="008A3990" w:rsidP="0034302B">
            <w:pPr>
              <w:spacing w:after="0" w:line="240" w:lineRule="auto"/>
              <w:ind w:firstLineChars="0" w:firstLine="0"/>
              <w:jc w:val="left"/>
              <w:rPr>
                <w:ins w:id="4421" w:author="天赐 余" w:date="2025-12-04T11:11:00Z" w16du:dateUtc="2025-12-04T03:11:00Z"/>
                <w:rFonts w:asciiTheme="majorEastAsia" w:eastAsiaTheme="majorEastAsia" w:hAnsiTheme="majorEastAsia" w:hint="eastAsia"/>
              </w:rPr>
            </w:pPr>
            <w:ins w:id="4422" w:author="天赐 余" w:date="2025-12-04T11:11:00Z" w16du:dateUtc="2025-12-04T03:11:00Z">
              <w:r w:rsidRPr="0034302B">
                <w:rPr>
                  <w:rFonts w:asciiTheme="majorEastAsia" w:eastAsiaTheme="majorEastAsia" w:hAnsiTheme="majorEastAsia" w:hint="eastAsia"/>
                </w:rPr>
                <w:t>Uint8</w:t>
              </w:r>
            </w:ins>
          </w:p>
        </w:tc>
        <w:tc>
          <w:tcPr>
            <w:tcW w:w="1417" w:type="dxa"/>
            <w:gridSpan w:val="2"/>
            <w:vAlign w:val="center"/>
          </w:tcPr>
          <w:p w14:paraId="65191974" w14:textId="77777777" w:rsidR="008A3990" w:rsidRPr="0034302B" w:rsidRDefault="008A3990" w:rsidP="0034302B">
            <w:pPr>
              <w:spacing w:after="0" w:line="240" w:lineRule="auto"/>
              <w:ind w:firstLineChars="0" w:firstLine="0"/>
              <w:jc w:val="left"/>
              <w:rPr>
                <w:ins w:id="4423" w:author="天赐 余" w:date="2025-12-04T11:11:00Z" w16du:dateUtc="2025-12-04T03:11:00Z"/>
                <w:rFonts w:asciiTheme="majorEastAsia" w:eastAsiaTheme="majorEastAsia" w:hAnsiTheme="majorEastAsia" w:hint="eastAsia"/>
              </w:rPr>
            </w:pPr>
          </w:p>
        </w:tc>
        <w:tc>
          <w:tcPr>
            <w:tcW w:w="1477" w:type="dxa"/>
            <w:gridSpan w:val="2"/>
          </w:tcPr>
          <w:p w14:paraId="0EF26A02" w14:textId="77777777" w:rsidR="008A3990" w:rsidRPr="0034302B" w:rsidRDefault="008A3990" w:rsidP="0034302B">
            <w:pPr>
              <w:spacing w:after="0" w:line="240" w:lineRule="auto"/>
              <w:ind w:firstLineChars="0" w:firstLine="0"/>
              <w:jc w:val="left"/>
              <w:rPr>
                <w:ins w:id="4424" w:author="天赐 余" w:date="2025-12-04T11:11:00Z" w16du:dateUtc="2025-12-04T03:11:00Z"/>
                <w:rFonts w:asciiTheme="majorEastAsia" w:eastAsiaTheme="majorEastAsia" w:hAnsiTheme="majorEastAsia" w:hint="eastAsia"/>
              </w:rPr>
            </w:pPr>
            <w:ins w:id="4425" w:author="天赐 余" w:date="2025-12-04T11:11:00Z" w16du:dateUtc="2025-12-04T03:11:00Z">
              <w:r>
                <w:rPr>
                  <w:rFonts w:asciiTheme="majorEastAsia" w:eastAsiaTheme="majorEastAsia" w:hAnsiTheme="majorEastAsia" w:hint="eastAsia"/>
                </w:rPr>
                <w:t>[0,7]</w:t>
              </w:r>
            </w:ins>
          </w:p>
        </w:tc>
      </w:tr>
      <w:tr w:rsidR="008A3990" w:rsidRPr="00BB613A" w14:paraId="79C1E34F" w14:textId="77777777" w:rsidTr="008A3990">
        <w:trPr>
          <w:trHeight w:val="732"/>
          <w:ins w:id="4426" w:author="天赐 余" w:date="2025-12-04T11:11:00Z"/>
        </w:trPr>
        <w:tc>
          <w:tcPr>
            <w:tcW w:w="2070" w:type="dxa"/>
            <w:vAlign w:val="center"/>
          </w:tcPr>
          <w:p w14:paraId="2A02986E" w14:textId="77777777" w:rsidR="008A3990" w:rsidRPr="0034302B" w:rsidRDefault="008A3990" w:rsidP="0034302B">
            <w:pPr>
              <w:spacing w:after="0" w:line="240" w:lineRule="auto"/>
              <w:ind w:firstLineChars="0" w:firstLine="0"/>
              <w:jc w:val="left"/>
              <w:rPr>
                <w:ins w:id="4427" w:author="天赐 余" w:date="2025-12-04T11:11:00Z" w16du:dateUtc="2025-12-04T03:11:00Z"/>
                <w:rFonts w:asciiTheme="majorEastAsia" w:eastAsiaTheme="majorEastAsia" w:hAnsiTheme="majorEastAsia" w:hint="eastAsia"/>
              </w:rPr>
            </w:pPr>
            <w:proofErr w:type="spellStart"/>
            <w:ins w:id="4428" w:author="天赐 余" w:date="2025-12-04T11:11:00Z" w16du:dateUtc="2025-12-04T03:11:00Z">
              <w:r w:rsidRPr="0034302B">
                <w:rPr>
                  <w:rFonts w:asciiTheme="majorEastAsia" w:eastAsiaTheme="majorEastAsia" w:hAnsiTheme="majorEastAsia" w:hint="eastAsia"/>
                </w:rPr>
                <w:t>PSFPGateControlEntry-TimeInterval</w:t>
              </w:r>
              <w:proofErr w:type="spellEnd"/>
            </w:ins>
          </w:p>
        </w:tc>
        <w:tc>
          <w:tcPr>
            <w:tcW w:w="3162" w:type="dxa"/>
          </w:tcPr>
          <w:p w14:paraId="409E8C3A" w14:textId="77777777" w:rsidR="008A3990" w:rsidRPr="0034302B" w:rsidRDefault="008A3990" w:rsidP="0034302B">
            <w:pPr>
              <w:spacing w:after="0" w:line="240" w:lineRule="auto"/>
              <w:ind w:firstLineChars="0" w:firstLine="0"/>
              <w:jc w:val="left"/>
              <w:rPr>
                <w:ins w:id="4429" w:author="天赐 余" w:date="2025-12-04T11:11:00Z" w16du:dateUtc="2025-12-04T03:11:00Z"/>
                <w:rFonts w:asciiTheme="majorEastAsia" w:eastAsiaTheme="majorEastAsia" w:hAnsiTheme="majorEastAsia" w:hint="eastAsia"/>
              </w:rPr>
            </w:pPr>
            <w:ins w:id="4430" w:author="天赐 余" w:date="2025-12-04T11:11:00Z" w16du:dateUtc="2025-12-04T03:11:00Z">
              <w:r w:rsidRPr="0034302B">
                <w:rPr>
                  <w:rFonts w:asciiTheme="majorEastAsia" w:eastAsiaTheme="majorEastAsia" w:hAnsiTheme="majorEastAsia" w:hint="eastAsia"/>
                </w:rPr>
                <w:t>PSFP门控持续时间</w:t>
              </w:r>
            </w:ins>
          </w:p>
        </w:tc>
        <w:tc>
          <w:tcPr>
            <w:tcW w:w="1284" w:type="dxa"/>
            <w:vAlign w:val="center"/>
          </w:tcPr>
          <w:p w14:paraId="1D7665DD" w14:textId="77777777" w:rsidR="008A3990" w:rsidRPr="0034302B" w:rsidRDefault="008A3990" w:rsidP="0034302B">
            <w:pPr>
              <w:spacing w:after="0" w:line="240" w:lineRule="auto"/>
              <w:ind w:firstLineChars="0" w:firstLine="0"/>
              <w:jc w:val="left"/>
              <w:rPr>
                <w:ins w:id="4431" w:author="天赐 余" w:date="2025-12-04T11:11:00Z" w16du:dateUtc="2025-12-04T03:11:00Z"/>
                <w:rFonts w:asciiTheme="majorEastAsia" w:eastAsiaTheme="majorEastAsia" w:hAnsiTheme="majorEastAsia" w:hint="eastAsia"/>
              </w:rPr>
            </w:pPr>
            <w:ins w:id="4432" w:author="天赐 余" w:date="2025-12-04T11:11:00Z" w16du:dateUtc="2025-12-04T03:11:00Z">
              <w:r w:rsidRPr="0034302B">
                <w:rPr>
                  <w:rFonts w:asciiTheme="majorEastAsia" w:eastAsiaTheme="majorEastAsia" w:hAnsiTheme="majorEastAsia" w:hint="eastAsia"/>
                </w:rPr>
                <w:t>Uint32</w:t>
              </w:r>
            </w:ins>
          </w:p>
        </w:tc>
        <w:tc>
          <w:tcPr>
            <w:tcW w:w="1417" w:type="dxa"/>
            <w:gridSpan w:val="2"/>
            <w:vAlign w:val="center"/>
          </w:tcPr>
          <w:p w14:paraId="622E8C20" w14:textId="77777777" w:rsidR="008A3990" w:rsidRPr="0034302B" w:rsidRDefault="008A3990" w:rsidP="0034302B">
            <w:pPr>
              <w:spacing w:after="0" w:line="240" w:lineRule="auto"/>
              <w:ind w:firstLineChars="0" w:firstLine="0"/>
              <w:jc w:val="left"/>
              <w:rPr>
                <w:ins w:id="4433" w:author="天赐 余" w:date="2025-12-04T11:11:00Z" w16du:dateUtc="2025-12-04T03:11:00Z"/>
                <w:rFonts w:asciiTheme="majorEastAsia" w:eastAsiaTheme="majorEastAsia" w:hAnsiTheme="majorEastAsia" w:hint="eastAsia"/>
              </w:rPr>
            </w:pPr>
            <w:ins w:id="4434" w:author="天赐 余" w:date="2025-12-04T11:11:00Z" w16du:dateUtc="2025-12-04T03:11:00Z">
              <w:r w:rsidRPr="0034302B">
                <w:rPr>
                  <w:rFonts w:asciiTheme="majorEastAsia" w:eastAsiaTheme="majorEastAsia" w:hAnsiTheme="majorEastAsia" w:hint="eastAsia"/>
                </w:rPr>
                <w:t>纳秒</w:t>
              </w:r>
            </w:ins>
          </w:p>
        </w:tc>
        <w:tc>
          <w:tcPr>
            <w:tcW w:w="1477" w:type="dxa"/>
            <w:gridSpan w:val="2"/>
          </w:tcPr>
          <w:p w14:paraId="2EC29459" w14:textId="77777777" w:rsidR="008A3990" w:rsidRPr="0034302B" w:rsidRDefault="008A3990" w:rsidP="0034302B">
            <w:pPr>
              <w:spacing w:after="0" w:line="240" w:lineRule="auto"/>
              <w:ind w:firstLineChars="0" w:firstLine="0"/>
              <w:jc w:val="left"/>
              <w:rPr>
                <w:ins w:id="4435" w:author="天赐 余" w:date="2025-12-04T11:11:00Z" w16du:dateUtc="2025-12-04T03:11:00Z"/>
                <w:rFonts w:asciiTheme="majorEastAsia" w:eastAsiaTheme="majorEastAsia" w:hAnsiTheme="majorEastAsia" w:hint="eastAsia"/>
              </w:rPr>
            </w:pPr>
          </w:p>
        </w:tc>
      </w:tr>
      <w:tr w:rsidR="008A3990" w:rsidRPr="00BB613A" w14:paraId="6A679528" w14:textId="77777777" w:rsidTr="008A3990">
        <w:trPr>
          <w:trHeight w:val="725"/>
          <w:ins w:id="4436" w:author="天赐 余" w:date="2025-12-04T11:11:00Z"/>
        </w:trPr>
        <w:tc>
          <w:tcPr>
            <w:tcW w:w="2070" w:type="dxa"/>
            <w:vAlign w:val="center"/>
          </w:tcPr>
          <w:p w14:paraId="1E3A4AC2" w14:textId="77777777" w:rsidR="008A3990" w:rsidRPr="0034302B" w:rsidRDefault="008A3990" w:rsidP="0034302B">
            <w:pPr>
              <w:spacing w:after="0" w:line="240" w:lineRule="auto"/>
              <w:ind w:firstLineChars="0" w:firstLine="0"/>
              <w:jc w:val="left"/>
              <w:rPr>
                <w:ins w:id="4437" w:author="天赐 余" w:date="2025-12-04T11:11:00Z" w16du:dateUtc="2025-12-04T03:11:00Z"/>
                <w:rFonts w:asciiTheme="majorEastAsia" w:eastAsiaTheme="majorEastAsia" w:hAnsiTheme="majorEastAsia" w:hint="eastAsia"/>
              </w:rPr>
            </w:pPr>
            <w:proofErr w:type="spellStart"/>
            <w:ins w:id="4438" w:author="天赐 余" w:date="2025-12-04T11:11:00Z" w16du:dateUtc="2025-12-04T03:11:00Z">
              <w:r w:rsidRPr="0034302B">
                <w:rPr>
                  <w:rFonts w:asciiTheme="majorEastAsia" w:eastAsiaTheme="majorEastAsia" w:hAnsiTheme="majorEastAsia" w:hint="eastAsia"/>
                </w:rPr>
                <w:t>PSFPAdminControlList</w:t>
              </w:r>
              <w:proofErr w:type="spellEnd"/>
            </w:ins>
          </w:p>
        </w:tc>
        <w:tc>
          <w:tcPr>
            <w:tcW w:w="3162" w:type="dxa"/>
          </w:tcPr>
          <w:p w14:paraId="3D52AE19" w14:textId="77777777" w:rsidR="008A3990" w:rsidRPr="0034302B" w:rsidRDefault="008A3990" w:rsidP="0034302B">
            <w:pPr>
              <w:spacing w:after="0" w:line="240" w:lineRule="auto"/>
              <w:ind w:firstLineChars="0" w:firstLine="0"/>
              <w:jc w:val="left"/>
              <w:rPr>
                <w:ins w:id="4439" w:author="天赐 余" w:date="2025-12-04T11:11:00Z" w16du:dateUtc="2025-12-04T03:11:00Z"/>
                <w:rFonts w:asciiTheme="majorEastAsia" w:eastAsiaTheme="majorEastAsia" w:hAnsiTheme="majorEastAsia" w:hint="eastAsia"/>
              </w:rPr>
            </w:pPr>
            <w:ins w:id="4440" w:author="天赐 余" w:date="2025-12-04T11:11:00Z" w16du:dateUtc="2025-12-04T03:11:00Z">
              <w:r w:rsidRPr="0034302B">
                <w:rPr>
                  <w:rFonts w:asciiTheme="majorEastAsia" w:eastAsiaTheme="majorEastAsia" w:hAnsiTheme="majorEastAsia" w:hint="eastAsia"/>
                </w:rPr>
                <w:t>PSFP门控表</w:t>
              </w:r>
            </w:ins>
          </w:p>
        </w:tc>
        <w:tc>
          <w:tcPr>
            <w:tcW w:w="1284" w:type="dxa"/>
            <w:vAlign w:val="center"/>
          </w:tcPr>
          <w:p w14:paraId="27EDC2B6" w14:textId="77777777" w:rsidR="008A3990" w:rsidRPr="0034302B" w:rsidRDefault="008A3990" w:rsidP="0034302B">
            <w:pPr>
              <w:spacing w:after="0" w:line="240" w:lineRule="auto"/>
              <w:ind w:firstLineChars="0" w:firstLine="0"/>
              <w:jc w:val="left"/>
              <w:rPr>
                <w:ins w:id="4441" w:author="天赐 余" w:date="2025-12-04T11:11:00Z" w16du:dateUtc="2025-12-04T03:11:00Z"/>
                <w:rFonts w:asciiTheme="majorEastAsia" w:eastAsiaTheme="majorEastAsia" w:hAnsiTheme="majorEastAsia" w:hint="eastAsia"/>
              </w:rPr>
            </w:pPr>
            <w:proofErr w:type="spellStart"/>
            <w:ins w:id="4442" w:author="天赐 余" w:date="2025-12-04T11:11:00Z" w16du:dateUtc="2025-12-04T03:11:00Z">
              <w:r w:rsidRPr="0034302B">
                <w:rPr>
                  <w:rFonts w:asciiTheme="majorEastAsia" w:eastAsiaTheme="majorEastAsia" w:hAnsiTheme="majorEastAsia" w:hint="eastAsia"/>
                </w:rPr>
                <w:t>GateControlEntry</w:t>
              </w:r>
              <w:proofErr w:type="spellEnd"/>
              <w:r w:rsidRPr="0034302B">
                <w:rPr>
                  <w:rFonts w:asciiTheme="majorEastAsia" w:eastAsiaTheme="majorEastAsia" w:hAnsiTheme="majorEastAsia" w:hint="eastAsia"/>
                </w:rPr>
                <w:t>列表</w:t>
              </w:r>
            </w:ins>
          </w:p>
        </w:tc>
        <w:tc>
          <w:tcPr>
            <w:tcW w:w="1417" w:type="dxa"/>
            <w:gridSpan w:val="2"/>
            <w:vAlign w:val="center"/>
          </w:tcPr>
          <w:p w14:paraId="67537A7C" w14:textId="77777777" w:rsidR="008A3990" w:rsidRPr="0034302B" w:rsidRDefault="008A3990" w:rsidP="0034302B">
            <w:pPr>
              <w:spacing w:after="0" w:line="240" w:lineRule="auto"/>
              <w:ind w:firstLineChars="0" w:firstLine="0"/>
              <w:jc w:val="left"/>
              <w:rPr>
                <w:ins w:id="4443" w:author="天赐 余" w:date="2025-12-04T11:11:00Z" w16du:dateUtc="2025-12-04T03:11:00Z"/>
                <w:rFonts w:asciiTheme="majorEastAsia" w:eastAsiaTheme="majorEastAsia" w:hAnsiTheme="majorEastAsia" w:hint="eastAsia"/>
              </w:rPr>
            </w:pPr>
          </w:p>
        </w:tc>
        <w:tc>
          <w:tcPr>
            <w:tcW w:w="1477" w:type="dxa"/>
            <w:gridSpan w:val="2"/>
          </w:tcPr>
          <w:p w14:paraId="088ED3FF" w14:textId="77777777" w:rsidR="008A3990" w:rsidRPr="0034302B" w:rsidRDefault="008A3990" w:rsidP="0034302B">
            <w:pPr>
              <w:spacing w:after="0" w:line="240" w:lineRule="auto"/>
              <w:ind w:firstLineChars="0" w:firstLine="0"/>
              <w:jc w:val="left"/>
              <w:rPr>
                <w:ins w:id="4444" w:author="天赐 余" w:date="2025-12-04T11:11:00Z" w16du:dateUtc="2025-12-04T03:11:00Z"/>
                <w:rFonts w:asciiTheme="majorEastAsia" w:eastAsiaTheme="majorEastAsia" w:hAnsiTheme="majorEastAsia" w:hint="eastAsia"/>
              </w:rPr>
            </w:pPr>
          </w:p>
        </w:tc>
      </w:tr>
      <w:tr w:rsidR="008A3990" w:rsidRPr="00BB613A" w14:paraId="08D90026" w14:textId="77777777" w:rsidTr="008A3990">
        <w:trPr>
          <w:trHeight w:val="725"/>
          <w:ins w:id="4445" w:author="天赐 余" w:date="2025-12-04T11:11:00Z"/>
        </w:trPr>
        <w:tc>
          <w:tcPr>
            <w:tcW w:w="2070" w:type="dxa"/>
            <w:vAlign w:val="center"/>
          </w:tcPr>
          <w:p w14:paraId="22D2103A" w14:textId="77777777" w:rsidR="008A3990" w:rsidRPr="003C400A" w:rsidRDefault="008A3990" w:rsidP="0034302B">
            <w:pPr>
              <w:spacing w:after="0" w:line="240" w:lineRule="auto"/>
              <w:ind w:firstLineChars="0" w:firstLine="0"/>
              <w:jc w:val="left"/>
              <w:rPr>
                <w:ins w:id="4446" w:author="天赐 余" w:date="2025-12-04T11:11:00Z" w16du:dateUtc="2025-12-04T03:11:00Z"/>
                <w:rFonts w:asciiTheme="majorEastAsia" w:eastAsiaTheme="majorEastAsia" w:hAnsiTheme="majorEastAsia" w:hint="eastAsia"/>
              </w:rPr>
            </w:pPr>
            <w:proofErr w:type="spellStart"/>
            <w:ins w:id="4447" w:author="天赐 余" w:date="2025-12-04T11:11:00Z" w16du:dateUtc="2025-12-04T03:11:00Z">
              <w:r w:rsidRPr="003C400A">
                <w:rPr>
                  <w:rFonts w:asciiTheme="majorEastAsia" w:eastAsiaTheme="majorEastAsia" w:hAnsiTheme="majorEastAsia" w:hint="eastAsia"/>
                </w:rPr>
                <w:t>PSFP</w:t>
              </w:r>
              <w:r w:rsidRPr="003C400A">
                <w:rPr>
                  <w:rFonts w:asciiTheme="majorEastAsia" w:eastAsiaTheme="majorEastAsia" w:hAnsiTheme="majorEastAsia"/>
                </w:rPr>
                <w:t>AdminCycleTime</w:t>
              </w:r>
              <w:proofErr w:type="spellEnd"/>
            </w:ins>
          </w:p>
        </w:tc>
        <w:tc>
          <w:tcPr>
            <w:tcW w:w="3162" w:type="dxa"/>
          </w:tcPr>
          <w:p w14:paraId="6FC53BBD" w14:textId="77777777" w:rsidR="008A3990" w:rsidRPr="003C400A" w:rsidRDefault="008A3990" w:rsidP="0034302B">
            <w:pPr>
              <w:spacing w:after="0" w:line="240" w:lineRule="auto"/>
              <w:ind w:firstLineChars="0" w:firstLine="0"/>
              <w:jc w:val="left"/>
              <w:rPr>
                <w:ins w:id="4448" w:author="天赐 余" w:date="2025-12-04T11:11:00Z" w16du:dateUtc="2025-12-04T03:11:00Z"/>
                <w:rFonts w:asciiTheme="majorEastAsia" w:eastAsiaTheme="majorEastAsia" w:hAnsiTheme="majorEastAsia" w:hint="eastAsia"/>
              </w:rPr>
            </w:pPr>
            <w:ins w:id="4449" w:author="天赐 余" w:date="2025-12-04T11:11:00Z" w16du:dateUtc="2025-12-04T03:11:00Z">
              <w:r w:rsidRPr="003C400A">
                <w:rPr>
                  <w:rFonts w:asciiTheme="majorEastAsia" w:eastAsiaTheme="majorEastAsia" w:hAnsiTheme="majorEastAsia" w:hint="eastAsia"/>
                </w:rPr>
                <w:t>PSFP门控循环时间</w:t>
              </w:r>
              <w:r>
                <w:rPr>
                  <w:rFonts w:asciiTheme="majorEastAsia" w:eastAsiaTheme="majorEastAsia" w:hAnsiTheme="majorEastAsia" w:hint="eastAsia"/>
                </w:rPr>
                <w:t>，用门控时间粒度的整数倍表示</w:t>
              </w:r>
            </w:ins>
          </w:p>
        </w:tc>
        <w:tc>
          <w:tcPr>
            <w:tcW w:w="1284" w:type="dxa"/>
            <w:vAlign w:val="center"/>
          </w:tcPr>
          <w:p w14:paraId="7C91A41D" w14:textId="77777777" w:rsidR="008A3990" w:rsidRPr="003C400A" w:rsidRDefault="008A3990" w:rsidP="0034302B">
            <w:pPr>
              <w:spacing w:after="0" w:line="240" w:lineRule="auto"/>
              <w:ind w:firstLineChars="0" w:firstLine="0"/>
              <w:jc w:val="left"/>
              <w:rPr>
                <w:ins w:id="4450" w:author="天赐 余" w:date="2025-12-04T11:11:00Z" w16du:dateUtc="2025-12-04T03:11:00Z"/>
                <w:rFonts w:asciiTheme="majorEastAsia" w:eastAsiaTheme="majorEastAsia" w:hAnsiTheme="majorEastAsia" w:hint="eastAsia"/>
              </w:rPr>
            </w:pPr>
            <w:proofErr w:type="spellStart"/>
            <w:ins w:id="4451" w:author="天赐 余" w:date="2025-12-04T11:11:00Z" w16du:dateUtc="2025-12-04T03:11:00Z">
              <w:r w:rsidRPr="003C400A">
                <w:rPr>
                  <w:rFonts w:asciiTheme="majorEastAsia" w:eastAsiaTheme="majorEastAsia" w:hAnsiTheme="majorEastAsia" w:hint="eastAsia"/>
                </w:rPr>
                <w:t>Uint</w:t>
              </w:r>
              <w:proofErr w:type="spellEnd"/>
            </w:ins>
          </w:p>
        </w:tc>
        <w:tc>
          <w:tcPr>
            <w:tcW w:w="1417" w:type="dxa"/>
            <w:gridSpan w:val="2"/>
            <w:vAlign w:val="center"/>
          </w:tcPr>
          <w:p w14:paraId="7A51E072" w14:textId="77777777" w:rsidR="008A3990" w:rsidRPr="003C400A" w:rsidRDefault="008A3990" w:rsidP="0034302B">
            <w:pPr>
              <w:spacing w:after="0" w:line="240" w:lineRule="auto"/>
              <w:ind w:firstLineChars="0" w:firstLine="0"/>
              <w:jc w:val="left"/>
              <w:rPr>
                <w:ins w:id="4452" w:author="天赐 余" w:date="2025-12-04T11:11:00Z" w16du:dateUtc="2025-12-04T03:11:00Z"/>
                <w:rFonts w:asciiTheme="majorEastAsia" w:eastAsiaTheme="majorEastAsia" w:hAnsiTheme="majorEastAsia" w:hint="eastAsia"/>
              </w:rPr>
            </w:pPr>
            <w:ins w:id="4453" w:author="天赐 余" w:date="2025-12-04T11:11:00Z" w16du:dateUtc="2025-12-04T03:11:00Z">
              <w:r w:rsidRPr="003C400A">
                <w:rPr>
                  <w:rFonts w:asciiTheme="majorEastAsia" w:eastAsiaTheme="majorEastAsia" w:hAnsiTheme="majorEastAsia" w:hint="eastAsia"/>
                </w:rPr>
                <w:t>纳秒</w:t>
              </w:r>
            </w:ins>
          </w:p>
        </w:tc>
        <w:tc>
          <w:tcPr>
            <w:tcW w:w="1477" w:type="dxa"/>
            <w:gridSpan w:val="2"/>
          </w:tcPr>
          <w:p w14:paraId="321C759E" w14:textId="77777777" w:rsidR="008A3990" w:rsidRPr="003C400A" w:rsidRDefault="008A3990" w:rsidP="0034302B">
            <w:pPr>
              <w:spacing w:after="0" w:line="240" w:lineRule="auto"/>
              <w:ind w:firstLineChars="0" w:firstLine="0"/>
              <w:jc w:val="left"/>
              <w:rPr>
                <w:ins w:id="4454" w:author="天赐 余" w:date="2025-12-04T11:11:00Z" w16du:dateUtc="2025-12-04T03:11:00Z"/>
                <w:rFonts w:asciiTheme="majorEastAsia" w:eastAsiaTheme="majorEastAsia" w:hAnsiTheme="majorEastAsia" w:hint="eastAsia"/>
              </w:rPr>
            </w:pPr>
            <w:ins w:id="4455" w:author="天赐 余" w:date="2025-12-04T11:11:00Z" w16du:dateUtc="2025-12-04T03:11:00Z">
              <w:r>
                <w:rPr>
                  <w:rFonts w:asciiTheme="majorEastAsia" w:eastAsiaTheme="majorEastAsia" w:hAnsiTheme="majorEastAsia" w:hint="eastAsia"/>
                </w:rPr>
                <w:t>门控时间粒度整数倍</w:t>
              </w:r>
            </w:ins>
          </w:p>
        </w:tc>
      </w:tr>
      <w:tr w:rsidR="008A3990" w:rsidRPr="00BB613A" w14:paraId="56A65585" w14:textId="77777777" w:rsidTr="008A3990">
        <w:trPr>
          <w:trHeight w:val="1449"/>
          <w:ins w:id="4456" w:author="天赐 余" w:date="2025-12-04T11:11:00Z"/>
        </w:trPr>
        <w:tc>
          <w:tcPr>
            <w:tcW w:w="2070" w:type="dxa"/>
            <w:vAlign w:val="center"/>
          </w:tcPr>
          <w:p w14:paraId="07E76BCE" w14:textId="77777777" w:rsidR="008A3990" w:rsidRPr="0034302B" w:rsidRDefault="008A3990" w:rsidP="0034302B">
            <w:pPr>
              <w:spacing w:after="0" w:line="240" w:lineRule="auto"/>
              <w:ind w:firstLineChars="0" w:firstLine="0"/>
              <w:jc w:val="left"/>
              <w:rPr>
                <w:ins w:id="4457" w:author="天赐 余" w:date="2025-12-04T11:11:00Z" w16du:dateUtc="2025-12-04T03:11:00Z"/>
                <w:rFonts w:asciiTheme="majorEastAsia" w:eastAsiaTheme="majorEastAsia" w:hAnsiTheme="majorEastAsia" w:hint="eastAsia"/>
              </w:rPr>
            </w:pPr>
            <w:proofErr w:type="spellStart"/>
            <w:ins w:id="4458" w:author="天赐 余" w:date="2025-12-04T11:11:00Z" w16du:dateUtc="2025-12-04T03:11:00Z">
              <w:r w:rsidRPr="0034302B">
                <w:rPr>
                  <w:rFonts w:asciiTheme="majorEastAsia" w:eastAsiaTheme="majorEastAsia" w:hAnsiTheme="majorEastAsia" w:hint="eastAsia"/>
                </w:rPr>
                <w:t>PSFPAdminBaseTime</w:t>
              </w:r>
              <w:proofErr w:type="spellEnd"/>
            </w:ins>
          </w:p>
        </w:tc>
        <w:tc>
          <w:tcPr>
            <w:tcW w:w="3162" w:type="dxa"/>
          </w:tcPr>
          <w:p w14:paraId="541F6193" w14:textId="77777777" w:rsidR="008A3990" w:rsidRPr="0034302B" w:rsidRDefault="008A3990" w:rsidP="0034302B">
            <w:pPr>
              <w:spacing w:after="0" w:line="240" w:lineRule="auto"/>
              <w:ind w:firstLineChars="0" w:firstLine="0"/>
              <w:jc w:val="left"/>
              <w:rPr>
                <w:ins w:id="4459" w:author="天赐 余" w:date="2025-12-04T11:11:00Z" w16du:dateUtc="2025-12-04T03:11:00Z"/>
                <w:rFonts w:asciiTheme="majorEastAsia" w:eastAsiaTheme="majorEastAsia" w:hAnsiTheme="majorEastAsia" w:hint="eastAsia"/>
              </w:rPr>
            </w:pPr>
            <w:ins w:id="4460" w:author="天赐 余" w:date="2025-12-04T11:11:00Z" w16du:dateUtc="2025-12-04T03:11:00Z">
              <w:r w:rsidRPr="0034302B">
                <w:rPr>
                  <w:rFonts w:asciiTheme="majorEastAsia" w:eastAsiaTheme="majorEastAsia" w:hAnsiTheme="majorEastAsia" w:hint="eastAsia"/>
                </w:rPr>
                <w:t>PSFP循环开始的基准时间（PTP时间格式）</w:t>
              </w:r>
            </w:ins>
          </w:p>
        </w:tc>
        <w:tc>
          <w:tcPr>
            <w:tcW w:w="1284" w:type="dxa"/>
            <w:vAlign w:val="center"/>
          </w:tcPr>
          <w:p w14:paraId="52EF36E4" w14:textId="77777777" w:rsidR="008A3990" w:rsidRPr="0034302B" w:rsidRDefault="008A3990" w:rsidP="0034302B">
            <w:pPr>
              <w:spacing w:after="0" w:line="240" w:lineRule="auto"/>
              <w:ind w:firstLineChars="0" w:firstLine="0"/>
              <w:jc w:val="left"/>
              <w:rPr>
                <w:ins w:id="4461" w:author="天赐 余" w:date="2025-12-04T11:11:00Z" w16du:dateUtc="2025-12-04T03:11:00Z"/>
                <w:rFonts w:asciiTheme="majorEastAsia" w:eastAsiaTheme="majorEastAsia" w:hAnsiTheme="majorEastAsia" w:hint="eastAsia"/>
              </w:rPr>
            </w:pPr>
            <w:ins w:id="4462" w:author="天赐 余" w:date="2025-12-04T11:11:00Z" w16du:dateUtc="2025-12-04T03:11:00Z">
              <w:r>
                <w:rPr>
                  <w:rFonts w:asciiTheme="majorEastAsia" w:eastAsiaTheme="majorEastAsia" w:hAnsiTheme="majorEastAsia" w:hint="eastAsia"/>
                </w:rPr>
                <w:t>U</w:t>
              </w:r>
              <w:r w:rsidRPr="0034302B">
                <w:rPr>
                  <w:rFonts w:asciiTheme="majorEastAsia" w:eastAsiaTheme="majorEastAsia" w:hAnsiTheme="majorEastAsia" w:hint="eastAsia"/>
                </w:rPr>
                <w:t>Int</w:t>
              </w:r>
              <w:r>
                <w:rPr>
                  <w:rFonts w:asciiTheme="majorEastAsia" w:eastAsiaTheme="majorEastAsia" w:hAnsiTheme="majorEastAsia" w:hint="eastAsia"/>
                </w:rPr>
                <w:t>48</w:t>
              </w:r>
              <w:r w:rsidRPr="0034302B">
                <w:rPr>
                  <w:rFonts w:asciiTheme="majorEastAsia" w:eastAsiaTheme="majorEastAsia" w:hAnsiTheme="majorEastAsia" w:hint="eastAsia"/>
                </w:rPr>
                <w:t>+Uint32</w:t>
              </w:r>
            </w:ins>
          </w:p>
        </w:tc>
        <w:tc>
          <w:tcPr>
            <w:tcW w:w="1417" w:type="dxa"/>
            <w:gridSpan w:val="2"/>
            <w:vAlign w:val="center"/>
          </w:tcPr>
          <w:p w14:paraId="3E19B7A6" w14:textId="77777777" w:rsidR="008A3990" w:rsidRPr="0034302B" w:rsidRDefault="008A3990" w:rsidP="0034302B">
            <w:pPr>
              <w:spacing w:after="0" w:line="240" w:lineRule="auto"/>
              <w:ind w:firstLineChars="0" w:firstLine="0"/>
              <w:jc w:val="left"/>
              <w:rPr>
                <w:ins w:id="4463" w:author="天赐 余" w:date="2025-12-04T11:11:00Z" w16du:dateUtc="2025-12-04T03:11:00Z"/>
                <w:rFonts w:asciiTheme="majorEastAsia" w:eastAsiaTheme="majorEastAsia" w:hAnsiTheme="majorEastAsia" w:hint="eastAsia"/>
              </w:rPr>
            </w:pPr>
            <w:ins w:id="4464" w:author="天赐 余" w:date="2025-12-04T11:11:00Z" w16du:dateUtc="2025-12-04T03:11:00Z">
              <w:r w:rsidRPr="0034302B">
                <w:rPr>
                  <w:rFonts w:asciiTheme="majorEastAsia" w:eastAsiaTheme="majorEastAsia" w:hAnsiTheme="majorEastAsia" w:hint="eastAsia"/>
                </w:rPr>
                <w:t>48位秒，32位纳秒</w:t>
              </w:r>
            </w:ins>
          </w:p>
        </w:tc>
        <w:tc>
          <w:tcPr>
            <w:tcW w:w="1477" w:type="dxa"/>
            <w:gridSpan w:val="2"/>
          </w:tcPr>
          <w:p w14:paraId="7BA72794" w14:textId="77777777" w:rsidR="008A3990" w:rsidRPr="0034302B" w:rsidRDefault="008A3990" w:rsidP="0034302B">
            <w:pPr>
              <w:spacing w:after="0" w:line="240" w:lineRule="auto"/>
              <w:ind w:firstLineChars="0" w:firstLine="0"/>
              <w:jc w:val="left"/>
              <w:rPr>
                <w:ins w:id="4465" w:author="天赐 余" w:date="2025-12-04T11:11:00Z" w16du:dateUtc="2025-12-04T03:11:00Z"/>
                <w:rFonts w:asciiTheme="majorEastAsia" w:eastAsiaTheme="majorEastAsia" w:hAnsiTheme="majorEastAsia" w:hint="eastAsia"/>
              </w:rPr>
            </w:pPr>
          </w:p>
        </w:tc>
      </w:tr>
      <w:tr w:rsidR="008A3990" w:rsidRPr="00BB613A" w14:paraId="4DDEF457" w14:textId="77777777" w:rsidTr="008A3990">
        <w:trPr>
          <w:trHeight w:val="1449"/>
          <w:ins w:id="4466" w:author="天赐 余" w:date="2025-12-04T11:11:00Z"/>
        </w:trPr>
        <w:tc>
          <w:tcPr>
            <w:tcW w:w="2070" w:type="dxa"/>
            <w:vAlign w:val="center"/>
          </w:tcPr>
          <w:p w14:paraId="462BB9CA" w14:textId="77777777" w:rsidR="008A3990" w:rsidRPr="0034302B" w:rsidRDefault="008A3990" w:rsidP="0034302B">
            <w:pPr>
              <w:spacing w:after="0" w:line="240" w:lineRule="auto"/>
              <w:ind w:firstLineChars="0" w:firstLine="0"/>
              <w:jc w:val="left"/>
              <w:rPr>
                <w:ins w:id="4467" w:author="天赐 余" w:date="2025-12-04T11:11:00Z" w16du:dateUtc="2025-12-04T03:11:00Z"/>
                <w:rFonts w:asciiTheme="majorEastAsia" w:eastAsiaTheme="majorEastAsia" w:hAnsiTheme="majorEastAsia" w:hint="eastAsia"/>
              </w:rPr>
            </w:pPr>
            <w:proofErr w:type="spellStart"/>
            <w:ins w:id="4468" w:author="天赐 余" w:date="2025-12-04T11:11:00Z" w16du:dateUtc="2025-12-04T03:11:00Z">
              <w:r w:rsidRPr="0034302B">
                <w:rPr>
                  <w:rFonts w:asciiTheme="majorEastAsia" w:eastAsiaTheme="majorEastAsia" w:hAnsiTheme="majorEastAsia" w:hint="eastAsia"/>
                </w:rPr>
                <w:t>PSFPTickGranularity</w:t>
              </w:r>
              <w:proofErr w:type="spellEnd"/>
            </w:ins>
          </w:p>
        </w:tc>
        <w:tc>
          <w:tcPr>
            <w:tcW w:w="3162" w:type="dxa"/>
            <w:vAlign w:val="center"/>
          </w:tcPr>
          <w:p w14:paraId="1683587F" w14:textId="77777777" w:rsidR="008A3990" w:rsidRPr="0034302B" w:rsidRDefault="008A3990" w:rsidP="0034302B">
            <w:pPr>
              <w:spacing w:after="0" w:line="240" w:lineRule="auto"/>
              <w:ind w:firstLineChars="0" w:firstLine="0"/>
              <w:jc w:val="left"/>
              <w:rPr>
                <w:ins w:id="4469" w:author="天赐 余" w:date="2025-12-04T11:11:00Z" w16du:dateUtc="2025-12-04T03:11:00Z"/>
                <w:rFonts w:asciiTheme="majorEastAsia" w:eastAsiaTheme="majorEastAsia" w:hAnsiTheme="majorEastAsia" w:hint="eastAsia"/>
              </w:rPr>
            </w:pPr>
            <w:ins w:id="4470" w:author="天赐 余" w:date="2025-12-04T11:11:00Z" w16du:dateUtc="2025-12-04T03:11:00Z">
              <w:r w:rsidRPr="0034302B">
                <w:rPr>
                  <w:rFonts w:asciiTheme="majorEastAsia" w:eastAsiaTheme="majorEastAsia" w:hAnsiTheme="majorEastAsia" w:hint="eastAsia"/>
                </w:rPr>
                <w:t>门控时间粒度，门控状态机每一拍的时间长度</w:t>
              </w:r>
            </w:ins>
          </w:p>
        </w:tc>
        <w:tc>
          <w:tcPr>
            <w:tcW w:w="1284" w:type="dxa"/>
            <w:vAlign w:val="center"/>
          </w:tcPr>
          <w:p w14:paraId="47E6B902" w14:textId="77777777" w:rsidR="008A3990" w:rsidRPr="0034302B" w:rsidRDefault="008A3990" w:rsidP="0034302B">
            <w:pPr>
              <w:spacing w:after="0" w:line="240" w:lineRule="auto"/>
              <w:ind w:firstLineChars="0" w:firstLine="0"/>
              <w:jc w:val="left"/>
              <w:rPr>
                <w:ins w:id="4471" w:author="天赐 余" w:date="2025-12-04T11:11:00Z" w16du:dateUtc="2025-12-04T03:11:00Z"/>
                <w:rFonts w:asciiTheme="majorEastAsia" w:eastAsiaTheme="majorEastAsia" w:hAnsiTheme="majorEastAsia" w:hint="eastAsia"/>
              </w:rPr>
            </w:pPr>
            <w:ins w:id="4472" w:author="天赐 余" w:date="2025-12-04T11:11:00Z" w16du:dateUtc="2025-12-04T03:11:00Z">
              <w:r w:rsidRPr="0034302B">
                <w:rPr>
                  <w:rFonts w:asciiTheme="majorEastAsia" w:eastAsiaTheme="majorEastAsia" w:hAnsiTheme="majorEastAsia" w:hint="eastAsia"/>
                </w:rPr>
                <w:t>Uint32</w:t>
              </w:r>
            </w:ins>
          </w:p>
        </w:tc>
        <w:tc>
          <w:tcPr>
            <w:tcW w:w="1417" w:type="dxa"/>
            <w:gridSpan w:val="2"/>
            <w:vAlign w:val="center"/>
          </w:tcPr>
          <w:p w14:paraId="79545664" w14:textId="77777777" w:rsidR="008A3990" w:rsidRPr="0034302B" w:rsidRDefault="008A3990" w:rsidP="0034302B">
            <w:pPr>
              <w:spacing w:after="0" w:line="240" w:lineRule="auto"/>
              <w:ind w:firstLineChars="0" w:firstLine="0"/>
              <w:jc w:val="left"/>
              <w:rPr>
                <w:ins w:id="4473" w:author="天赐 余" w:date="2025-12-04T11:11:00Z" w16du:dateUtc="2025-12-04T03:11:00Z"/>
                <w:rFonts w:asciiTheme="majorEastAsia" w:eastAsiaTheme="majorEastAsia" w:hAnsiTheme="majorEastAsia" w:hint="eastAsia"/>
              </w:rPr>
            </w:pPr>
            <w:ins w:id="4474" w:author="天赐 余" w:date="2025-12-04T11:11:00Z" w16du:dateUtc="2025-12-04T03:11:00Z">
              <w:r w:rsidRPr="0034302B">
                <w:rPr>
                  <w:rFonts w:asciiTheme="majorEastAsia" w:eastAsiaTheme="majorEastAsia" w:hAnsiTheme="majorEastAsia" w:hint="eastAsia"/>
                </w:rPr>
                <w:t>十分之一纳秒</w:t>
              </w:r>
            </w:ins>
          </w:p>
        </w:tc>
        <w:tc>
          <w:tcPr>
            <w:tcW w:w="1477" w:type="dxa"/>
            <w:gridSpan w:val="2"/>
          </w:tcPr>
          <w:p w14:paraId="33834446" w14:textId="77777777" w:rsidR="008A3990" w:rsidRPr="0034302B" w:rsidRDefault="008A3990" w:rsidP="0034302B">
            <w:pPr>
              <w:spacing w:after="0" w:line="240" w:lineRule="auto"/>
              <w:ind w:firstLineChars="0" w:firstLine="0"/>
              <w:jc w:val="left"/>
              <w:rPr>
                <w:ins w:id="4475" w:author="天赐 余" w:date="2025-12-04T11:11:00Z" w16du:dateUtc="2025-12-04T03:11:00Z"/>
                <w:rFonts w:asciiTheme="majorEastAsia" w:eastAsiaTheme="majorEastAsia" w:hAnsiTheme="majorEastAsia" w:hint="eastAsia"/>
              </w:rPr>
            </w:pPr>
          </w:p>
        </w:tc>
      </w:tr>
    </w:tbl>
    <w:p w14:paraId="7DDE4544" w14:textId="77777777" w:rsidR="00717322" w:rsidRDefault="00717322">
      <w:pPr>
        <w:ind w:firstLineChars="0" w:firstLine="0"/>
      </w:pPr>
    </w:p>
    <w:p w14:paraId="531433F8" w14:textId="77777777" w:rsidR="00717322" w:rsidRDefault="00000000">
      <w:pPr>
        <w:numPr>
          <w:ilvl w:val="0"/>
          <w:numId w:val="18"/>
        </w:numPr>
        <w:ind w:firstLine="560"/>
      </w:pPr>
      <w:r>
        <w:rPr>
          <w:rFonts w:hint="eastAsia"/>
        </w:rPr>
        <w:t>时间同步容错参数</w:t>
      </w:r>
    </w:p>
    <w:tbl>
      <w:tblPr>
        <w:tblStyle w:val="aff1"/>
        <w:tblW w:w="8642" w:type="dxa"/>
        <w:tblLayout w:type="fixed"/>
        <w:tblLook w:val="04A0" w:firstRow="1" w:lastRow="0" w:firstColumn="1" w:lastColumn="0" w:noHBand="0" w:noVBand="1"/>
      </w:tblPr>
      <w:tblGrid>
        <w:gridCol w:w="2070"/>
        <w:gridCol w:w="3162"/>
        <w:gridCol w:w="2358"/>
        <w:gridCol w:w="1052"/>
      </w:tblGrid>
      <w:tr w:rsidR="00717322" w14:paraId="4787938F" w14:textId="77777777">
        <w:trPr>
          <w:trHeight w:val="366"/>
        </w:trPr>
        <w:tc>
          <w:tcPr>
            <w:tcW w:w="2070" w:type="dxa"/>
            <w:vAlign w:val="center"/>
          </w:tcPr>
          <w:p w14:paraId="491A8B15"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62" w:type="dxa"/>
          </w:tcPr>
          <w:p w14:paraId="1A56843D"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2358" w:type="dxa"/>
          </w:tcPr>
          <w:p w14:paraId="041BE950"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1052" w:type="dxa"/>
            <w:vAlign w:val="center"/>
          </w:tcPr>
          <w:p w14:paraId="3DD24AAD"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r>
      <w:tr w:rsidR="00717322" w14:paraId="4CD46C11" w14:textId="77777777">
        <w:trPr>
          <w:trHeight w:val="1084"/>
        </w:trPr>
        <w:tc>
          <w:tcPr>
            <w:tcW w:w="2070" w:type="dxa"/>
          </w:tcPr>
          <w:p w14:paraId="37349E15"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fttmMapPtpInstanceToIndex</w:t>
            </w:r>
            <w:proofErr w:type="spellEnd"/>
          </w:p>
        </w:tc>
        <w:tc>
          <w:tcPr>
            <w:tcW w:w="3162" w:type="dxa"/>
          </w:tcPr>
          <w:p w14:paraId="78A149E4"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FTTM引用PTP实例列表，每个FTTM实例引用了哪些PTP示例，用PTP实例的索引列表标识</w:t>
            </w:r>
          </w:p>
        </w:tc>
        <w:tc>
          <w:tcPr>
            <w:tcW w:w="2358" w:type="dxa"/>
            <w:vAlign w:val="center"/>
          </w:tcPr>
          <w:p w14:paraId="5E9CADDB"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Uint32列表</w:t>
            </w:r>
          </w:p>
        </w:tc>
        <w:tc>
          <w:tcPr>
            <w:tcW w:w="1052" w:type="dxa"/>
            <w:vAlign w:val="center"/>
          </w:tcPr>
          <w:p w14:paraId="3BC6987B"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14:paraId="3882DF79" w14:textId="77777777">
        <w:trPr>
          <w:trHeight w:val="732"/>
        </w:trPr>
        <w:tc>
          <w:tcPr>
            <w:tcW w:w="2070" w:type="dxa"/>
          </w:tcPr>
          <w:p w14:paraId="0C42A9A9"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fttmMaxAs</w:t>
            </w:r>
            <w:proofErr w:type="spellEnd"/>
          </w:p>
        </w:tc>
        <w:tc>
          <w:tcPr>
            <w:tcW w:w="3162" w:type="dxa"/>
          </w:tcPr>
          <w:p w14:paraId="747377EE"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时钟偏差阈值，认为无故障时，任意两个PTP实例时钟之间偏差阈值。为二维数组</w:t>
            </w:r>
            <w:proofErr w:type="spellStart"/>
            <w:r>
              <w:rPr>
                <w:rFonts w:asciiTheme="majorEastAsia" w:eastAsiaTheme="majorEastAsia" w:hAnsiTheme="majorEastAsia"/>
              </w:rPr>
              <w:t>fttmMaxAs</w:t>
            </w:r>
            <w:proofErr w:type="spellEnd"/>
            <w:r>
              <w:rPr>
                <w:rFonts w:asciiTheme="majorEastAsia" w:eastAsiaTheme="majorEastAsia" w:hAnsiTheme="majorEastAsia" w:hint="eastAsia"/>
              </w:rPr>
              <w:t>[x][y]表示x实例和y实例之间的阈值</w:t>
            </w:r>
          </w:p>
        </w:tc>
        <w:tc>
          <w:tcPr>
            <w:tcW w:w="2358" w:type="dxa"/>
            <w:vAlign w:val="center"/>
          </w:tcPr>
          <w:p w14:paraId="0CCCE6DE"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w:t>
            </w:r>
            <w:r>
              <w:rPr>
                <w:rFonts w:asciiTheme="majorEastAsia" w:eastAsiaTheme="majorEastAsia" w:hAnsiTheme="majorEastAsia"/>
              </w:rPr>
              <w:t>int</w:t>
            </w:r>
            <w:r>
              <w:rPr>
                <w:rFonts w:asciiTheme="majorEastAsia" w:eastAsiaTheme="majorEastAsia" w:hAnsiTheme="majorEastAsia" w:hint="eastAsia"/>
              </w:rPr>
              <w:t>32</w:t>
            </w:r>
          </w:p>
        </w:tc>
        <w:tc>
          <w:tcPr>
            <w:tcW w:w="1052" w:type="dxa"/>
            <w:vAlign w:val="center"/>
          </w:tcPr>
          <w:p w14:paraId="2BC17A70"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2</w:t>
            </w:r>
            <w:r>
              <w:rPr>
                <w:rFonts w:asciiTheme="majorEastAsia" w:eastAsiaTheme="majorEastAsia" w:hAnsiTheme="majorEastAsia" w:hint="eastAsia"/>
                <w:vertAlign w:val="superscript"/>
              </w:rPr>
              <w:t>-16</w:t>
            </w:r>
            <w:r>
              <w:rPr>
                <w:rFonts w:asciiTheme="majorEastAsia" w:eastAsiaTheme="majorEastAsia" w:hAnsiTheme="majorEastAsia" w:hint="eastAsia"/>
              </w:rPr>
              <w:t>纳秒</w:t>
            </w:r>
          </w:p>
        </w:tc>
      </w:tr>
    </w:tbl>
    <w:p w14:paraId="0FC3F50F" w14:textId="77777777" w:rsidR="00717322" w:rsidRDefault="00717322">
      <w:pPr>
        <w:ind w:firstLineChars="0" w:firstLine="0"/>
      </w:pPr>
    </w:p>
    <w:p w14:paraId="6B9CFA97" w14:textId="77777777" w:rsidR="00717322" w:rsidRDefault="00000000" w:rsidP="004C183B">
      <w:pPr>
        <w:pStyle w:val="21"/>
      </w:pPr>
      <w:r>
        <w:rPr>
          <w:rFonts w:hint="eastAsia"/>
        </w:rPr>
        <w:lastRenderedPageBreak/>
        <w:t>网络监控参数</w:t>
      </w:r>
    </w:p>
    <w:p w14:paraId="00467144" w14:textId="35A02F88" w:rsidR="00717322" w:rsidRDefault="00000000">
      <w:pPr>
        <w:ind w:firstLine="560"/>
        <w:rPr>
          <w:highlight w:val="yellow"/>
        </w:rPr>
      </w:pPr>
      <w:r>
        <w:rPr>
          <w:rFonts w:hint="eastAsia"/>
        </w:rPr>
        <w:t>网络设备和功能的管理与监控对于航天系统的安全运行至关重要。</w:t>
      </w:r>
      <w:del w:id="4476" w:author="天赐 余" w:date="2025-12-03T19:32:00Z" w16du:dateUtc="2025-12-03T11:32:00Z">
        <w:r w:rsidDel="003D2DCD">
          <w:rPr>
            <w:rFonts w:hint="eastAsia"/>
          </w:rPr>
          <w:delText>第</w:delText>
        </w:r>
      </w:del>
      <w:r>
        <w:rPr>
          <w:rFonts w:hint="eastAsia"/>
        </w:rPr>
        <w:t>8.2</w:t>
      </w:r>
      <w:r>
        <w:rPr>
          <w:rFonts w:hint="eastAsia"/>
        </w:rPr>
        <w:t>节描述了网络配置模型，通过静态配置文件在网络运行前设置相关参数。</w:t>
      </w:r>
      <w:r w:rsidRPr="00EA47E3">
        <w:rPr>
          <w:rFonts w:hint="eastAsia"/>
          <w:rPrChange w:id="4477" w:author="天赐 余" w:date="2025-11-29T18:07:00Z" w16du:dateUtc="2025-11-29T10:07:00Z">
            <w:rPr>
              <w:rFonts w:hint="eastAsia"/>
              <w:highlight w:val="yellow"/>
            </w:rPr>
          </w:rPrChange>
        </w:rPr>
        <w:t>本</w:t>
      </w:r>
      <w:ins w:id="4478" w:author="天赐 余" w:date="2025-12-03T19:32:00Z" w16du:dateUtc="2025-12-03T11:32:00Z">
        <w:r w:rsidR="00065201">
          <w:rPr>
            <w:rFonts w:hint="eastAsia"/>
          </w:rPr>
          <w:t>章节</w:t>
        </w:r>
      </w:ins>
      <w:del w:id="4479" w:author="天赐 余" w:date="2025-12-03T19:32:00Z" w16du:dateUtc="2025-12-03T11:32:00Z">
        <w:r w:rsidRPr="00EA47E3" w:rsidDel="00065201">
          <w:rPr>
            <w:rFonts w:hint="eastAsia"/>
            <w:rPrChange w:id="4480" w:author="天赐 余" w:date="2025-11-29T18:07:00Z" w16du:dateUtc="2025-11-29T10:07:00Z">
              <w:rPr>
                <w:rFonts w:hint="eastAsia"/>
                <w:highlight w:val="yellow"/>
              </w:rPr>
            </w:rPrChange>
          </w:rPr>
          <w:delText>节</w:delText>
        </w:r>
      </w:del>
      <w:r w:rsidRPr="00EA47E3">
        <w:rPr>
          <w:rFonts w:hint="eastAsia"/>
          <w:rPrChange w:id="4481" w:author="天赐 余" w:date="2025-11-29T18:07:00Z" w16du:dateUtc="2025-11-29T10:07:00Z">
            <w:rPr>
              <w:rFonts w:hint="eastAsia"/>
              <w:highlight w:val="yellow"/>
            </w:rPr>
          </w:rPrChange>
        </w:rPr>
        <w:t>进一步规定必须在</w:t>
      </w:r>
      <w:ins w:id="4482" w:author="天赐 余" w:date="2025-12-03T19:32:00Z" w16du:dateUtc="2025-12-03T11:32:00Z">
        <w:r w:rsidR="007746AE">
          <w:rPr>
            <w:rFonts w:hint="eastAsia"/>
          </w:rPr>
          <w:t>网络</w:t>
        </w:r>
      </w:ins>
      <w:r w:rsidRPr="00EA47E3">
        <w:rPr>
          <w:rFonts w:hint="eastAsia"/>
          <w:rPrChange w:id="4483" w:author="天赐 余" w:date="2025-11-29T18:07:00Z" w16du:dateUtc="2025-11-29T10:07:00Z">
            <w:rPr>
              <w:rFonts w:hint="eastAsia"/>
              <w:highlight w:val="yellow"/>
            </w:rPr>
          </w:rPrChange>
        </w:rPr>
        <w:t>运行期间</w:t>
      </w:r>
      <w:del w:id="4484" w:author="天赐 余" w:date="2025-12-03T19:31:00Z" w16du:dateUtc="2025-12-03T11:31:00Z">
        <w:r w:rsidRPr="00EA47E3" w:rsidDel="007746AE">
          <w:rPr>
            <w:rFonts w:hint="eastAsia"/>
            <w:rPrChange w:id="4485" w:author="天赐 余" w:date="2025-11-29T18:07:00Z" w16du:dateUtc="2025-11-29T10:07:00Z">
              <w:rPr>
                <w:rFonts w:hint="eastAsia"/>
                <w:highlight w:val="yellow"/>
              </w:rPr>
            </w:rPrChange>
          </w:rPr>
          <w:delText>（飞行中）</w:delText>
        </w:r>
      </w:del>
      <w:r w:rsidRPr="00EA47E3">
        <w:rPr>
          <w:rFonts w:hint="eastAsia"/>
          <w:rPrChange w:id="4486" w:author="天赐 余" w:date="2025-11-29T18:07:00Z" w16du:dateUtc="2025-11-29T10:07:00Z">
            <w:rPr>
              <w:rFonts w:hint="eastAsia"/>
              <w:highlight w:val="yellow"/>
            </w:rPr>
          </w:rPrChange>
        </w:rPr>
        <w:t>维护并可供访问的监控对象，以满足箭载飞行的可靠性要求。</w:t>
      </w:r>
    </w:p>
    <w:p w14:paraId="2973DB4D" w14:textId="73C9FDE0" w:rsidR="00717322" w:rsidRDefault="00000000">
      <w:pPr>
        <w:ind w:firstLine="560"/>
      </w:pPr>
      <w:del w:id="4487" w:author="天赐 余" w:date="2025-11-29T18:07:00Z" w16du:dateUtc="2025-11-29T10:07:00Z">
        <w:r w:rsidRPr="00EA47E3" w:rsidDel="00EA47E3">
          <w:rPr>
            <w:rFonts w:hint="eastAsia"/>
            <w:rPrChange w:id="4488" w:author="天赐 余" w:date="2025-11-29T18:09:00Z" w16du:dateUtc="2025-11-29T10:09:00Z">
              <w:rPr>
                <w:rFonts w:hint="eastAsia"/>
                <w:highlight w:val="yellow"/>
              </w:rPr>
            </w:rPrChange>
          </w:rPr>
          <w:delText>网络控制器基于</w:delText>
        </w:r>
        <w:r w:rsidRPr="00EA47E3" w:rsidDel="00EA47E3">
          <w:rPr>
            <w:rPrChange w:id="4489" w:author="天赐 余" w:date="2025-11-29T18:09:00Z" w16du:dateUtc="2025-11-29T10:09:00Z">
              <w:rPr>
                <w:highlight w:val="yellow"/>
              </w:rPr>
            </w:rPrChange>
          </w:rPr>
          <w:delText>NETCONF</w:delText>
        </w:r>
        <w:r w:rsidRPr="00EA47E3" w:rsidDel="00EA47E3">
          <w:rPr>
            <w:rFonts w:hint="eastAsia"/>
            <w:rPrChange w:id="4490" w:author="天赐 余" w:date="2025-11-29T18:09:00Z" w16du:dateUtc="2025-11-29T10:09:00Z">
              <w:rPr>
                <w:rFonts w:hint="eastAsia"/>
                <w:highlight w:val="yellow"/>
              </w:rPr>
            </w:rPrChange>
          </w:rPr>
          <w:delText>协议对网络设备和功能</w:delText>
        </w:r>
      </w:del>
      <w:ins w:id="4491" w:author="liubing" w:date="2025-11-28T21:42:00Z">
        <w:del w:id="4492" w:author="天赐 余" w:date="2025-11-29T18:07:00Z" w16du:dateUtc="2025-11-29T10:07:00Z">
          <w:r w:rsidRPr="00EA47E3" w:rsidDel="00EA47E3">
            <w:rPr>
              <w:rFonts w:hint="eastAsia"/>
              <w:rPrChange w:id="4493" w:author="天赐 余" w:date="2025-11-29T18:09:00Z" w16du:dateUtc="2025-11-29T10:09:00Z">
                <w:rPr>
                  <w:rFonts w:hint="eastAsia"/>
                  <w:highlight w:val="yellow"/>
                </w:rPr>
              </w:rPrChange>
            </w:rPr>
            <w:delText>在地面</w:delText>
          </w:r>
        </w:del>
      </w:ins>
      <w:del w:id="4494" w:author="天赐 余" w:date="2025-11-29T18:07:00Z" w16du:dateUtc="2025-11-29T10:07:00Z">
        <w:r w:rsidRPr="00EA47E3" w:rsidDel="00EA47E3">
          <w:rPr>
            <w:rFonts w:hint="eastAsia"/>
            <w:rPrChange w:id="4495" w:author="天赐 余" w:date="2025-11-29T18:09:00Z" w16du:dateUtc="2025-11-29T10:09:00Z">
              <w:rPr>
                <w:rFonts w:hint="eastAsia"/>
                <w:highlight w:val="yellow"/>
              </w:rPr>
            </w:rPrChange>
          </w:rPr>
          <w:delText>进行监控。</w:delText>
        </w:r>
      </w:del>
      <w:ins w:id="4496" w:author="天赐 余" w:date="2025-11-29T18:07:00Z" w16du:dateUtc="2025-11-29T10:07:00Z">
        <w:r w:rsidR="00EA47E3" w:rsidRPr="00EA47E3">
          <w:rPr>
            <w:rFonts w:hint="eastAsia"/>
            <w:rPrChange w:id="4497" w:author="天赐 余" w:date="2025-11-29T18:09:00Z" w16du:dateUtc="2025-11-29T10:09:00Z">
              <w:rPr>
                <w:rFonts w:hint="eastAsia"/>
                <w:highlight w:val="yellow"/>
              </w:rPr>
            </w:rPrChange>
          </w:rPr>
          <w:t>符合本规范的</w:t>
        </w:r>
      </w:ins>
      <w:ins w:id="4498" w:author="天赐 余" w:date="2025-11-29T18:08:00Z" w16du:dateUtc="2025-11-29T10:08:00Z">
        <w:r w:rsidR="00EA47E3" w:rsidRPr="00EA47E3">
          <w:rPr>
            <w:rFonts w:hint="eastAsia"/>
            <w:rPrChange w:id="4499" w:author="天赐 余" w:date="2025-11-29T18:09:00Z" w16du:dateUtc="2025-11-29T10:09:00Z">
              <w:rPr>
                <w:rFonts w:hint="eastAsia"/>
                <w:highlight w:val="yellow"/>
              </w:rPr>
            </w:rPrChange>
          </w:rPr>
          <w:t>设备在地面时</w:t>
        </w:r>
      </w:ins>
      <w:ins w:id="4500" w:author="天赐 余" w:date="2025-11-29T18:09:00Z" w16du:dateUtc="2025-11-29T10:09:00Z">
        <w:r w:rsidR="00EA47E3" w:rsidRPr="00EA47E3">
          <w:rPr>
            <w:rFonts w:hint="eastAsia"/>
            <w:rPrChange w:id="4501" w:author="天赐 余" w:date="2025-11-29T18:09:00Z" w16du:dateUtc="2025-11-29T10:09:00Z">
              <w:rPr>
                <w:rFonts w:hint="eastAsia"/>
                <w:highlight w:val="yellow"/>
              </w:rPr>
            </w:rPrChange>
          </w:rPr>
          <w:t>，</w:t>
        </w:r>
      </w:ins>
      <w:ins w:id="4502" w:author="天赐 余" w:date="2025-11-29T18:08:00Z" w16du:dateUtc="2025-11-29T10:08:00Z">
        <w:r w:rsidR="00EA47E3" w:rsidRPr="00EA47E3">
          <w:rPr>
            <w:rFonts w:hint="eastAsia"/>
            <w:rPrChange w:id="4503" w:author="天赐 余" w:date="2025-11-29T18:09:00Z" w16du:dateUtc="2025-11-29T10:09:00Z">
              <w:rPr>
                <w:rFonts w:hint="eastAsia"/>
                <w:highlight w:val="yellow"/>
              </w:rPr>
            </w:rPrChange>
          </w:rPr>
          <w:t>地面控制器能够通过</w:t>
        </w:r>
        <w:r w:rsidR="00EA47E3" w:rsidRPr="00EA47E3">
          <w:rPr>
            <w:rPrChange w:id="4504" w:author="天赐 余" w:date="2025-11-29T18:09:00Z" w16du:dateUtc="2025-11-29T10:09:00Z">
              <w:rPr>
                <w:highlight w:val="yellow"/>
              </w:rPr>
            </w:rPrChange>
          </w:rPr>
          <w:t>NETCONF</w:t>
        </w:r>
      </w:ins>
      <w:ins w:id="4505" w:author="天赐 余" w:date="2025-12-01T10:38:00Z" w16du:dateUtc="2025-12-01T02:38:00Z">
        <w:r w:rsidR="00C820CA">
          <w:rPr>
            <w:rFonts w:hint="eastAsia"/>
          </w:rPr>
          <w:t>或</w:t>
        </w:r>
        <w:r w:rsidR="00C820CA">
          <w:rPr>
            <w:rFonts w:hint="eastAsia"/>
          </w:rPr>
          <w:t>SNMP</w:t>
        </w:r>
      </w:ins>
      <w:ins w:id="4506" w:author="天赐 余" w:date="2025-11-29T18:09:00Z" w16du:dateUtc="2025-11-29T10:09:00Z">
        <w:r w:rsidR="00EA47E3" w:rsidRPr="00EA47E3">
          <w:rPr>
            <w:rFonts w:hint="eastAsia"/>
            <w:rPrChange w:id="4507" w:author="天赐 余" w:date="2025-11-29T18:09:00Z" w16du:dateUtc="2025-11-29T10:09:00Z">
              <w:rPr>
                <w:rFonts w:hint="eastAsia"/>
                <w:highlight w:val="yellow"/>
              </w:rPr>
            </w:rPrChange>
          </w:rPr>
          <w:t>获取到以下参数，</w:t>
        </w:r>
        <w:r w:rsidR="00EA47E3" w:rsidRPr="005E1B95">
          <w:rPr>
            <w:rFonts w:hint="eastAsia"/>
            <w:rPrChange w:id="4508" w:author="天赐 余" w:date="2025-12-01T14:25:00Z" w16du:dateUtc="2025-12-01T06:25:00Z">
              <w:rPr>
                <w:rFonts w:hint="eastAsia"/>
                <w:highlight w:val="yellow"/>
              </w:rPr>
            </w:rPrChange>
          </w:rPr>
          <w:t>发射后</w:t>
        </w:r>
      </w:ins>
      <w:ins w:id="4509" w:author="天赐 余" w:date="2025-11-29T18:08:00Z" w16du:dateUtc="2025-11-29T10:08:00Z">
        <w:r w:rsidR="00EA47E3" w:rsidRPr="005E1B95">
          <w:rPr>
            <w:rFonts w:hint="eastAsia"/>
            <w:rPrChange w:id="4510" w:author="天赐 余" w:date="2025-12-01T14:25:00Z" w16du:dateUtc="2025-12-01T06:25:00Z">
              <w:rPr>
                <w:rFonts w:hint="eastAsia"/>
                <w:highlight w:val="yellow"/>
              </w:rPr>
            </w:rPrChange>
          </w:rPr>
          <w:t>需要</w:t>
        </w:r>
      </w:ins>
      <w:ins w:id="4511" w:author="天赐 余" w:date="2025-12-01T14:24:00Z" w16du:dateUtc="2025-12-01T06:24:00Z">
        <w:r w:rsidR="005E1B95" w:rsidRPr="005E1B95">
          <w:rPr>
            <w:rFonts w:hint="eastAsia"/>
            <w:rPrChange w:id="4512" w:author="天赐 余" w:date="2025-12-01T14:25:00Z" w16du:dateUtc="2025-12-01T06:25:00Z">
              <w:rPr>
                <w:rFonts w:hint="eastAsia"/>
                <w:highlight w:val="yellow"/>
              </w:rPr>
            </w:rPrChange>
          </w:rPr>
          <w:t>向箭载应用</w:t>
        </w:r>
      </w:ins>
      <w:ins w:id="4513" w:author="天赐 余" w:date="2025-12-01T14:25:00Z" w16du:dateUtc="2025-12-01T06:25:00Z">
        <w:r w:rsidR="005E1B95" w:rsidRPr="005E1B95">
          <w:rPr>
            <w:rFonts w:hint="eastAsia"/>
            <w:rPrChange w:id="4514" w:author="天赐 余" w:date="2025-12-01T14:25:00Z" w16du:dateUtc="2025-12-01T06:25:00Z">
              <w:rPr>
                <w:rFonts w:hint="eastAsia"/>
                <w:highlight w:val="yellow"/>
              </w:rPr>
            </w:rPrChange>
          </w:rPr>
          <w:t>提供以</w:t>
        </w:r>
      </w:ins>
      <w:ins w:id="4515" w:author="天赐 余" w:date="2025-11-29T18:09:00Z" w16du:dateUtc="2025-11-29T10:09:00Z">
        <w:r w:rsidR="00EA47E3" w:rsidRPr="005E1B95">
          <w:rPr>
            <w:rFonts w:hint="eastAsia"/>
            <w:rPrChange w:id="4516" w:author="天赐 余" w:date="2025-12-01T14:25:00Z" w16du:dateUtc="2025-12-01T06:25:00Z">
              <w:rPr>
                <w:rFonts w:hint="eastAsia"/>
                <w:highlight w:val="yellow"/>
              </w:rPr>
            </w:rPrChange>
          </w:rPr>
          <w:t>下参数</w:t>
        </w:r>
      </w:ins>
      <w:ins w:id="4517" w:author="天赐 余" w:date="2025-12-01T14:25:00Z" w16du:dateUtc="2025-12-01T06:25:00Z">
        <w:r w:rsidR="005E1B95" w:rsidRPr="005E1B95">
          <w:rPr>
            <w:rFonts w:hint="eastAsia"/>
            <w:rPrChange w:id="4518" w:author="天赐 余" w:date="2025-12-01T14:25:00Z" w16du:dateUtc="2025-12-01T06:25:00Z">
              <w:rPr>
                <w:rFonts w:hint="eastAsia"/>
                <w:highlight w:val="yellow"/>
              </w:rPr>
            </w:rPrChange>
          </w:rPr>
          <w:t>的读取方法</w:t>
        </w:r>
      </w:ins>
      <w:ins w:id="4519" w:author="天赐 余" w:date="2025-11-29T18:09:00Z" w16du:dateUtc="2025-11-29T10:09:00Z">
        <w:r w:rsidR="00EA47E3" w:rsidRPr="00EA47E3">
          <w:rPr>
            <w:rFonts w:hint="eastAsia"/>
            <w:rPrChange w:id="4520" w:author="天赐 余" w:date="2025-11-29T18:09:00Z" w16du:dateUtc="2025-11-29T10:09:00Z">
              <w:rPr>
                <w:rFonts w:hint="eastAsia"/>
                <w:highlight w:val="yellow"/>
              </w:rPr>
            </w:rPrChange>
          </w:rPr>
          <w:t>。</w:t>
        </w:r>
      </w:ins>
      <w:r>
        <w:rPr>
          <w:rFonts w:hint="eastAsia"/>
        </w:rPr>
        <w:t>网络监控相关参数主要包含以下几类：</w:t>
      </w:r>
    </w:p>
    <w:p w14:paraId="5CB0E925" w14:textId="77777777" w:rsidR="00717322" w:rsidRDefault="00000000">
      <w:pPr>
        <w:pStyle w:val="30"/>
      </w:pPr>
      <w:r>
        <w:rPr>
          <w:rFonts w:hint="eastAsia"/>
        </w:rPr>
        <w:t>时间同步监测参数</w:t>
      </w:r>
    </w:p>
    <w:tbl>
      <w:tblPr>
        <w:tblStyle w:val="aff1"/>
        <w:tblW w:w="8500" w:type="dxa"/>
        <w:tblLayout w:type="fixed"/>
        <w:tblLook w:val="04A0" w:firstRow="1" w:lastRow="0" w:firstColumn="1" w:lastColumn="0" w:noHBand="0" w:noVBand="1"/>
      </w:tblPr>
      <w:tblGrid>
        <w:gridCol w:w="2070"/>
        <w:gridCol w:w="3162"/>
        <w:gridCol w:w="2358"/>
        <w:gridCol w:w="910"/>
      </w:tblGrid>
      <w:tr w:rsidR="00717322" w14:paraId="75F74F7B" w14:textId="77777777">
        <w:trPr>
          <w:trHeight w:val="366"/>
        </w:trPr>
        <w:tc>
          <w:tcPr>
            <w:tcW w:w="2070" w:type="dxa"/>
            <w:vAlign w:val="center"/>
          </w:tcPr>
          <w:p w14:paraId="09ED264F"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62" w:type="dxa"/>
            <w:vAlign w:val="center"/>
          </w:tcPr>
          <w:p w14:paraId="69E34D75"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2358" w:type="dxa"/>
            <w:vAlign w:val="center"/>
          </w:tcPr>
          <w:p w14:paraId="501F7A83"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910" w:type="dxa"/>
            <w:vAlign w:val="center"/>
          </w:tcPr>
          <w:p w14:paraId="62ABDAD7"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r>
      <w:tr w:rsidR="00717322" w14:paraId="572BD3A2" w14:textId="77777777">
        <w:trPr>
          <w:trHeight w:val="732"/>
        </w:trPr>
        <w:tc>
          <w:tcPr>
            <w:tcW w:w="2070" w:type="dxa"/>
            <w:vAlign w:val="center"/>
          </w:tcPr>
          <w:p w14:paraId="2BB118AC"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offsetFromMaster</w:t>
            </w:r>
            <w:proofErr w:type="spellEnd"/>
          </w:p>
        </w:tc>
        <w:tc>
          <w:tcPr>
            <w:tcW w:w="3162" w:type="dxa"/>
            <w:vAlign w:val="center"/>
          </w:tcPr>
          <w:p w14:paraId="440C430B"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相较主时钟偏移量，从时钟的时间与主时钟的时间之间的偏移量</w:t>
            </w:r>
          </w:p>
        </w:tc>
        <w:tc>
          <w:tcPr>
            <w:tcW w:w="2358" w:type="dxa"/>
            <w:vAlign w:val="center"/>
          </w:tcPr>
          <w:p w14:paraId="2574DE8E"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w:t>
            </w:r>
            <w:r>
              <w:rPr>
                <w:rFonts w:asciiTheme="majorEastAsia" w:eastAsiaTheme="majorEastAsia" w:hAnsiTheme="majorEastAsia"/>
              </w:rPr>
              <w:t>int</w:t>
            </w:r>
            <w:r>
              <w:rPr>
                <w:rFonts w:asciiTheme="majorEastAsia" w:eastAsiaTheme="majorEastAsia" w:hAnsiTheme="majorEastAsia" w:hint="eastAsia"/>
              </w:rPr>
              <w:t>16</w:t>
            </w:r>
          </w:p>
        </w:tc>
        <w:tc>
          <w:tcPr>
            <w:tcW w:w="910" w:type="dxa"/>
            <w:vAlign w:val="center"/>
          </w:tcPr>
          <w:p w14:paraId="0F8AB419"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纳秒</w:t>
            </w:r>
          </w:p>
        </w:tc>
      </w:tr>
      <w:tr w:rsidR="00717322" w14:paraId="7990E642" w14:textId="77777777">
        <w:trPr>
          <w:trHeight w:val="732"/>
        </w:trPr>
        <w:tc>
          <w:tcPr>
            <w:tcW w:w="2070" w:type="dxa"/>
            <w:vAlign w:val="center"/>
          </w:tcPr>
          <w:p w14:paraId="4762E2AA"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meanLinkDelay</w:t>
            </w:r>
            <w:proofErr w:type="spellEnd"/>
          </w:p>
        </w:tc>
        <w:tc>
          <w:tcPr>
            <w:tcW w:w="3162" w:type="dxa"/>
            <w:vAlign w:val="center"/>
          </w:tcPr>
          <w:p w14:paraId="379E746B"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平均链路延时，接口测量出的链路延时平均值以下方式计算：</w:t>
            </w:r>
          </w:p>
          <w:p w14:paraId="54E4EC7C"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实际值（</w:t>
            </w:r>
            <w:r>
              <w:rPr>
                <w:rFonts w:asciiTheme="majorEastAsia" w:eastAsiaTheme="majorEastAsia" w:hAnsiTheme="majorEastAsia"/>
              </w:rPr>
              <w:t>ns</w:t>
            </w:r>
            <w:r>
              <w:rPr>
                <w:rFonts w:asciiTheme="majorEastAsia" w:eastAsiaTheme="majorEastAsia" w:hAnsiTheme="majorEastAsia" w:hint="eastAsia"/>
              </w:rPr>
              <w:t>）</w:t>
            </w:r>
            <w:r>
              <w:rPr>
                <w:rFonts w:asciiTheme="majorEastAsia" w:eastAsiaTheme="majorEastAsia" w:hAnsiTheme="majorEastAsia"/>
              </w:rPr>
              <w:t>=</w:t>
            </w:r>
            <w:r>
              <w:rPr>
                <w:rFonts w:asciiTheme="majorEastAsia" w:eastAsiaTheme="majorEastAsia" w:hAnsiTheme="majorEastAsia" w:hint="eastAsia"/>
              </w:rPr>
              <w:t>存储的</w:t>
            </w:r>
            <w:r>
              <w:rPr>
                <w:rFonts w:asciiTheme="majorEastAsia" w:eastAsiaTheme="majorEastAsia" w:hAnsiTheme="majorEastAsia"/>
              </w:rPr>
              <w:t>int64</w:t>
            </w:r>
            <w:r>
              <w:rPr>
                <w:rFonts w:asciiTheme="majorEastAsia" w:eastAsiaTheme="majorEastAsia" w:hAnsiTheme="majorEastAsia" w:hint="eastAsia"/>
              </w:rPr>
              <w:t>数/</w:t>
            </w:r>
            <w:r>
              <w:rPr>
                <w:rFonts w:asciiTheme="majorEastAsia" w:eastAsiaTheme="majorEastAsia" w:hAnsiTheme="majorEastAsia"/>
              </w:rPr>
              <w:t>2</w:t>
            </w:r>
            <w:r>
              <w:rPr>
                <w:rFonts w:ascii="Cambria Math" w:eastAsiaTheme="majorEastAsia" w:hAnsi="Cambria Math" w:cs="Cambria Math" w:hint="eastAsia"/>
                <w:vertAlign w:val="superscript"/>
              </w:rPr>
              <w:t>16</w:t>
            </w:r>
          </w:p>
        </w:tc>
        <w:tc>
          <w:tcPr>
            <w:tcW w:w="2358" w:type="dxa"/>
            <w:vAlign w:val="center"/>
          </w:tcPr>
          <w:p w14:paraId="6D51330D"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Int64</w:t>
            </w:r>
          </w:p>
        </w:tc>
        <w:tc>
          <w:tcPr>
            <w:tcW w:w="910" w:type="dxa"/>
            <w:vAlign w:val="center"/>
          </w:tcPr>
          <w:p w14:paraId="5F206A0A"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纳秒</w:t>
            </w:r>
          </w:p>
        </w:tc>
      </w:tr>
      <w:tr w:rsidR="00717322" w14:paraId="6F0042F4" w14:textId="77777777">
        <w:trPr>
          <w:trHeight w:val="732"/>
        </w:trPr>
        <w:tc>
          <w:tcPr>
            <w:tcW w:w="2070" w:type="dxa"/>
            <w:vAlign w:val="center"/>
          </w:tcPr>
          <w:p w14:paraId="46DE7002"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neighborRateRatio</w:t>
            </w:r>
            <w:proofErr w:type="spellEnd"/>
          </w:p>
        </w:tc>
        <w:tc>
          <w:tcPr>
            <w:tcW w:w="3162" w:type="dxa"/>
            <w:vAlign w:val="center"/>
          </w:tcPr>
          <w:p w14:paraId="5E7BC448"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邻居频比</w:t>
            </w:r>
          </w:p>
        </w:tc>
        <w:tc>
          <w:tcPr>
            <w:tcW w:w="2358" w:type="dxa"/>
            <w:vAlign w:val="center"/>
          </w:tcPr>
          <w:p w14:paraId="4D25E9E7"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Uint32</w:t>
            </w:r>
          </w:p>
        </w:tc>
        <w:tc>
          <w:tcPr>
            <w:tcW w:w="910" w:type="dxa"/>
            <w:vAlign w:val="center"/>
          </w:tcPr>
          <w:p w14:paraId="428B2466"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比值</w:t>
            </w:r>
          </w:p>
        </w:tc>
      </w:tr>
      <w:tr w:rsidR="00717322" w14:paraId="376AA0E9" w14:textId="77777777">
        <w:trPr>
          <w:trHeight w:val="732"/>
        </w:trPr>
        <w:tc>
          <w:tcPr>
            <w:tcW w:w="2070" w:type="dxa"/>
            <w:vAlign w:val="center"/>
          </w:tcPr>
          <w:p w14:paraId="78158C0A"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rxPTPPacketDiscardCount</w:t>
            </w:r>
            <w:proofErr w:type="spellEnd"/>
          </w:p>
        </w:tc>
        <w:tc>
          <w:tcPr>
            <w:tcW w:w="3162" w:type="dxa"/>
            <w:vAlign w:val="center"/>
          </w:tcPr>
          <w:p w14:paraId="6DAA5025" w14:textId="14EBE3BB" w:rsidR="00717322" w:rsidRDefault="005442A6">
            <w:pPr>
              <w:spacing w:after="0" w:line="240" w:lineRule="auto"/>
              <w:ind w:firstLineChars="0" w:firstLine="0"/>
              <w:jc w:val="left"/>
              <w:rPr>
                <w:rFonts w:asciiTheme="majorEastAsia" w:eastAsiaTheme="majorEastAsia" w:hAnsiTheme="majorEastAsia" w:hint="eastAsia"/>
              </w:rPr>
            </w:pPr>
            <w:proofErr w:type="spellStart"/>
            <w:ins w:id="4521" w:author="天赐 余" w:date="2025-11-29T20:54:00Z" w16du:dateUtc="2025-11-29T12:54:00Z">
              <w:r w:rsidRPr="005442A6">
                <w:rPr>
                  <w:rFonts w:asciiTheme="majorEastAsia" w:eastAsiaTheme="majorEastAsia" w:hAnsiTheme="majorEastAsia" w:hint="eastAsia"/>
                  <w:rPrChange w:id="4522" w:author="天赐 余" w:date="2025-11-29T20:55:00Z" w16du:dateUtc="2025-11-29T12:55:00Z">
                    <w:rPr>
                      <w:rFonts w:asciiTheme="majorEastAsia" w:eastAsiaTheme="majorEastAsia" w:hAnsiTheme="majorEastAsia" w:hint="eastAsia"/>
                      <w:highlight w:val="yellow"/>
                    </w:rPr>
                  </w:rPrChange>
                </w:rPr>
                <w:t>Ptp</w:t>
              </w:r>
              <w:proofErr w:type="spellEnd"/>
              <w:r w:rsidRPr="005442A6">
                <w:rPr>
                  <w:rFonts w:asciiTheme="majorEastAsia" w:eastAsiaTheme="majorEastAsia" w:hAnsiTheme="majorEastAsia" w:hint="eastAsia"/>
                  <w:rPrChange w:id="4523" w:author="天赐 余" w:date="2025-11-29T20:55:00Z" w16du:dateUtc="2025-11-29T12:55:00Z">
                    <w:rPr>
                      <w:rFonts w:asciiTheme="majorEastAsia" w:eastAsiaTheme="majorEastAsia" w:hAnsiTheme="majorEastAsia" w:hint="eastAsia"/>
                      <w:highlight w:val="yellow"/>
                    </w:rPr>
                  </w:rPrChange>
                </w:rPr>
                <w:t>报文丢弃计数，</w:t>
              </w:r>
            </w:ins>
            <w:ins w:id="4524" w:author="天赐 余" w:date="2025-12-04T11:17:00Z" w16du:dateUtc="2025-12-04T03:17:00Z">
              <w:r w:rsidR="007057D6">
                <w:rPr>
                  <w:rFonts w:asciiTheme="majorEastAsia" w:eastAsiaTheme="majorEastAsia" w:hAnsiTheme="majorEastAsia" w:hint="eastAsia"/>
                </w:rPr>
                <w:t>含义</w:t>
              </w:r>
            </w:ins>
            <w:ins w:id="4525" w:author="天赐 余" w:date="2025-12-04T11:16:00Z" w16du:dateUtc="2025-12-04T03:16:00Z">
              <w:r w:rsidR="007057D6">
                <w:rPr>
                  <w:rFonts w:asciiTheme="majorEastAsia" w:eastAsiaTheme="majorEastAsia" w:hAnsiTheme="majorEastAsia" w:hint="eastAsia"/>
                </w:rPr>
                <w:t>参照AS 14.10.</w:t>
              </w:r>
            </w:ins>
            <w:ins w:id="4526" w:author="天赐 余" w:date="2025-12-04T11:17:00Z" w16du:dateUtc="2025-12-04T03:17:00Z">
              <w:r w:rsidR="007057D6">
                <w:rPr>
                  <w:rFonts w:asciiTheme="majorEastAsia" w:eastAsiaTheme="majorEastAsia" w:hAnsiTheme="majorEastAsia" w:hint="eastAsia"/>
                </w:rPr>
                <w:t>9</w:t>
              </w:r>
            </w:ins>
            <w:del w:id="4527" w:author="天赐 余" w:date="2025-11-29T20:54:00Z" w16du:dateUtc="2025-11-29T12:54:00Z">
              <w:r w:rsidR="00EA47E3" w:rsidRPr="005442A6" w:rsidDel="005442A6">
                <w:rPr>
                  <w:rFonts w:asciiTheme="majorEastAsia" w:eastAsiaTheme="majorEastAsia" w:hAnsiTheme="majorEastAsia" w:hint="eastAsia"/>
                  <w:rPrChange w:id="4528" w:author="天赐 余" w:date="2025-11-29T20:55:00Z" w16du:dateUtc="2025-11-29T12:55:00Z">
                    <w:rPr>
                      <w:rFonts w:asciiTheme="majorEastAsia" w:eastAsiaTheme="majorEastAsia" w:hAnsiTheme="majorEastAsia" w:hint="eastAsia"/>
                      <w:highlight w:val="yellow"/>
                    </w:rPr>
                  </w:rPrChange>
                </w:rPr>
                <w:delText>Ptp报文丢弃次数</w:delText>
              </w:r>
            </w:del>
          </w:p>
        </w:tc>
        <w:tc>
          <w:tcPr>
            <w:tcW w:w="2358" w:type="dxa"/>
            <w:vAlign w:val="center"/>
          </w:tcPr>
          <w:p w14:paraId="39D186AA" w14:textId="05E0DEDE"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w:t>
            </w:r>
            <w:ins w:id="4529" w:author="天赐 余" w:date="2025-12-01T16:20:00Z" w16du:dateUtc="2025-12-01T08:20:00Z">
              <w:r w:rsidR="00E07D5E">
                <w:rPr>
                  <w:rFonts w:asciiTheme="majorEastAsia" w:eastAsiaTheme="majorEastAsia" w:hAnsiTheme="majorEastAsia" w:hint="eastAsia"/>
                </w:rPr>
                <w:t>64</w:t>
              </w:r>
            </w:ins>
            <w:del w:id="4530" w:author="天赐 余" w:date="2025-12-01T16:20:00Z" w16du:dateUtc="2025-12-01T08:20:00Z">
              <w:r w:rsidDel="00E07D5E">
                <w:rPr>
                  <w:rFonts w:asciiTheme="majorEastAsia" w:eastAsiaTheme="majorEastAsia" w:hAnsiTheme="majorEastAsia" w:hint="eastAsia"/>
                </w:rPr>
                <w:delText>8</w:delText>
              </w:r>
            </w:del>
          </w:p>
        </w:tc>
        <w:tc>
          <w:tcPr>
            <w:tcW w:w="910" w:type="dxa"/>
            <w:vAlign w:val="center"/>
          </w:tcPr>
          <w:p w14:paraId="3627FEE6"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14:paraId="68997AA0" w14:textId="77777777">
        <w:trPr>
          <w:trHeight w:val="732"/>
        </w:trPr>
        <w:tc>
          <w:tcPr>
            <w:tcW w:w="2070" w:type="dxa"/>
            <w:vAlign w:val="center"/>
          </w:tcPr>
          <w:p w14:paraId="10ABDEF1"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syncReceiptTimeoutCount</w:t>
            </w:r>
            <w:proofErr w:type="spellEnd"/>
          </w:p>
        </w:tc>
        <w:tc>
          <w:tcPr>
            <w:tcW w:w="3162" w:type="dxa"/>
            <w:vAlign w:val="center"/>
          </w:tcPr>
          <w:p w14:paraId="2C94844A" w14:textId="6D76B91C"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Sync报文接</w:t>
            </w:r>
            <w:ins w:id="4531" w:author="天赐 余" w:date="2025-12-03T19:33:00Z" w16du:dateUtc="2025-12-03T11:33:00Z">
              <w:r w:rsidR="003D2DCD">
                <w:rPr>
                  <w:rFonts w:asciiTheme="majorEastAsia" w:eastAsiaTheme="majorEastAsia" w:hAnsiTheme="majorEastAsia" w:hint="eastAsia"/>
                </w:rPr>
                <w:t>收</w:t>
              </w:r>
            </w:ins>
            <w:del w:id="4532" w:author="天赐 余" w:date="2025-12-03T19:33:00Z" w16du:dateUtc="2025-12-03T11:33:00Z">
              <w:r w:rsidDel="003D2DCD">
                <w:rPr>
                  <w:rFonts w:asciiTheme="majorEastAsia" w:eastAsiaTheme="majorEastAsia" w:hAnsiTheme="majorEastAsia" w:hint="eastAsia"/>
                </w:rPr>
                <w:delText>受</w:delText>
              </w:r>
            </w:del>
            <w:r>
              <w:rPr>
                <w:rFonts w:asciiTheme="majorEastAsia" w:eastAsiaTheme="majorEastAsia" w:hAnsiTheme="majorEastAsia" w:hint="eastAsia"/>
              </w:rPr>
              <w:t>超时次数</w:t>
            </w:r>
          </w:p>
        </w:tc>
        <w:tc>
          <w:tcPr>
            <w:tcW w:w="2358" w:type="dxa"/>
            <w:vAlign w:val="center"/>
          </w:tcPr>
          <w:p w14:paraId="58A3E253" w14:textId="29FB9D4C"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Uint</w:t>
            </w:r>
            <w:ins w:id="4533" w:author="天赐 余" w:date="2025-12-01T16:21:00Z" w16du:dateUtc="2025-12-01T08:21:00Z">
              <w:r w:rsidR="00E07D5E">
                <w:rPr>
                  <w:rFonts w:asciiTheme="majorEastAsia" w:eastAsiaTheme="majorEastAsia" w:hAnsiTheme="majorEastAsia" w:hint="eastAsia"/>
                </w:rPr>
                <w:t>64</w:t>
              </w:r>
            </w:ins>
            <w:del w:id="4534" w:author="天赐 余" w:date="2025-12-01T16:21:00Z" w16du:dateUtc="2025-12-01T08:21:00Z">
              <w:r w:rsidDel="00E07D5E">
                <w:rPr>
                  <w:rFonts w:asciiTheme="majorEastAsia" w:eastAsiaTheme="majorEastAsia" w:hAnsiTheme="majorEastAsia" w:hint="eastAsia"/>
                </w:rPr>
                <w:delText>32</w:delText>
              </w:r>
            </w:del>
          </w:p>
        </w:tc>
        <w:tc>
          <w:tcPr>
            <w:tcW w:w="910" w:type="dxa"/>
            <w:vAlign w:val="center"/>
          </w:tcPr>
          <w:p w14:paraId="222E6305" w14:textId="77777777" w:rsidR="00717322" w:rsidRDefault="00717322">
            <w:pPr>
              <w:spacing w:after="0" w:line="240" w:lineRule="auto"/>
              <w:ind w:firstLineChars="0" w:firstLine="0"/>
              <w:jc w:val="left"/>
              <w:rPr>
                <w:rFonts w:asciiTheme="majorEastAsia" w:eastAsiaTheme="majorEastAsia" w:hAnsiTheme="majorEastAsia" w:hint="eastAsia"/>
              </w:rPr>
            </w:pPr>
          </w:p>
        </w:tc>
      </w:tr>
    </w:tbl>
    <w:p w14:paraId="630234B9" w14:textId="77777777" w:rsidR="00717322" w:rsidRDefault="00717322">
      <w:pPr>
        <w:ind w:firstLineChars="0" w:firstLine="0"/>
      </w:pPr>
    </w:p>
    <w:p w14:paraId="66AD8CEC" w14:textId="77777777" w:rsidR="00717322" w:rsidRDefault="00000000">
      <w:pPr>
        <w:pStyle w:val="30"/>
      </w:pPr>
      <w:r>
        <w:rPr>
          <w:rFonts w:hint="eastAsia"/>
        </w:rPr>
        <w:lastRenderedPageBreak/>
        <w:t>TAS</w:t>
      </w:r>
      <w:r>
        <w:rPr>
          <w:rFonts w:hint="eastAsia"/>
        </w:rPr>
        <w:t>调度监测参数</w:t>
      </w:r>
    </w:p>
    <w:tbl>
      <w:tblPr>
        <w:tblStyle w:val="aff1"/>
        <w:tblW w:w="8500" w:type="dxa"/>
        <w:tblLayout w:type="fixed"/>
        <w:tblLook w:val="04A0" w:firstRow="1" w:lastRow="0" w:firstColumn="1" w:lastColumn="0" w:noHBand="0" w:noVBand="1"/>
      </w:tblPr>
      <w:tblGrid>
        <w:gridCol w:w="2070"/>
        <w:gridCol w:w="3162"/>
        <w:gridCol w:w="2358"/>
        <w:gridCol w:w="910"/>
      </w:tblGrid>
      <w:tr w:rsidR="00717322" w14:paraId="5A2C4BCB" w14:textId="77777777">
        <w:trPr>
          <w:trHeight w:val="366"/>
        </w:trPr>
        <w:tc>
          <w:tcPr>
            <w:tcW w:w="2070" w:type="dxa"/>
            <w:vAlign w:val="center"/>
          </w:tcPr>
          <w:p w14:paraId="2B043345"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62" w:type="dxa"/>
            <w:vAlign w:val="center"/>
          </w:tcPr>
          <w:p w14:paraId="5B2FA95E"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2358" w:type="dxa"/>
            <w:vAlign w:val="center"/>
          </w:tcPr>
          <w:p w14:paraId="4E816A0B"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910" w:type="dxa"/>
            <w:vAlign w:val="center"/>
          </w:tcPr>
          <w:p w14:paraId="55CDFB3E"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r>
      <w:tr w:rsidR="00717322" w14:paraId="1B7B08B4" w14:textId="77777777">
        <w:trPr>
          <w:trHeight w:val="732"/>
        </w:trPr>
        <w:tc>
          <w:tcPr>
            <w:tcW w:w="2070" w:type="dxa"/>
            <w:vAlign w:val="center"/>
          </w:tcPr>
          <w:p w14:paraId="70649584"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TransmissionOverrun</w:t>
            </w:r>
            <w:proofErr w:type="spellEnd"/>
          </w:p>
        </w:tc>
        <w:tc>
          <w:tcPr>
            <w:tcW w:w="3162" w:type="dxa"/>
            <w:vAlign w:val="center"/>
          </w:tcPr>
          <w:p w14:paraId="5DC8E2EF" w14:textId="71B9DB9E" w:rsidR="00717322" w:rsidRDefault="00000000">
            <w:pPr>
              <w:spacing w:after="0" w:line="240" w:lineRule="auto"/>
              <w:ind w:firstLineChars="0" w:firstLine="0"/>
              <w:jc w:val="left"/>
              <w:rPr>
                <w:rFonts w:asciiTheme="majorEastAsia" w:eastAsiaTheme="majorEastAsia" w:hAnsiTheme="majorEastAsia" w:hint="eastAsia"/>
              </w:rPr>
            </w:pPr>
            <w:r w:rsidRPr="00EA47E3">
              <w:rPr>
                <w:rFonts w:asciiTheme="majorEastAsia" w:eastAsiaTheme="majorEastAsia" w:hAnsiTheme="majorEastAsia" w:hint="eastAsia"/>
                <w:rPrChange w:id="4535" w:author="天赐 余" w:date="2025-11-29T18:10:00Z" w16du:dateUtc="2025-11-29T10:10:00Z">
                  <w:rPr>
                    <w:rFonts w:asciiTheme="majorEastAsia" w:eastAsiaTheme="majorEastAsia" w:hAnsiTheme="majorEastAsia" w:hint="eastAsia"/>
                    <w:highlight w:val="yellow"/>
                  </w:rPr>
                </w:rPrChange>
              </w:rPr>
              <w:t>门控关闭传输计数，</w:t>
            </w:r>
            <w:r w:rsidRPr="00E02B29">
              <w:rPr>
                <w:rFonts w:asciiTheme="majorEastAsia" w:eastAsiaTheme="majorEastAsia" w:hAnsiTheme="majorEastAsia" w:hint="eastAsia"/>
                <w:rPrChange w:id="4536" w:author="天赐 余" w:date="2025-12-04T09:20:00Z" w16du:dateUtc="2025-12-04T01:20:00Z">
                  <w:rPr>
                    <w:rFonts w:asciiTheme="majorEastAsia" w:eastAsiaTheme="majorEastAsia" w:hAnsiTheme="majorEastAsia" w:hint="eastAsia"/>
                    <w:highlight w:val="yellow"/>
                  </w:rPr>
                </w:rPrChange>
              </w:rPr>
              <w:t>门控关闭时</w:t>
            </w:r>
            <w:ins w:id="4537" w:author="天赐 余" w:date="2025-12-04T09:20:00Z" w16du:dateUtc="2025-12-04T01:20:00Z">
              <w:r w:rsidR="00E02B29" w:rsidRPr="00E02B29">
                <w:rPr>
                  <w:rFonts w:asciiTheme="majorEastAsia" w:eastAsiaTheme="majorEastAsia" w:hAnsiTheme="majorEastAsia" w:hint="eastAsia"/>
                  <w:rPrChange w:id="4538" w:author="天赐 余" w:date="2025-12-04T09:20:00Z" w16du:dateUtc="2025-12-04T01:20:00Z">
                    <w:rPr>
                      <w:rFonts w:asciiTheme="majorEastAsia" w:eastAsiaTheme="majorEastAsia" w:hAnsiTheme="majorEastAsia" w:hint="eastAsia"/>
                      <w:highlight w:val="yellow"/>
                    </w:rPr>
                  </w:rPrChange>
                </w:rPr>
                <w:t>链路上传输</w:t>
              </w:r>
            </w:ins>
            <w:del w:id="4539" w:author="天赐 余" w:date="2025-12-04T09:19:00Z" w16du:dateUtc="2025-12-04T01:19:00Z">
              <w:r w:rsidRPr="00E02B29" w:rsidDel="00457DB3">
                <w:rPr>
                  <w:rFonts w:asciiTheme="majorEastAsia" w:eastAsiaTheme="majorEastAsia" w:hAnsiTheme="majorEastAsia" w:hint="eastAsia"/>
                  <w:rPrChange w:id="4540" w:author="天赐 余" w:date="2025-12-04T09:20:00Z" w16du:dateUtc="2025-12-04T01:20:00Z">
                    <w:rPr>
                      <w:rFonts w:asciiTheme="majorEastAsia" w:eastAsiaTheme="majorEastAsia" w:hAnsiTheme="majorEastAsia" w:hint="eastAsia"/>
                      <w:highlight w:val="yellow"/>
                    </w:rPr>
                  </w:rPrChange>
                </w:rPr>
                <w:delText>数据帧</w:delText>
              </w:r>
            </w:del>
            <w:del w:id="4541" w:author="天赐 余" w:date="2025-12-04T09:18:00Z" w16du:dateUtc="2025-12-04T01:18:00Z">
              <w:r w:rsidRPr="00E02B29" w:rsidDel="008B3AA2">
                <w:rPr>
                  <w:rFonts w:asciiTheme="majorEastAsia" w:eastAsiaTheme="majorEastAsia" w:hAnsiTheme="majorEastAsia" w:hint="eastAsia"/>
                  <w:rPrChange w:id="4542" w:author="天赐 余" w:date="2025-12-04T09:20:00Z" w16du:dateUtc="2025-12-04T01:20:00Z">
                    <w:rPr>
                      <w:rFonts w:asciiTheme="majorEastAsia" w:eastAsiaTheme="majorEastAsia" w:hAnsiTheme="majorEastAsia" w:hint="eastAsia"/>
                      <w:highlight w:val="yellow"/>
                    </w:rPr>
                  </w:rPrChange>
                </w:rPr>
                <w:delText>仍然在</w:delText>
              </w:r>
            </w:del>
            <w:del w:id="4543" w:author="天赐 余" w:date="2025-12-04T09:19:00Z" w16du:dateUtc="2025-12-04T01:19:00Z">
              <w:r w:rsidRPr="00E02B29" w:rsidDel="00457DB3">
                <w:rPr>
                  <w:rFonts w:asciiTheme="majorEastAsia" w:eastAsiaTheme="majorEastAsia" w:hAnsiTheme="majorEastAsia" w:hint="eastAsia"/>
                  <w:rPrChange w:id="4544" w:author="天赐 余" w:date="2025-12-04T09:20:00Z" w16du:dateUtc="2025-12-04T01:20:00Z">
                    <w:rPr>
                      <w:rFonts w:asciiTheme="majorEastAsia" w:eastAsiaTheme="majorEastAsia" w:hAnsiTheme="majorEastAsia" w:hint="eastAsia"/>
                      <w:highlight w:val="yellow"/>
                    </w:rPr>
                  </w:rPrChange>
                </w:rPr>
                <w:delText>传输</w:delText>
              </w:r>
            </w:del>
            <w:del w:id="4545" w:author="天赐 余" w:date="2025-12-04T09:18:00Z" w16du:dateUtc="2025-12-04T01:18:00Z">
              <w:r w:rsidRPr="00E02B29" w:rsidDel="008B3AA2">
                <w:rPr>
                  <w:rFonts w:asciiTheme="majorEastAsia" w:eastAsiaTheme="majorEastAsia" w:hAnsiTheme="majorEastAsia" w:hint="eastAsia"/>
                  <w:rPrChange w:id="4546" w:author="天赐 余" w:date="2025-12-04T09:20:00Z" w16du:dateUtc="2025-12-04T01:20:00Z">
                    <w:rPr>
                      <w:rFonts w:asciiTheme="majorEastAsia" w:eastAsiaTheme="majorEastAsia" w:hAnsiTheme="majorEastAsia" w:hint="eastAsia"/>
                      <w:highlight w:val="yellow"/>
                    </w:rPr>
                  </w:rPrChange>
                </w:rPr>
                <w:delText>情况</w:delText>
              </w:r>
            </w:del>
            <w:del w:id="4547" w:author="天赐 余" w:date="2025-12-04T09:19:00Z" w16du:dateUtc="2025-12-04T01:19:00Z">
              <w:r w:rsidRPr="00E02B29" w:rsidDel="00457DB3">
                <w:rPr>
                  <w:rFonts w:asciiTheme="majorEastAsia" w:eastAsiaTheme="majorEastAsia" w:hAnsiTheme="majorEastAsia" w:hint="eastAsia"/>
                  <w:rPrChange w:id="4548" w:author="天赐 余" w:date="2025-12-04T09:20:00Z" w16du:dateUtc="2025-12-04T01:20:00Z">
                    <w:rPr>
                      <w:rFonts w:asciiTheme="majorEastAsia" w:eastAsiaTheme="majorEastAsia" w:hAnsiTheme="majorEastAsia" w:hint="eastAsia"/>
                      <w:highlight w:val="yellow"/>
                    </w:rPr>
                  </w:rPrChange>
                </w:rPr>
                <w:delText>的计数</w:delText>
              </w:r>
            </w:del>
            <w:ins w:id="4549" w:author="天赐 余" w:date="2025-12-04T09:19:00Z" w16du:dateUtc="2025-12-04T01:19:00Z">
              <w:r w:rsidR="00457DB3" w:rsidRPr="00E02B29">
                <w:rPr>
                  <w:rFonts w:asciiTheme="majorEastAsia" w:eastAsiaTheme="majorEastAsia" w:hAnsiTheme="majorEastAsia" w:hint="eastAsia"/>
                  <w:rPrChange w:id="4550" w:author="天赐 余" w:date="2025-12-04T09:20:00Z" w16du:dateUtc="2025-12-04T01:20:00Z">
                    <w:rPr>
                      <w:rFonts w:asciiTheme="majorEastAsia" w:eastAsiaTheme="majorEastAsia" w:hAnsiTheme="majorEastAsia" w:hint="eastAsia"/>
                      <w:highlight w:val="yellow"/>
                    </w:rPr>
                  </w:rPrChange>
                </w:rPr>
                <w:t>数据帧</w:t>
              </w:r>
            </w:ins>
            <w:ins w:id="4551" w:author="天赐 余" w:date="2025-12-04T09:20:00Z" w16du:dateUtc="2025-12-04T01:20:00Z">
              <w:r w:rsidR="00E02B29" w:rsidRPr="00E02B29">
                <w:rPr>
                  <w:rFonts w:asciiTheme="majorEastAsia" w:eastAsiaTheme="majorEastAsia" w:hAnsiTheme="majorEastAsia" w:hint="eastAsia"/>
                  <w:rPrChange w:id="4552" w:author="天赐 余" w:date="2025-12-04T09:20:00Z" w16du:dateUtc="2025-12-04T01:20:00Z">
                    <w:rPr>
                      <w:rFonts w:asciiTheme="majorEastAsia" w:eastAsiaTheme="majorEastAsia" w:hAnsiTheme="majorEastAsia" w:hint="eastAsia"/>
                      <w:highlight w:val="yellow"/>
                    </w:rPr>
                  </w:rPrChange>
                </w:rPr>
                <w:t>的</w:t>
              </w:r>
            </w:ins>
            <w:ins w:id="4553" w:author="天赐 余" w:date="2025-12-04T09:19:00Z" w16du:dateUtc="2025-12-04T01:19:00Z">
              <w:r w:rsidR="00457DB3" w:rsidRPr="00E02B29">
                <w:rPr>
                  <w:rFonts w:asciiTheme="majorEastAsia" w:eastAsiaTheme="majorEastAsia" w:hAnsiTheme="majorEastAsia" w:hint="eastAsia"/>
                  <w:rPrChange w:id="4554" w:author="天赐 余" w:date="2025-12-04T09:20:00Z" w16du:dateUtc="2025-12-04T01:20:00Z">
                    <w:rPr>
                      <w:rFonts w:asciiTheme="majorEastAsia" w:eastAsiaTheme="majorEastAsia" w:hAnsiTheme="majorEastAsia" w:hint="eastAsia"/>
                      <w:highlight w:val="yellow"/>
                    </w:rPr>
                  </w:rPrChange>
                </w:rPr>
                <w:t>计数</w:t>
              </w:r>
            </w:ins>
            <w:ins w:id="4555" w:author="天赐 余" w:date="2025-11-29T18:10:00Z" w16du:dateUtc="2025-11-29T10:10:00Z">
              <w:r w:rsidR="00EA47E3">
                <w:rPr>
                  <w:rFonts w:asciiTheme="majorEastAsia" w:eastAsiaTheme="majorEastAsia" w:hAnsiTheme="majorEastAsia" w:hint="eastAsia"/>
                </w:rPr>
                <w:t>，正常</w:t>
              </w:r>
            </w:ins>
            <w:ins w:id="4556" w:author="天赐 余" w:date="2025-11-29T18:11:00Z" w16du:dateUtc="2025-11-29T10:11:00Z">
              <w:r w:rsidR="00EA47E3">
                <w:rPr>
                  <w:rFonts w:asciiTheme="majorEastAsia" w:eastAsiaTheme="majorEastAsia" w:hAnsiTheme="majorEastAsia" w:hint="eastAsia"/>
                </w:rPr>
                <w:t>情况下应该为0，为非零值说明队列发送行为不满足门控</w:t>
              </w:r>
            </w:ins>
          </w:p>
        </w:tc>
        <w:tc>
          <w:tcPr>
            <w:tcW w:w="2358" w:type="dxa"/>
            <w:vAlign w:val="center"/>
          </w:tcPr>
          <w:p w14:paraId="7EB6DFEF"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w:t>
            </w:r>
            <w:r>
              <w:rPr>
                <w:rFonts w:asciiTheme="majorEastAsia" w:eastAsiaTheme="majorEastAsia" w:hAnsiTheme="majorEastAsia"/>
              </w:rPr>
              <w:t>int</w:t>
            </w:r>
            <w:r>
              <w:rPr>
                <w:rFonts w:asciiTheme="majorEastAsia" w:eastAsiaTheme="majorEastAsia" w:hAnsiTheme="majorEastAsia" w:hint="eastAsia"/>
              </w:rPr>
              <w:t>64</w:t>
            </w:r>
          </w:p>
        </w:tc>
        <w:tc>
          <w:tcPr>
            <w:tcW w:w="910" w:type="dxa"/>
            <w:vAlign w:val="center"/>
          </w:tcPr>
          <w:p w14:paraId="48B9D05B" w14:textId="77777777" w:rsidR="00717322" w:rsidRDefault="00717322">
            <w:pPr>
              <w:spacing w:after="0" w:line="240" w:lineRule="auto"/>
              <w:ind w:firstLineChars="0" w:firstLine="0"/>
              <w:jc w:val="left"/>
              <w:rPr>
                <w:rFonts w:asciiTheme="majorEastAsia" w:eastAsiaTheme="majorEastAsia" w:hAnsiTheme="majorEastAsia" w:hint="eastAsia"/>
              </w:rPr>
            </w:pPr>
          </w:p>
        </w:tc>
      </w:tr>
    </w:tbl>
    <w:p w14:paraId="5A09AC78" w14:textId="77777777" w:rsidR="00717322" w:rsidRDefault="00000000">
      <w:pPr>
        <w:ind w:firstLineChars="0" w:firstLine="0"/>
      </w:pPr>
      <w:del w:id="4557" w:author="天赐 余" w:date="2025-12-03T19:55:00Z" w16du:dateUtc="2025-12-03T11:55:00Z">
        <w:r w:rsidDel="00F45D34">
          <w:rPr>
            <w:rFonts w:hint="eastAsia"/>
          </w:rPr>
          <w:delText>。</w:delText>
        </w:r>
      </w:del>
    </w:p>
    <w:p w14:paraId="402A5195" w14:textId="77777777" w:rsidR="00717322" w:rsidRPr="00156A26" w:rsidRDefault="00000000">
      <w:pPr>
        <w:pStyle w:val="30"/>
        <w:rPr>
          <w:rPrChange w:id="4558" w:author="天赐 余" w:date="2025-11-29T18:21:00Z" w16du:dateUtc="2025-11-29T10:21:00Z">
            <w:rPr>
              <w:highlight w:val="yellow"/>
            </w:rPr>
          </w:rPrChange>
        </w:rPr>
      </w:pPr>
      <w:r w:rsidRPr="00156A26">
        <w:rPr>
          <w:rPrChange w:id="4559" w:author="天赐 余" w:date="2025-11-29T18:21:00Z" w16du:dateUtc="2025-11-29T10:21:00Z">
            <w:rPr>
              <w:highlight w:val="yellow"/>
            </w:rPr>
          </w:rPrChange>
        </w:rPr>
        <w:t>PSFP</w:t>
      </w:r>
      <w:r w:rsidRPr="00156A26">
        <w:rPr>
          <w:rFonts w:hint="eastAsia"/>
          <w:rPrChange w:id="4560" w:author="天赐 余" w:date="2025-11-29T18:21:00Z" w16du:dateUtc="2025-11-29T10:21:00Z">
            <w:rPr>
              <w:rFonts w:hint="eastAsia"/>
              <w:highlight w:val="yellow"/>
            </w:rPr>
          </w:rPrChange>
        </w:rPr>
        <w:t>监控参数</w:t>
      </w:r>
    </w:p>
    <w:tbl>
      <w:tblPr>
        <w:tblStyle w:val="aff1"/>
        <w:tblW w:w="8500" w:type="dxa"/>
        <w:tblLayout w:type="fixed"/>
        <w:tblLook w:val="04A0" w:firstRow="1" w:lastRow="0" w:firstColumn="1" w:lastColumn="0" w:noHBand="0" w:noVBand="1"/>
      </w:tblPr>
      <w:tblGrid>
        <w:gridCol w:w="2070"/>
        <w:gridCol w:w="3162"/>
        <w:gridCol w:w="2358"/>
        <w:gridCol w:w="910"/>
      </w:tblGrid>
      <w:tr w:rsidR="00717322" w:rsidRPr="00156A26" w14:paraId="719562A7" w14:textId="77777777">
        <w:trPr>
          <w:trHeight w:val="366"/>
        </w:trPr>
        <w:tc>
          <w:tcPr>
            <w:tcW w:w="2070" w:type="dxa"/>
            <w:vAlign w:val="center"/>
          </w:tcPr>
          <w:p w14:paraId="3288A0BD" w14:textId="77777777" w:rsidR="00717322" w:rsidRPr="00156A26" w:rsidRDefault="00000000">
            <w:pPr>
              <w:spacing w:after="0" w:line="240" w:lineRule="auto"/>
              <w:ind w:firstLineChars="0" w:firstLine="0"/>
              <w:jc w:val="center"/>
              <w:rPr>
                <w:rFonts w:asciiTheme="majorEastAsia" w:eastAsiaTheme="majorEastAsia" w:hAnsiTheme="majorEastAsia" w:hint="eastAsia"/>
                <w:b/>
                <w:bCs/>
                <w:rPrChange w:id="4561" w:author="天赐 余" w:date="2025-11-29T18:21:00Z" w16du:dateUtc="2025-11-29T10:21:00Z">
                  <w:rPr>
                    <w:rFonts w:asciiTheme="majorEastAsia" w:eastAsiaTheme="majorEastAsia" w:hAnsiTheme="majorEastAsia" w:hint="eastAsia"/>
                    <w:b/>
                    <w:bCs/>
                    <w:highlight w:val="yellow"/>
                  </w:rPr>
                </w:rPrChange>
              </w:rPr>
            </w:pPr>
            <w:r w:rsidRPr="00156A26">
              <w:rPr>
                <w:rFonts w:asciiTheme="majorEastAsia" w:eastAsiaTheme="majorEastAsia" w:hAnsiTheme="majorEastAsia" w:hint="eastAsia"/>
                <w:b/>
                <w:bCs/>
                <w:rPrChange w:id="4562" w:author="天赐 余" w:date="2025-11-29T18:21:00Z" w16du:dateUtc="2025-11-29T10:21:00Z">
                  <w:rPr>
                    <w:rFonts w:asciiTheme="majorEastAsia" w:eastAsiaTheme="majorEastAsia" w:hAnsiTheme="majorEastAsia" w:hint="eastAsia"/>
                    <w:b/>
                    <w:bCs/>
                    <w:highlight w:val="yellow"/>
                  </w:rPr>
                </w:rPrChange>
              </w:rPr>
              <w:t>参数</w:t>
            </w:r>
          </w:p>
        </w:tc>
        <w:tc>
          <w:tcPr>
            <w:tcW w:w="3162" w:type="dxa"/>
            <w:vAlign w:val="center"/>
          </w:tcPr>
          <w:p w14:paraId="3E8B43CF" w14:textId="77777777" w:rsidR="00717322" w:rsidRPr="00156A26" w:rsidRDefault="00000000">
            <w:pPr>
              <w:spacing w:after="0" w:line="240" w:lineRule="auto"/>
              <w:ind w:firstLineChars="0" w:firstLine="0"/>
              <w:jc w:val="center"/>
              <w:rPr>
                <w:rFonts w:asciiTheme="majorEastAsia" w:eastAsiaTheme="majorEastAsia" w:hAnsiTheme="majorEastAsia" w:hint="eastAsia"/>
                <w:b/>
                <w:bCs/>
                <w:rPrChange w:id="4563" w:author="天赐 余" w:date="2025-11-29T18:21:00Z" w16du:dateUtc="2025-11-29T10:21:00Z">
                  <w:rPr>
                    <w:rFonts w:asciiTheme="majorEastAsia" w:eastAsiaTheme="majorEastAsia" w:hAnsiTheme="majorEastAsia" w:hint="eastAsia"/>
                    <w:b/>
                    <w:bCs/>
                    <w:highlight w:val="yellow"/>
                  </w:rPr>
                </w:rPrChange>
              </w:rPr>
            </w:pPr>
            <w:r w:rsidRPr="00156A26">
              <w:rPr>
                <w:rFonts w:asciiTheme="majorEastAsia" w:eastAsiaTheme="majorEastAsia" w:hAnsiTheme="majorEastAsia" w:hint="eastAsia"/>
                <w:b/>
                <w:bCs/>
                <w:rPrChange w:id="4564" w:author="天赐 余" w:date="2025-11-29T18:21:00Z" w16du:dateUtc="2025-11-29T10:21:00Z">
                  <w:rPr>
                    <w:rFonts w:asciiTheme="majorEastAsia" w:eastAsiaTheme="majorEastAsia" w:hAnsiTheme="majorEastAsia" w:hint="eastAsia"/>
                    <w:b/>
                    <w:bCs/>
                    <w:highlight w:val="yellow"/>
                  </w:rPr>
                </w:rPrChange>
              </w:rPr>
              <w:t>含义</w:t>
            </w:r>
          </w:p>
        </w:tc>
        <w:tc>
          <w:tcPr>
            <w:tcW w:w="2358" w:type="dxa"/>
            <w:vAlign w:val="center"/>
          </w:tcPr>
          <w:p w14:paraId="7FB52B2C" w14:textId="77777777" w:rsidR="00717322" w:rsidRPr="00156A26" w:rsidRDefault="00000000">
            <w:pPr>
              <w:spacing w:after="0" w:line="240" w:lineRule="auto"/>
              <w:ind w:firstLineChars="0" w:firstLine="0"/>
              <w:jc w:val="center"/>
              <w:rPr>
                <w:rFonts w:asciiTheme="majorEastAsia" w:eastAsiaTheme="majorEastAsia" w:hAnsiTheme="majorEastAsia" w:hint="eastAsia"/>
                <w:b/>
                <w:bCs/>
                <w:rPrChange w:id="4565" w:author="天赐 余" w:date="2025-11-29T18:21:00Z" w16du:dateUtc="2025-11-29T10:21:00Z">
                  <w:rPr>
                    <w:rFonts w:asciiTheme="majorEastAsia" w:eastAsiaTheme="majorEastAsia" w:hAnsiTheme="majorEastAsia" w:hint="eastAsia"/>
                    <w:b/>
                    <w:bCs/>
                    <w:highlight w:val="yellow"/>
                  </w:rPr>
                </w:rPrChange>
              </w:rPr>
            </w:pPr>
            <w:r w:rsidRPr="00156A26">
              <w:rPr>
                <w:rFonts w:asciiTheme="majorEastAsia" w:eastAsiaTheme="majorEastAsia" w:hAnsiTheme="majorEastAsia" w:hint="eastAsia"/>
                <w:b/>
                <w:bCs/>
                <w:rPrChange w:id="4566" w:author="天赐 余" w:date="2025-11-29T18:21:00Z" w16du:dateUtc="2025-11-29T10:21:00Z">
                  <w:rPr>
                    <w:rFonts w:asciiTheme="majorEastAsia" w:eastAsiaTheme="majorEastAsia" w:hAnsiTheme="majorEastAsia" w:hint="eastAsia"/>
                    <w:b/>
                    <w:bCs/>
                    <w:highlight w:val="yellow"/>
                  </w:rPr>
                </w:rPrChange>
              </w:rPr>
              <w:t>类型</w:t>
            </w:r>
          </w:p>
        </w:tc>
        <w:tc>
          <w:tcPr>
            <w:tcW w:w="910" w:type="dxa"/>
            <w:vAlign w:val="center"/>
          </w:tcPr>
          <w:p w14:paraId="6446220E" w14:textId="77777777" w:rsidR="00717322" w:rsidRPr="00156A26" w:rsidRDefault="00000000">
            <w:pPr>
              <w:spacing w:after="0" w:line="240" w:lineRule="auto"/>
              <w:ind w:firstLineChars="0" w:firstLine="0"/>
              <w:jc w:val="center"/>
              <w:rPr>
                <w:rFonts w:asciiTheme="majorEastAsia" w:eastAsiaTheme="majorEastAsia" w:hAnsiTheme="majorEastAsia" w:hint="eastAsia"/>
                <w:b/>
                <w:bCs/>
                <w:rPrChange w:id="4567" w:author="天赐 余" w:date="2025-11-29T18:21:00Z" w16du:dateUtc="2025-11-29T10:21:00Z">
                  <w:rPr>
                    <w:rFonts w:asciiTheme="majorEastAsia" w:eastAsiaTheme="majorEastAsia" w:hAnsiTheme="majorEastAsia" w:hint="eastAsia"/>
                    <w:b/>
                    <w:bCs/>
                    <w:highlight w:val="yellow"/>
                  </w:rPr>
                </w:rPrChange>
              </w:rPr>
            </w:pPr>
            <w:r w:rsidRPr="00156A26">
              <w:rPr>
                <w:rFonts w:asciiTheme="majorEastAsia" w:eastAsiaTheme="majorEastAsia" w:hAnsiTheme="majorEastAsia" w:hint="eastAsia"/>
                <w:b/>
                <w:bCs/>
                <w:rPrChange w:id="4568" w:author="天赐 余" w:date="2025-11-29T18:21:00Z" w16du:dateUtc="2025-11-29T10:21:00Z">
                  <w:rPr>
                    <w:rFonts w:asciiTheme="majorEastAsia" w:eastAsiaTheme="majorEastAsia" w:hAnsiTheme="majorEastAsia" w:hint="eastAsia"/>
                    <w:b/>
                    <w:bCs/>
                    <w:highlight w:val="yellow"/>
                  </w:rPr>
                </w:rPrChange>
              </w:rPr>
              <w:t>量纲</w:t>
            </w:r>
          </w:p>
        </w:tc>
      </w:tr>
      <w:tr w:rsidR="00717322" w:rsidRPr="00156A26" w14:paraId="2300035C" w14:textId="77777777">
        <w:trPr>
          <w:trHeight w:val="732"/>
        </w:trPr>
        <w:tc>
          <w:tcPr>
            <w:tcW w:w="2070" w:type="dxa"/>
            <w:vAlign w:val="center"/>
          </w:tcPr>
          <w:p w14:paraId="0AF68C45" w14:textId="77777777" w:rsidR="00717322" w:rsidRPr="00156A26" w:rsidRDefault="00000000">
            <w:pPr>
              <w:spacing w:after="0" w:line="240" w:lineRule="auto"/>
              <w:ind w:firstLineChars="0" w:firstLine="0"/>
              <w:jc w:val="left"/>
              <w:rPr>
                <w:rFonts w:asciiTheme="majorEastAsia" w:eastAsiaTheme="majorEastAsia" w:hAnsiTheme="majorEastAsia" w:hint="eastAsia"/>
                <w:rPrChange w:id="4569" w:author="天赐 余" w:date="2025-11-29T18:21:00Z" w16du:dateUtc="2025-11-29T10:21:00Z">
                  <w:rPr>
                    <w:rFonts w:asciiTheme="majorEastAsia" w:eastAsiaTheme="majorEastAsia" w:hAnsiTheme="majorEastAsia" w:hint="eastAsia"/>
                    <w:highlight w:val="yellow"/>
                  </w:rPr>
                </w:rPrChange>
              </w:rPr>
            </w:pPr>
            <w:proofErr w:type="spellStart"/>
            <w:r w:rsidRPr="00156A26">
              <w:rPr>
                <w:rFonts w:asciiTheme="majorEastAsia" w:eastAsiaTheme="majorEastAsia" w:hAnsiTheme="majorEastAsia" w:hint="eastAsia"/>
                <w:rPrChange w:id="4570" w:author="天赐 余" w:date="2025-11-29T18:21:00Z" w16du:dateUtc="2025-11-29T10:21:00Z">
                  <w:rPr>
                    <w:rFonts w:asciiTheme="majorEastAsia" w:eastAsiaTheme="majorEastAsia" w:hAnsiTheme="majorEastAsia" w:hint="eastAsia"/>
                    <w:highlight w:val="yellow"/>
                  </w:rPr>
                </w:rPrChange>
              </w:rPr>
              <w:t>MatchingFramesCount</w:t>
            </w:r>
            <w:proofErr w:type="spellEnd"/>
          </w:p>
        </w:tc>
        <w:tc>
          <w:tcPr>
            <w:tcW w:w="3162" w:type="dxa"/>
            <w:vAlign w:val="center"/>
          </w:tcPr>
          <w:p w14:paraId="2F6FE040" w14:textId="387B11A9" w:rsidR="00717322" w:rsidRPr="00156A26" w:rsidRDefault="00000000">
            <w:pPr>
              <w:spacing w:after="0" w:line="240" w:lineRule="auto"/>
              <w:ind w:firstLineChars="0" w:firstLine="0"/>
              <w:jc w:val="left"/>
              <w:rPr>
                <w:rFonts w:asciiTheme="majorEastAsia" w:eastAsiaTheme="majorEastAsia" w:hAnsiTheme="majorEastAsia" w:hint="eastAsia"/>
                <w:rPrChange w:id="4571" w:author="天赐 余" w:date="2025-11-29T18:21:00Z" w16du:dateUtc="2025-11-29T10:21:00Z">
                  <w:rPr>
                    <w:rFonts w:asciiTheme="majorEastAsia" w:eastAsiaTheme="majorEastAsia" w:hAnsiTheme="majorEastAsia" w:hint="eastAsia"/>
                    <w:highlight w:val="yellow"/>
                  </w:rPr>
                </w:rPrChange>
              </w:rPr>
            </w:pPr>
            <w:del w:id="4572" w:author="天赐 余" w:date="2025-11-29T18:24:00Z" w16du:dateUtc="2025-11-29T10:24:00Z">
              <w:r w:rsidRPr="00156A26" w:rsidDel="00156A26">
                <w:rPr>
                  <w:rFonts w:asciiTheme="majorEastAsia" w:eastAsiaTheme="majorEastAsia" w:hAnsiTheme="majorEastAsia" w:hint="eastAsia"/>
                  <w:rPrChange w:id="4573" w:author="天赐 余" w:date="2025-11-29T18:21:00Z" w16du:dateUtc="2025-11-29T10:21:00Z">
                    <w:rPr>
                      <w:rFonts w:asciiTheme="majorEastAsia" w:eastAsiaTheme="majorEastAsia" w:hAnsiTheme="majorEastAsia" w:hint="eastAsia"/>
                      <w:highlight w:val="yellow"/>
                    </w:rPr>
                  </w:rPrChange>
                </w:rPr>
                <w:delText>相较主时钟偏移量，从时钟的时间与主时钟的时间之间的偏移量</w:delText>
              </w:r>
            </w:del>
            <w:ins w:id="4574" w:author="天赐 余" w:date="2025-11-29T18:24:00Z" w16du:dateUtc="2025-11-29T10:24:00Z">
              <w:r w:rsidR="00156A26">
                <w:rPr>
                  <w:rFonts w:asciiTheme="majorEastAsia" w:eastAsiaTheme="majorEastAsia" w:hAnsiTheme="majorEastAsia" w:hint="eastAsia"/>
                </w:rPr>
                <w:t>匹配数据帧计数，</w:t>
              </w:r>
              <w:r w:rsidR="00156A26" w:rsidRPr="00156A26">
                <w:rPr>
                  <w:rFonts w:asciiTheme="majorEastAsia" w:eastAsiaTheme="majorEastAsia" w:hAnsiTheme="majorEastAsia" w:hint="eastAsia"/>
                </w:rPr>
                <w:t>成功匹配流过滤器的</w:t>
              </w:r>
              <w:proofErr w:type="spellStart"/>
              <w:r w:rsidR="00156A26" w:rsidRPr="00156A26">
                <w:rPr>
                  <w:rFonts w:asciiTheme="majorEastAsia" w:eastAsiaTheme="majorEastAsia" w:hAnsiTheme="majorEastAsia" w:hint="eastAsia"/>
                </w:rPr>
                <w:t>stream_handle</w:t>
              </w:r>
              <w:proofErr w:type="spellEnd"/>
              <w:r w:rsidR="00156A26" w:rsidRPr="00156A26">
                <w:rPr>
                  <w:rFonts w:asciiTheme="majorEastAsia" w:eastAsiaTheme="majorEastAsia" w:hAnsiTheme="majorEastAsia" w:hint="eastAsia"/>
                </w:rPr>
                <w:t>和</w:t>
              </w:r>
            </w:ins>
            <w:ins w:id="4575" w:author="天赐 余" w:date="2025-11-29T18:25:00Z" w16du:dateUtc="2025-11-29T10:25:00Z">
              <w:r w:rsidR="00156A26">
                <w:rPr>
                  <w:rFonts w:asciiTheme="majorEastAsia" w:eastAsiaTheme="majorEastAsia" w:hAnsiTheme="majorEastAsia" w:hint="eastAsia"/>
                </w:rPr>
                <w:t>PCP</w:t>
              </w:r>
            </w:ins>
            <w:ins w:id="4576" w:author="天赐 余" w:date="2025-11-29T18:24:00Z" w16du:dateUtc="2025-11-29T10:24:00Z">
              <w:r w:rsidR="00156A26" w:rsidRPr="00156A26">
                <w:rPr>
                  <w:rFonts w:asciiTheme="majorEastAsia" w:eastAsiaTheme="majorEastAsia" w:hAnsiTheme="majorEastAsia" w:hint="eastAsia"/>
                </w:rPr>
                <w:t>的帧的总数</w:t>
              </w:r>
            </w:ins>
          </w:p>
        </w:tc>
        <w:tc>
          <w:tcPr>
            <w:tcW w:w="2358" w:type="dxa"/>
            <w:vAlign w:val="center"/>
          </w:tcPr>
          <w:p w14:paraId="71FABF07" w14:textId="7B3A3989" w:rsidR="00717322" w:rsidRPr="00156A26" w:rsidRDefault="00000000">
            <w:pPr>
              <w:spacing w:after="0" w:line="240" w:lineRule="auto"/>
              <w:ind w:firstLineChars="0" w:firstLine="0"/>
              <w:jc w:val="left"/>
              <w:rPr>
                <w:rFonts w:asciiTheme="majorEastAsia" w:eastAsiaTheme="majorEastAsia" w:hAnsiTheme="majorEastAsia" w:hint="eastAsia"/>
                <w:rPrChange w:id="4577" w:author="天赐 余" w:date="2025-11-29T18:21:00Z" w16du:dateUtc="2025-11-29T10:21:00Z">
                  <w:rPr>
                    <w:rFonts w:asciiTheme="majorEastAsia" w:eastAsiaTheme="majorEastAsia" w:hAnsiTheme="majorEastAsia" w:hint="eastAsia"/>
                    <w:highlight w:val="yellow"/>
                  </w:rPr>
                </w:rPrChange>
              </w:rPr>
            </w:pPr>
            <w:r w:rsidRPr="00156A26">
              <w:rPr>
                <w:rFonts w:asciiTheme="majorEastAsia" w:eastAsiaTheme="majorEastAsia" w:hAnsiTheme="majorEastAsia" w:hint="eastAsia"/>
                <w:rPrChange w:id="4578" w:author="天赐 余" w:date="2025-11-29T18:21:00Z" w16du:dateUtc="2025-11-29T10:21:00Z">
                  <w:rPr>
                    <w:rFonts w:asciiTheme="majorEastAsia" w:eastAsiaTheme="majorEastAsia" w:hAnsiTheme="majorEastAsia" w:hint="eastAsia"/>
                    <w:highlight w:val="yellow"/>
                  </w:rPr>
                </w:rPrChange>
              </w:rPr>
              <w:t>Uint</w:t>
            </w:r>
            <w:ins w:id="4579" w:author="天赐 余" w:date="2025-11-29T18:26:00Z" w16du:dateUtc="2025-11-29T10:26:00Z">
              <w:r w:rsidR="00156A26">
                <w:rPr>
                  <w:rFonts w:asciiTheme="majorEastAsia" w:eastAsiaTheme="majorEastAsia" w:hAnsiTheme="majorEastAsia" w:hint="eastAsia"/>
                </w:rPr>
                <w:t>64</w:t>
              </w:r>
            </w:ins>
            <w:del w:id="4580" w:author="天赐 余" w:date="2025-11-29T18:26:00Z" w16du:dateUtc="2025-11-29T10:26:00Z">
              <w:r w:rsidRPr="00156A26" w:rsidDel="00156A26">
                <w:rPr>
                  <w:rFonts w:asciiTheme="majorEastAsia" w:eastAsiaTheme="majorEastAsia" w:hAnsiTheme="majorEastAsia" w:hint="eastAsia"/>
                  <w:rPrChange w:id="4581" w:author="天赐 余" w:date="2025-11-29T18:21:00Z" w16du:dateUtc="2025-11-29T10:21:00Z">
                    <w:rPr>
                      <w:rFonts w:asciiTheme="majorEastAsia" w:eastAsiaTheme="majorEastAsia" w:hAnsiTheme="majorEastAsia" w:hint="eastAsia"/>
                      <w:highlight w:val="yellow"/>
                    </w:rPr>
                  </w:rPrChange>
                </w:rPr>
                <w:delText>16</w:delText>
              </w:r>
            </w:del>
          </w:p>
        </w:tc>
        <w:tc>
          <w:tcPr>
            <w:tcW w:w="910" w:type="dxa"/>
            <w:vAlign w:val="center"/>
          </w:tcPr>
          <w:p w14:paraId="3B7F7032" w14:textId="733824E2" w:rsidR="00717322" w:rsidRPr="00156A26" w:rsidRDefault="00156A26">
            <w:pPr>
              <w:spacing w:after="0" w:line="240" w:lineRule="auto"/>
              <w:ind w:firstLineChars="0" w:firstLine="0"/>
              <w:jc w:val="left"/>
              <w:rPr>
                <w:rFonts w:asciiTheme="majorEastAsia" w:eastAsiaTheme="majorEastAsia" w:hAnsiTheme="majorEastAsia" w:hint="eastAsia"/>
                <w:rPrChange w:id="4582" w:author="天赐 余" w:date="2025-11-29T18:21:00Z" w16du:dateUtc="2025-11-29T10:21:00Z">
                  <w:rPr>
                    <w:rFonts w:asciiTheme="majorEastAsia" w:eastAsiaTheme="majorEastAsia" w:hAnsiTheme="majorEastAsia" w:hint="eastAsia"/>
                    <w:highlight w:val="yellow"/>
                  </w:rPr>
                </w:rPrChange>
              </w:rPr>
            </w:pPr>
            <w:ins w:id="4583" w:author="天赐 余" w:date="2025-11-29T18:21:00Z" w16du:dateUtc="2025-11-29T10:21:00Z">
              <w:r>
                <w:rPr>
                  <w:rFonts w:asciiTheme="majorEastAsia" w:eastAsiaTheme="majorEastAsia" w:hAnsiTheme="majorEastAsia" w:hint="eastAsia"/>
                </w:rPr>
                <w:t>个</w:t>
              </w:r>
            </w:ins>
            <w:del w:id="4584" w:author="天赐 余" w:date="2025-11-29T18:21:00Z" w16du:dateUtc="2025-11-29T10:21:00Z">
              <w:r w:rsidRPr="00156A26" w:rsidDel="00156A26">
                <w:rPr>
                  <w:rFonts w:asciiTheme="majorEastAsia" w:eastAsiaTheme="majorEastAsia" w:hAnsiTheme="majorEastAsia" w:hint="eastAsia"/>
                  <w:rPrChange w:id="4585" w:author="天赐 余" w:date="2025-11-29T18:21:00Z" w16du:dateUtc="2025-11-29T10:21:00Z">
                    <w:rPr>
                      <w:rFonts w:asciiTheme="majorEastAsia" w:eastAsiaTheme="majorEastAsia" w:hAnsiTheme="majorEastAsia" w:hint="eastAsia"/>
                      <w:highlight w:val="yellow"/>
                    </w:rPr>
                  </w:rPrChange>
                </w:rPr>
                <w:delText>纳秒</w:delText>
              </w:r>
            </w:del>
          </w:p>
        </w:tc>
      </w:tr>
      <w:tr w:rsidR="00717322" w:rsidRPr="00156A26" w14:paraId="42D316C4" w14:textId="77777777">
        <w:trPr>
          <w:trHeight w:val="732"/>
        </w:trPr>
        <w:tc>
          <w:tcPr>
            <w:tcW w:w="2070" w:type="dxa"/>
            <w:vAlign w:val="center"/>
          </w:tcPr>
          <w:p w14:paraId="528DA80D" w14:textId="77777777" w:rsidR="00717322" w:rsidRPr="00156A26" w:rsidRDefault="00000000">
            <w:pPr>
              <w:spacing w:after="0" w:line="240" w:lineRule="auto"/>
              <w:ind w:firstLineChars="0" w:firstLine="0"/>
              <w:jc w:val="left"/>
              <w:rPr>
                <w:rFonts w:asciiTheme="majorEastAsia" w:eastAsiaTheme="majorEastAsia" w:hAnsiTheme="majorEastAsia" w:hint="eastAsia"/>
                <w:rPrChange w:id="4586" w:author="天赐 余" w:date="2025-11-29T18:21:00Z" w16du:dateUtc="2025-11-29T10:21:00Z">
                  <w:rPr>
                    <w:rFonts w:asciiTheme="majorEastAsia" w:eastAsiaTheme="majorEastAsia" w:hAnsiTheme="majorEastAsia" w:hint="eastAsia"/>
                    <w:highlight w:val="yellow"/>
                  </w:rPr>
                </w:rPrChange>
              </w:rPr>
            </w:pPr>
            <w:proofErr w:type="spellStart"/>
            <w:r w:rsidRPr="00156A26">
              <w:rPr>
                <w:rFonts w:asciiTheme="majorEastAsia" w:eastAsiaTheme="majorEastAsia" w:hAnsiTheme="majorEastAsia" w:hint="eastAsia"/>
                <w:rPrChange w:id="4587" w:author="天赐 余" w:date="2025-11-29T18:21:00Z" w16du:dateUtc="2025-11-29T10:21:00Z">
                  <w:rPr>
                    <w:rFonts w:asciiTheme="majorEastAsia" w:eastAsiaTheme="majorEastAsia" w:hAnsiTheme="majorEastAsia" w:hint="eastAsia"/>
                    <w:highlight w:val="yellow"/>
                  </w:rPr>
                </w:rPrChange>
              </w:rPr>
              <w:t>PassingFrameCount</w:t>
            </w:r>
            <w:proofErr w:type="spellEnd"/>
          </w:p>
        </w:tc>
        <w:tc>
          <w:tcPr>
            <w:tcW w:w="3162" w:type="dxa"/>
            <w:vAlign w:val="center"/>
          </w:tcPr>
          <w:p w14:paraId="1F74ED71" w14:textId="66DD4E5E" w:rsidR="00717322" w:rsidRPr="00156A26" w:rsidDel="00156A26" w:rsidRDefault="00156A26">
            <w:pPr>
              <w:spacing w:after="0" w:line="240" w:lineRule="auto"/>
              <w:ind w:firstLineChars="0" w:firstLine="0"/>
              <w:jc w:val="left"/>
              <w:rPr>
                <w:del w:id="4588" w:author="天赐 余" w:date="2025-11-29T18:25:00Z" w16du:dateUtc="2025-11-29T10:25:00Z"/>
                <w:rFonts w:asciiTheme="majorEastAsia" w:eastAsiaTheme="majorEastAsia" w:hAnsiTheme="majorEastAsia" w:hint="eastAsia"/>
                <w:rPrChange w:id="4589" w:author="天赐 余" w:date="2025-11-29T18:21:00Z" w16du:dateUtc="2025-11-29T10:21:00Z">
                  <w:rPr>
                    <w:del w:id="4590" w:author="天赐 余" w:date="2025-11-29T18:25:00Z" w16du:dateUtc="2025-11-29T10:25:00Z"/>
                    <w:rFonts w:asciiTheme="majorEastAsia" w:eastAsiaTheme="majorEastAsia" w:hAnsiTheme="majorEastAsia" w:hint="eastAsia"/>
                    <w:highlight w:val="yellow"/>
                  </w:rPr>
                </w:rPrChange>
              </w:rPr>
            </w:pPr>
            <w:ins w:id="4591" w:author="天赐 余" w:date="2025-11-29T18:25:00Z" w16du:dateUtc="2025-11-29T10:25:00Z">
              <w:r w:rsidRPr="00156A26">
                <w:rPr>
                  <w:rFonts w:asciiTheme="majorEastAsia" w:eastAsiaTheme="majorEastAsia" w:hAnsiTheme="majorEastAsia" w:hint="eastAsia"/>
                </w:rPr>
                <w:t>成功通过流门的帧数</w:t>
              </w:r>
            </w:ins>
            <w:del w:id="4592" w:author="天赐 余" w:date="2025-11-29T18:25:00Z" w16du:dateUtc="2025-11-29T10:25:00Z">
              <w:r w:rsidRPr="00156A26" w:rsidDel="00156A26">
                <w:rPr>
                  <w:rFonts w:asciiTheme="majorEastAsia" w:eastAsiaTheme="majorEastAsia" w:hAnsiTheme="majorEastAsia" w:hint="eastAsia"/>
                  <w:rPrChange w:id="4593" w:author="天赐 余" w:date="2025-11-29T18:21:00Z" w16du:dateUtc="2025-11-29T10:21:00Z">
                    <w:rPr>
                      <w:rFonts w:asciiTheme="majorEastAsia" w:eastAsiaTheme="majorEastAsia" w:hAnsiTheme="majorEastAsia" w:hint="eastAsia"/>
                      <w:highlight w:val="yellow"/>
                    </w:rPr>
                  </w:rPrChange>
                </w:rPr>
                <w:delText>平均链路延时，接口测量出的链路延时平均值以下方式计算：</w:delText>
              </w:r>
            </w:del>
          </w:p>
          <w:p w14:paraId="63C5BF0C" w14:textId="7E21844C" w:rsidR="00717322" w:rsidRPr="00156A26" w:rsidRDefault="00000000">
            <w:pPr>
              <w:spacing w:after="0" w:line="240" w:lineRule="auto"/>
              <w:ind w:firstLineChars="0" w:firstLine="0"/>
              <w:jc w:val="left"/>
              <w:rPr>
                <w:rFonts w:asciiTheme="majorEastAsia" w:eastAsiaTheme="majorEastAsia" w:hAnsiTheme="majorEastAsia" w:hint="eastAsia"/>
                <w:rPrChange w:id="4594" w:author="天赐 余" w:date="2025-11-29T18:21:00Z" w16du:dateUtc="2025-11-29T10:21:00Z">
                  <w:rPr>
                    <w:rFonts w:asciiTheme="majorEastAsia" w:eastAsiaTheme="majorEastAsia" w:hAnsiTheme="majorEastAsia" w:hint="eastAsia"/>
                    <w:highlight w:val="yellow"/>
                  </w:rPr>
                </w:rPrChange>
              </w:rPr>
            </w:pPr>
            <w:del w:id="4595" w:author="天赐 余" w:date="2025-11-29T18:25:00Z" w16du:dateUtc="2025-11-29T10:25:00Z">
              <w:r w:rsidRPr="00156A26" w:rsidDel="00156A26">
                <w:rPr>
                  <w:rFonts w:asciiTheme="majorEastAsia" w:eastAsiaTheme="majorEastAsia" w:hAnsiTheme="majorEastAsia" w:hint="eastAsia"/>
                  <w:rPrChange w:id="4596" w:author="天赐 余" w:date="2025-11-29T18:21:00Z" w16du:dateUtc="2025-11-29T10:21:00Z">
                    <w:rPr>
                      <w:rFonts w:asciiTheme="majorEastAsia" w:eastAsiaTheme="majorEastAsia" w:hAnsiTheme="majorEastAsia" w:hint="eastAsia"/>
                      <w:highlight w:val="yellow"/>
                    </w:rPr>
                  </w:rPrChange>
                </w:rPr>
                <w:delText>实际值（ns）=存储的int64数/2</w:delText>
              </w:r>
              <w:r w:rsidRPr="00156A26" w:rsidDel="00156A26">
                <w:rPr>
                  <w:rFonts w:ascii="Cambria Math" w:eastAsiaTheme="majorEastAsia" w:hAnsi="Cambria Math" w:cs="Cambria Math"/>
                  <w:vertAlign w:val="superscript"/>
                  <w:rPrChange w:id="4597" w:author="天赐 余" w:date="2025-11-29T18:21:00Z" w16du:dateUtc="2025-11-29T10:21:00Z">
                    <w:rPr>
                      <w:rFonts w:ascii="Cambria Math" w:eastAsiaTheme="majorEastAsia" w:hAnsi="Cambria Math" w:cs="Cambria Math"/>
                      <w:highlight w:val="yellow"/>
                      <w:vertAlign w:val="superscript"/>
                    </w:rPr>
                  </w:rPrChange>
                </w:rPr>
                <w:delText>16</w:delText>
              </w:r>
            </w:del>
          </w:p>
        </w:tc>
        <w:tc>
          <w:tcPr>
            <w:tcW w:w="2358" w:type="dxa"/>
            <w:vAlign w:val="center"/>
          </w:tcPr>
          <w:p w14:paraId="343F15A3" w14:textId="2468B232" w:rsidR="00717322" w:rsidRPr="00156A26" w:rsidRDefault="00156A26">
            <w:pPr>
              <w:spacing w:after="0" w:line="240" w:lineRule="auto"/>
              <w:ind w:firstLineChars="0" w:firstLine="0"/>
              <w:jc w:val="left"/>
              <w:rPr>
                <w:rFonts w:asciiTheme="majorEastAsia" w:eastAsiaTheme="majorEastAsia" w:hAnsiTheme="majorEastAsia" w:hint="eastAsia"/>
                <w:rPrChange w:id="4598" w:author="天赐 余" w:date="2025-11-29T18:21:00Z" w16du:dateUtc="2025-11-29T10:21:00Z">
                  <w:rPr>
                    <w:rFonts w:asciiTheme="majorEastAsia" w:eastAsiaTheme="majorEastAsia" w:hAnsiTheme="majorEastAsia" w:hint="eastAsia"/>
                    <w:highlight w:val="yellow"/>
                  </w:rPr>
                </w:rPrChange>
              </w:rPr>
            </w:pPr>
            <w:ins w:id="4599" w:author="天赐 余" w:date="2025-11-29T18:26:00Z" w16du:dateUtc="2025-11-29T10:26:00Z">
              <w:r>
                <w:rPr>
                  <w:rFonts w:asciiTheme="majorEastAsia" w:eastAsiaTheme="majorEastAsia" w:hAnsiTheme="majorEastAsia" w:hint="eastAsia"/>
                </w:rPr>
                <w:t>U</w:t>
              </w:r>
            </w:ins>
            <w:r w:rsidRPr="00156A26">
              <w:rPr>
                <w:rFonts w:asciiTheme="majorEastAsia" w:eastAsiaTheme="majorEastAsia" w:hAnsiTheme="majorEastAsia" w:hint="eastAsia"/>
                <w:rPrChange w:id="4600" w:author="天赐 余" w:date="2025-11-29T18:21:00Z" w16du:dateUtc="2025-11-29T10:21:00Z">
                  <w:rPr>
                    <w:rFonts w:asciiTheme="majorEastAsia" w:eastAsiaTheme="majorEastAsia" w:hAnsiTheme="majorEastAsia" w:hint="eastAsia"/>
                    <w:highlight w:val="yellow"/>
                  </w:rPr>
                </w:rPrChange>
              </w:rPr>
              <w:t>Int64</w:t>
            </w:r>
          </w:p>
        </w:tc>
        <w:tc>
          <w:tcPr>
            <w:tcW w:w="910" w:type="dxa"/>
            <w:vAlign w:val="center"/>
          </w:tcPr>
          <w:p w14:paraId="732DE5BA" w14:textId="1AB94259" w:rsidR="00717322" w:rsidRPr="00156A26" w:rsidRDefault="00156A26">
            <w:pPr>
              <w:spacing w:after="0" w:line="240" w:lineRule="auto"/>
              <w:ind w:firstLineChars="0" w:firstLine="0"/>
              <w:jc w:val="left"/>
              <w:rPr>
                <w:rFonts w:asciiTheme="majorEastAsia" w:eastAsiaTheme="majorEastAsia" w:hAnsiTheme="majorEastAsia" w:hint="eastAsia"/>
                <w:rPrChange w:id="4601" w:author="天赐 余" w:date="2025-11-29T18:21:00Z" w16du:dateUtc="2025-11-29T10:21:00Z">
                  <w:rPr>
                    <w:rFonts w:asciiTheme="majorEastAsia" w:eastAsiaTheme="majorEastAsia" w:hAnsiTheme="majorEastAsia" w:hint="eastAsia"/>
                    <w:highlight w:val="yellow"/>
                  </w:rPr>
                </w:rPrChange>
              </w:rPr>
            </w:pPr>
            <w:ins w:id="4602" w:author="天赐 余" w:date="2025-11-29T18:21:00Z" w16du:dateUtc="2025-11-29T10:21:00Z">
              <w:r>
                <w:rPr>
                  <w:rFonts w:asciiTheme="majorEastAsia" w:eastAsiaTheme="majorEastAsia" w:hAnsiTheme="majorEastAsia" w:hint="eastAsia"/>
                </w:rPr>
                <w:t>个</w:t>
              </w:r>
            </w:ins>
            <w:del w:id="4603" w:author="天赐 余" w:date="2025-11-29T18:21:00Z" w16du:dateUtc="2025-11-29T10:21:00Z">
              <w:r w:rsidRPr="00156A26" w:rsidDel="00156A26">
                <w:rPr>
                  <w:rFonts w:asciiTheme="majorEastAsia" w:eastAsiaTheme="majorEastAsia" w:hAnsiTheme="majorEastAsia" w:hint="eastAsia"/>
                  <w:rPrChange w:id="4604" w:author="天赐 余" w:date="2025-11-29T18:21:00Z" w16du:dateUtc="2025-11-29T10:21:00Z">
                    <w:rPr>
                      <w:rFonts w:asciiTheme="majorEastAsia" w:eastAsiaTheme="majorEastAsia" w:hAnsiTheme="majorEastAsia" w:hint="eastAsia"/>
                      <w:highlight w:val="yellow"/>
                    </w:rPr>
                  </w:rPrChange>
                </w:rPr>
                <w:delText>纳秒</w:delText>
              </w:r>
            </w:del>
          </w:p>
        </w:tc>
      </w:tr>
      <w:tr w:rsidR="00717322" w14:paraId="0E408411" w14:textId="77777777">
        <w:trPr>
          <w:trHeight w:val="732"/>
        </w:trPr>
        <w:tc>
          <w:tcPr>
            <w:tcW w:w="2070" w:type="dxa"/>
            <w:vAlign w:val="center"/>
          </w:tcPr>
          <w:p w14:paraId="371D4355" w14:textId="77777777" w:rsidR="00717322" w:rsidRPr="00156A26" w:rsidRDefault="00000000">
            <w:pPr>
              <w:spacing w:after="0" w:line="240" w:lineRule="auto"/>
              <w:ind w:firstLineChars="0" w:firstLine="0"/>
              <w:jc w:val="left"/>
              <w:rPr>
                <w:rFonts w:asciiTheme="majorEastAsia" w:eastAsiaTheme="majorEastAsia" w:hAnsiTheme="majorEastAsia" w:hint="eastAsia"/>
                <w:rPrChange w:id="4605" w:author="天赐 余" w:date="2025-11-29T18:21:00Z" w16du:dateUtc="2025-11-29T10:21:00Z">
                  <w:rPr>
                    <w:rFonts w:asciiTheme="majorEastAsia" w:eastAsiaTheme="majorEastAsia" w:hAnsiTheme="majorEastAsia" w:hint="eastAsia"/>
                    <w:highlight w:val="yellow"/>
                  </w:rPr>
                </w:rPrChange>
              </w:rPr>
            </w:pPr>
            <w:proofErr w:type="spellStart"/>
            <w:r w:rsidRPr="00156A26">
              <w:rPr>
                <w:rFonts w:asciiTheme="majorEastAsia" w:eastAsiaTheme="majorEastAsia" w:hAnsiTheme="majorEastAsia" w:hint="eastAsia"/>
                <w:rPrChange w:id="4606" w:author="天赐 余" w:date="2025-11-29T18:21:00Z" w16du:dateUtc="2025-11-29T10:21:00Z">
                  <w:rPr>
                    <w:rFonts w:asciiTheme="majorEastAsia" w:eastAsiaTheme="majorEastAsia" w:hAnsiTheme="majorEastAsia" w:hint="eastAsia"/>
                    <w:highlight w:val="yellow"/>
                  </w:rPr>
                </w:rPrChange>
              </w:rPr>
              <w:t>NotPassingFrameCount</w:t>
            </w:r>
            <w:proofErr w:type="spellEnd"/>
          </w:p>
        </w:tc>
        <w:tc>
          <w:tcPr>
            <w:tcW w:w="3162" w:type="dxa"/>
            <w:vAlign w:val="center"/>
          </w:tcPr>
          <w:p w14:paraId="78ACDD75" w14:textId="5E47EB5B" w:rsidR="00717322" w:rsidRPr="00156A26" w:rsidRDefault="00156A26">
            <w:pPr>
              <w:spacing w:after="0" w:line="240" w:lineRule="auto"/>
              <w:ind w:firstLineChars="0" w:firstLine="0"/>
              <w:jc w:val="left"/>
              <w:rPr>
                <w:rFonts w:asciiTheme="majorEastAsia" w:eastAsiaTheme="majorEastAsia" w:hAnsiTheme="majorEastAsia" w:hint="eastAsia"/>
                <w:rPrChange w:id="4607" w:author="天赐 余" w:date="2025-11-29T18:21:00Z" w16du:dateUtc="2025-11-29T10:21:00Z">
                  <w:rPr>
                    <w:rFonts w:asciiTheme="majorEastAsia" w:eastAsiaTheme="majorEastAsia" w:hAnsiTheme="majorEastAsia" w:hint="eastAsia"/>
                    <w:highlight w:val="yellow"/>
                  </w:rPr>
                </w:rPrChange>
              </w:rPr>
            </w:pPr>
            <w:ins w:id="4608" w:author="天赐 余" w:date="2025-11-29T18:26:00Z" w16du:dateUtc="2025-11-29T10:26:00Z">
              <w:r>
                <w:rPr>
                  <w:rFonts w:asciiTheme="majorEastAsia" w:eastAsiaTheme="majorEastAsia" w:hAnsiTheme="majorEastAsia" w:hint="eastAsia"/>
                </w:rPr>
                <w:t>未</w:t>
              </w:r>
              <w:r w:rsidRPr="00156A26">
                <w:rPr>
                  <w:rFonts w:asciiTheme="majorEastAsia" w:eastAsiaTheme="majorEastAsia" w:hAnsiTheme="majorEastAsia" w:hint="eastAsia"/>
                </w:rPr>
                <w:t>通过流门的帧数</w:t>
              </w:r>
            </w:ins>
            <w:del w:id="4609" w:author="天赐 余" w:date="2025-11-29T18:26:00Z" w16du:dateUtc="2025-11-29T10:26:00Z">
              <w:r w:rsidRPr="00156A26" w:rsidDel="00156A26">
                <w:rPr>
                  <w:rFonts w:asciiTheme="majorEastAsia" w:eastAsiaTheme="majorEastAsia" w:hAnsiTheme="majorEastAsia" w:hint="eastAsia"/>
                  <w:rPrChange w:id="4610" w:author="天赐 余" w:date="2025-11-29T18:21:00Z" w16du:dateUtc="2025-11-29T10:21:00Z">
                    <w:rPr>
                      <w:rFonts w:asciiTheme="majorEastAsia" w:eastAsiaTheme="majorEastAsia" w:hAnsiTheme="majorEastAsia" w:hint="eastAsia"/>
                      <w:highlight w:val="yellow"/>
                    </w:rPr>
                  </w:rPrChange>
                </w:rPr>
                <w:delText>邻居频比</w:delText>
              </w:r>
            </w:del>
          </w:p>
        </w:tc>
        <w:tc>
          <w:tcPr>
            <w:tcW w:w="2358" w:type="dxa"/>
            <w:vAlign w:val="center"/>
          </w:tcPr>
          <w:p w14:paraId="1AB8B995" w14:textId="0CAC8D8C" w:rsidR="00717322" w:rsidRPr="00156A26" w:rsidRDefault="00000000">
            <w:pPr>
              <w:spacing w:after="0" w:line="240" w:lineRule="auto"/>
              <w:ind w:firstLineChars="0" w:firstLine="0"/>
              <w:jc w:val="left"/>
              <w:rPr>
                <w:rFonts w:asciiTheme="majorEastAsia" w:eastAsiaTheme="majorEastAsia" w:hAnsiTheme="majorEastAsia" w:hint="eastAsia"/>
                <w:rPrChange w:id="4611" w:author="天赐 余" w:date="2025-11-29T18:21:00Z" w16du:dateUtc="2025-11-29T10:21:00Z">
                  <w:rPr>
                    <w:rFonts w:asciiTheme="majorEastAsia" w:eastAsiaTheme="majorEastAsia" w:hAnsiTheme="majorEastAsia" w:hint="eastAsia"/>
                    <w:highlight w:val="yellow"/>
                  </w:rPr>
                </w:rPrChange>
              </w:rPr>
            </w:pPr>
            <w:r w:rsidRPr="00156A26">
              <w:rPr>
                <w:rFonts w:asciiTheme="majorEastAsia" w:eastAsiaTheme="majorEastAsia" w:hAnsiTheme="majorEastAsia" w:hint="eastAsia"/>
                <w:rPrChange w:id="4612" w:author="天赐 余" w:date="2025-11-29T18:21:00Z" w16du:dateUtc="2025-11-29T10:21:00Z">
                  <w:rPr>
                    <w:rFonts w:asciiTheme="majorEastAsia" w:eastAsiaTheme="majorEastAsia" w:hAnsiTheme="majorEastAsia" w:hint="eastAsia"/>
                    <w:highlight w:val="yellow"/>
                  </w:rPr>
                </w:rPrChange>
              </w:rPr>
              <w:t>Uint</w:t>
            </w:r>
            <w:ins w:id="4613" w:author="天赐 余" w:date="2025-11-29T18:26:00Z" w16du:dateUtc="2025-11-29T10:26:00Z">
              <w:r w:rsidR="00156A26">
                <w:rPr>
                  <w:rFonts w:asciiTheme="majorEastAsia" w:eastAsiaTheme="majorEastAsia" w:hAnsiTheme="majorEastAsia" w:hint="eastAsia"/>
                </w:rPr>
                <w:t>64</w:t>
              </w:r>
            </w:ins>
            <w:del w:id="4614" w:author="天赐 余" w:date="2025-11-29T18:26:00Z" w16du:dateUtc="2025-11-29T10:26:00Z">
              <w:r w:rsidRPr="00156A26" w:rsidDel="00156A26">
                <w:rPr>
                  <w:rFonts w:asciiTheme="majorEastAsia" w:eastAsiaTheme="majorEastAsia" w:hAnsiTheme="majorEastAsia" w:hint="eastAsia"/>
                  <w:rPrChange w:id="4615" w:author="天赐 余" w:date="2025-11-29T18:21:00Z" w16du:dateUtc="2025-11-29T10:21:00Z">
                    <w:rPr>
                      <w:rFonts w:asciiTheme="majorEastAsia" w:eastAsiaTheme="majorEastAsia" w:hAnsiTheme="majorEastAsia" w:hint="eastAsia"/>
                      <w:highlight w:val="yellow"/>
                    </w:rPr>
                  </w:rPrChange>
                </w:rPr>
                <w:delText>32</w:delText>
              </w:r>
            </w:del>
          </w:p>
        </w:tc>
        <w:tc>
          <w:tcPr>
            <w:tcW w:w="910" w:type="dxa"/>
            <w:vAlign w:val="center"/>
          </w:tcPr>
          <w:p w14:paraId="3BB44825" w14:textId="671D7508" w:rsidR="00717322" w:rsidRPr="00156A26" w:rsidRDefault="00156A26">
            <w:pPr>
              <w:spacing w:after="0" w:line="240" w:lineRule="auto"/>
              <w:ind w:firstLineChars="0" w:firstLine="0"/>
              <w:jc w:val="left"/>
              <w:rPr>
                <w:rFonts w:asciiTheme="majorEastAsia" w:eastAsiaTheme="majorEastAsia" w:hAnsiTheme="majorEastAsia" w:hint="eastAsia"/>
                <w:rPrChange w:id="4616" w:author="天赐 余" w:date="2025-11-29T18:21:00Z" w16du:dateUtc="2025-11-29T10:21:00Z">
                  <w:rPr>
                    <w:rFonts w:asciiTheme="majorEastAsia" w:eastAsiaTheme="majorEastAsia" w:hAnsiTheme="majorEastAsia" w:hint="eastAsia"/>
                    <w:highlight w:val="yellow"/>
                  </w:rPr>
                </w:rPrChange>
              </w:rPr>
            </w:pPr>
            <w:ins w:id="4617" w:author="天赐 余" w:date="2025-11-29T18:21:00Z" w16du:dateUtc="2025-11-29T10:21:00Z">
              <w:r>
                <w:rPr>
                  <w:rFonts w:asciiTheme="majorEastAsia" w:eastAsiaTheme="majorEastAsia" w:hAnsiTheme="majorEastAsia" w:hint="eastAsia"/>
                </w:rPr>
                <w:t>个</w:t>
              </w:r>
            </w:ins>
            <w:del w:id="4618" w:author="天赐 余" w:date="2025-11-29T18:21:00Z" w16du:dateUtc="2025-11-29T10:21:00Z">
              <w:r w:rsidRPr="00156A26" w:rsidDel="00156A26">
                <w:rPr>
                  <w:rFonts w:asciiTheme="majorEastAsia" w:eastAsiaTheme="majorEastAsia" w:hAnsiTheme="majorEastAsia" w:hint="eastAsia"/>
                  <w:rPrChange w:id="4619" w:author="天赐 余" w:date="2025-11-29T18:21:00Z" w16du:dateUtc="2025-11-29T10:21:00Z">
                    <w:rPr>
                      <w:rFonts w:asciiTheme="majorEastAsia" w:eastAsiaTheme="majorEastAsia" w:hAnsiTheme="majorEastAsia" w:hint="eastAsia"/>
                      <w:highlight w:val="yellow"/>
                    </w:rPr>
                  </w:rPrChange>
                </w:rPr>
                <w:delText>比值</w:delText>
              </w:r>
            </w:del>
          </w:p>
        </w:tc>
      </w:tr>
    </w:tbl>
    <w:p w14:paraId="5C1744BC" w14:textId="77777777" w:rsidR="00717322" w:rsidRDefault="00000000">
      <w:pPr>
        <w:pStyle w:val="30"/>
      </w:pPr>
      <w:r>
        <w:rPr>
          <w:rFonts w:hint="eastAsia"/>
        </w:rPr>
        <w:t>FRER</w:t>
      </w:r>
      <w:r>
        <w:rPr>
          <w:rFonts w:hint="eastAsia"/>
        </w:rPr>
        <w:t>监测参数</w:t>
      </w:r>
    </w:p>
    <w:tbl>
      <w:tblPr>
        <w:tblStyle w:val="aff1"/>
        <w:tblW w:w="8500" w:type="dxa"/>
        <w:tblLayout w:type="fixed"/>
        <w:tblLook w:val="04A0" w:firstRow="1" w:lastRow="0" w:firstColumn="1" w:lastColumn="0" w:noHBand="0" w:noVBand="1"/>
      </w:tblPr>
      <w:tblGrid>
        <w:gridCol w:w="2070"/>
        <w:gridCol w:w="3162"/>
        <w:gridCol w:w="2358"/>
        <w:gridCol w:w="910"/>
      </w:tblGrid>
      <w:tr w:rsidR="00717322" w14:paraId="265B0148" w14:textId="77777777">
        <w:trPr>
          <w:trHeight w:val="366"/>
        </w:trPr>
        <w:tc>
          <w:tcPr>
            <w:tcW w:w="2070" w:type="dxa"/>
            <w:vAlign w:val="center"/>
          </w:tcPr>
          <w:p w14:paraId="03B4C1DC"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参数</w:t>
            </w:r>
          </w:p>
        </w:tc>
        <w:tc>
          <w:tcPr>
            <w:tcW w:w="3162" w:type="dxa"/>
            <w:vAlign w:val="center"/>
          </w:tcPr>
          <w:p w14:paraId="487DB511"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含义</w:t>
            </w:r>
          </w:p>
        </w:tc>
        <w:tc>
          <w:tcPr>
            <w:tcW w:w="2358" w:type="dxa"/>
            <w:vAlign w:val="center"/>
          </w:tcPr>
          <w:p w14:paraId="19982418"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类型</w:t>
            </w:r>
          </w:p>
        </w:tc>
        <w:tc>
          <w:tcPr>
            <w:tcW w:w="910" w:type="dxa"/>
            <w:vAlign w:val="center"/>
          </w:tcPr>
          <w:p w14:paraId="7CAD7B2A" w14:textId="77777777" w:rsidR="00717322" w:rsidRDefault="00000000">
            <w:pPr>
              <w:spacing w:after="0" w:line="240" w:lineRule="auto"/>
              <w:ind w:firstLineChars="0" w:firstLine="0"/>
              <w:jc w:val="center"/>
              <w:rPr>
                <w:rFonts w:asciiTheme="majorEastAsia" w:eastAsiaTheme="majorEastAsia" w:hAnsiTheme="majorEastAsia" w:hint="eastAsia"/>
                <w:b/>
                <w:bCs/>
              </w:rPr>
            </w:pPr>
            <w:r>
              <w:rPr>
                <w:rFonts w:asciiTheme="majorEastAsia" w:eastAsiaTheme="majorEastAsia" w:hAnsiTheme="majorEastAsia" w:hint="eastAsia"/>
                <w:b/>
                <w:bCs/>
              </w:rPr>
              <w:t>量纲</w:t>
            </w:r>
          </w:p>
        </w:tc>
      </w:tr>
      <w:tr w:rsidR="00717322" w14:paraId="2B56D358" w14:textId="77777777">
        <w:trPr>
          <w:trHeight w:val="732"/>
        </w:trPr>
        <w:tc>
          <w:tcPr>
            <w:tcW w:w="2070" w:type="dxa"/>
            <w:vAlign w:val="center"/>
          </w:tcPr>
          <w:p w14:paraId="0C4CE6EC"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frerCpSeqRcvyPassedPackets</w:t>
            </w:r>
            <w:proofErr w:type="spellEnd"/>
          </w:p>
        </w:tc>
        <w:tc>
          <w:tcPr>
            <w:tcW w:w="3162" w:type="dxa"/>
            <w:vAlign w:val="center"/>
          </w:tcPr>
          <w:p w14:paraId="7D43B54F" w14:textId="6A216E93"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帧消除通过帧数，帧消除</w:t>
            </w:r>
            <w:ins w:id="4620" w:author="天赐 余" w:date="2025-12-03T20:00:00Z" w16du:dateUtc="2025-12-03T12:00:00Z">
              <w:r w:rsidR="00F45D34">
                <w:rPr>
                  <w:rFonts w:asciiTheme="majorEastAsia" w:eastAsiaTheme="majorEastAsia" w:hAnsiTheme="majorEastAsia" w:hint="eastAsia"/>
                </w:rPr>
                <w:t>留下</w:t>
              </w:r>
            </w:ins>
            <w:del w:id="4621" w:author="天赐 余" w:date="2025-12-03T20:00:00Z" w16du:dateUtc="2025-12-03T12:00:00Z">
              <w:r w:rsidDel="00F45D34">
                <w:rPr>
                  <w:rFonts w:asciiTheme="majorEastAsia" w:eastAsiaTheme="majorEastAsia" w:hAnsiTheme="majorEastAsia" w:hint="eastAsia"/>
                </w:rPr>
                <w:delText>流下</w:delText>
              </w:r>
            </w:del>
            <w:r>
              <w:rPr>
                <w:rFonts w:asciiTheme="majorEastAsia" w:eastAsiaTheme="majorEastAsia" w:hAnsiTheme="majorEastAsia" w:hint="eastAsia"/>
              </w:rPr>
              <w:t>数据帧的个数</w:t>
            </w:r>
          </w:p>
        </w:tc>
        <w:tc>
          <w:tcPr>
            <w:tcW w:w="2358" w:type="dxa"/>
            <w:vAlign w:val="center"/>
          </w:tcPr>
          <w:p w14:paraId="298FA624"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w:t>
            </w:r>
            <w:r>
              <w:rPr>
                <w:rFonts w:asciiTheme="majorEastAsia" w:eastAsiaTheme="majorEastAsia" w:hAnsiTheme="majorEastAsia"/>
              </w:rPr>
              <w:t>int</w:t>
            </w:r>
            <w:r>
              <w:rPr>
                <w:rFonts w:asciiTheme="majorEastAsia" w:eastAsiaTheme="majorEastAsia" w:hAnsiTheme="majorEastAsia" w:hint="eastAsia"/>
              </w:rPr>
              <w:t>64</w:t>
            </w:r>
          </w:p>
        </w:tc>
        <w:tc>
          <w:tcPr>
            <w:tcW w:w="910" w:type="dxa"/>
            <w:vAlign w:val="center"/>
          </w:tcPr>
          <w:p w14:paraId="06E57219"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14:paraId="35CF03E6" w14:textId="77777777">
        <w:trPr>
          <w:trHeight w:val="732"/>
        </w:trPr>
        <w:tc>
          <w:tcPr>
            <w:tcW w:w="2070" w:type="dxa"/>
            <w:vAlign w:val="center"/>
          </w:tcPr>
          <w:p w14:paraId="3CF69B87"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lastRenderedPageBreak/>
              <w:t>frerCpSeqRcvyDiscardPackets</w:t>
            </w:r>
            <w:proofErr w:type="spellEnd"/>
          </w:p>
        </w:tc>
        <w:tc>
          <w:tcPr>
            <w:tcW w:w="3162" w:type="dxa"/>
            <w:vAlign w:val="center"/>
          </w:tcPr>
          <w:p w14:paraId="5BB96B99"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帧消除丢弃帧数，帧消除丢弃数据帧的个数</w:t>
            </w:r>
          </w:p>
        </w:tc>
        <w:tc>
          <w:tcPr>
            <w:tcW w:w="2358" w:type="dxa"/>
            <w:vAlign w:val="center"/>
          </w:tcPr>
          <w:p w14:paraId="7361B973" w14:textId="7580BAF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w:t>
            </w:r>
            <w:ins w:id="4622" w:author="天赐 余" w:date="2025-12-03T20:04:00Z" w16du:dateUtc="2025-12-03T12:04:00Z">
              <w:r w:rsidR="00DE7112">
                <w:rPr>
                  <w:rFonts w:asciiTheme="majorEastAsia" w:eastAsiaTheme="majorEastAsia" w:hAnsiTheme="majorEastAsia" w:hint="eastAsia"/>
                </w:rPr>
                <w:t>i</w:t>
              </w:r>
            </w:ins>
            <w:del w:id="4623" w:author="天赐 余" w:date="2025-12-03T20:03:00Z" w16du:dateUtc="2025-12-03T12:03:00Z">
              <w:r w:rsidDel="00DE7112">
                <w:rPr>
                  <w:rFonts w:asciiTheme="majorEastAsia" w:eastAsiaTheme="majorEastAsia" w:hAnsiTheme="majorEastAsia" w:hint="eastAsia"/>
                </w:rPr>
                <w:delText>I</w:delText>
              </w:r>
            </w:del>
            <w:r>
              <w:rPr>
                <w:rFonts w:asciiTheme="majorEastAsia" w:eastAsiaTheme="majorEastAsia" w:hAnsiTheme="majorEastAsia" w:hint="eastAsia"/>
              </w:rPr>
              <w:t>nt64</w:t>
            </w:r>
          </w:p>
        </w:tc>
        <w:tc>
          <w:tcPr>
            <w:tcW w:w="910" w:type="dxa"/>
            <w:vAlign w:val="center"/>
          </w:tcPr>
          <w:p w14:paraId="07146E10"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rsidDel="00F45D34" w14:paraId="6EDBBABB" w14:textId="09CEE7ED">
        <w:trPr>
          <w:trHeight w:val="732"/>
          <w:del w:id="4624" w:author="天赐 余" w:date="2025-12-03T19:59:00Z"/>
        </w:trPr>
        <w:tc>
          <w:tcPr>
            <w:tcW w:w="2070" w:type="dxa"/>
            <w:vAlign w:val="center"/>
          </w:tcPr>
          <w:p w14:paraId="61D56F36" w14:textId="43C69E81" w:rsidR="00717322" w:rsidDel="00F45D34" w:rsidRDefault="00000000">
            <w:pPr>
              <w:spacing w:after="0" w:line="240" w:lineRule="auto"/>
              <w:ind w:firstLineChars="0" w:firstLine="0"/>
              <w:jc w:val="left"/>
              <w:rPr>
                <w:del w:id="4625" w:author="天赐 余" w:date="2025-12-03T19:59:00Z" w16du:dateUtc="2025-12-03T11:59:00Z"/>
                <w:rFonts w:asciiTheme="majorEastAsia" w:eastAsiaTheme="majorEastAsia" w:hAnsiTheme="majorEastAsia" w:hint="eastAsia"/>
              </w:rPr>
            </w:pPr>
            <w:del w:id="4626" w:author="天赐 余" w:date="2025-12-03T19:59:00Z" w16du:dateUtc="2025-12-03T11:59:00Z">
              <w:r w:rsidDel="00F45D34">
                <w:rPr>
                  <w:rFonts w:asciiTheme="majorEastAsia" w:eastAsiaTheme="majorEastAsia" w:hAnsiTheme="majorEastAsia"/>
                </w:rPr>
                <w:delText>frerCpSeqEncErroredPackets</w:delText>
              </w:r>
            </w:del>
          </w:p>
        </w:tc>
        <w:tc>
          <w:tcPr>
            <w:tcW w:w="3162" w:type="dxa"/>
            <w:vAlign w:val="center"/>
          </w:tcPr>
          <w:p w14:paraId="54185098" w14:textId="78F1074D" w:rsidR="00717322" w:rsidDel="00F45D34" w:rsidRDefault="00000000">
            <w:pPr>
              <w:spacing w:after="0" w:line="240" w:lineRule="auto"/>
              <w:ind w:firstLineChars="0" w:firstLine="0"/>
              <w:jc w:val="left"/>
              <w:rPr>
                <w:del w:id="4627" w:author="天赐 余" w:date="2025-12-03T19:59:00Z" w16du:dateUtc="2025-12-03T11:59:00Z"/>
                <w:rFonts w:asciiTheme="majorEastAsia" w:eastAsiaTheme="majorEastAsia" w:hAnsiTheme="majorEastAsia" w:hint="eastAsia"/>
              </w:rPr>
            </w:pPr>
            <w:del w:id="4628" w:author="天赐 余" w:date="2025-12-03T19:59:00Z" w16du:dateUtc="2025-12-03T11:59:00Z">
              <w:r w:rsidDel="00F45D34">
                <w:rPr>
                  <w:rFonts w:asciiTheme="majorEastAsia" w:eastAsiaTheme="majorEastAsia" w:hAnsiTheme="majorEastAsia" w:hint="eastAsia"/>
                </w:rPr>
                <w:delText>帧消除无法解析帧帧数帧消除无法解析帧标识的数据帧个数</w:delText>
              </w:r>
            </w:del>
          </w:p>
        </w:tc>
        <w:tc>
          <w:tcPr>
            <w:tcW w:w="2358" w:type="dxa"/>
            <w:vAlign w:val="center"/>
          </w:tcPr>
          <w:p w14:paraId="43D8B93A" w14:textId="35428F5C" w:rsidR="00717322" w:rsidDel="00F45D34" w:rsidRDefault="00000000">
            <w:pPr>
              <w:spacing w:after="0" w:line="240" w:lineRule="auto"/>
              <w:ind w:firstLineChars="0" w:firstLine="0"/>
              <w:jc w:val="left"/>
              <w:rPr>
                <w:del w:id="4629" w:author="天赐 余" w:date="2025-12-03T19:59:00Z" w16du:dateUtc="2025-12-03T11:59:00Z"/>
                <w:rFonts w:asciiTheme="majorEastAsia" w:eastAsiaTheme="majorEastAsia" w:hAnsiTheme="majorEastAsia" w:hint="eastAsia"/>
              </w:rPr>
            </w:pPr>
            <w:del w:id="4630" w:author="天赐 余" w:date="2025-12-03T19:59:00Z" w16du:dateUtc="2025-12-03T11:59:00Z">
              <w:r w:rsidDel="00F45D34">
                <w:rPr>
                  <w:rFonts w:asciiTheme="majorEastAsia" w:eastAsiaTheme="majorEastAsia" w:hAnsiTheme="majorEastAsia" w:hint="eastAsia"/>
                </w:rPr>
                <w:delText>Uint64</w:delText>
              </w:r>
            </w:del>
          </w:p>
        </w:tc>
        <w:tc>
          <w:tcPr>
            <w:tcW w:w="910" w:type="dxa"/>
            <w:vAlign w:val="center"/>
          </w:tcPr>
          <w:p w14:paraId="6C46B006" w14:textId="55827BA9" w:rsidR="00717322" w:rsidDel="00F45D34" w:rsidRDefault="00717322">
            <w:pPr>
              <w:spacing w:after="0" w:line="240" w:lineRule="auto"/>
              <w:ind w:firstLineChars="0" w:firstLine="0"/>
              <w:jc w:val="left"/>
              <w:rPr>
                <w:del w:id="4631" w:author="天赐 余" w:date="2025-12-03T19:59:00Z" w16du:dateUtc="2025-12-03T11:59:00Z"/>
                <w:rFonts w:asciiTheme="majorEastAsia" w:eastAsiaTheme="majorEastAsia" w:hAnsiTheme="majorEastAsia" w:hint="eastAsia"/>
              </w:rPr>
            </w:pPr>
          </w:p>
        </w:tc>
      </w:tr>
      <w:tr w:rsidR="00717322" w14:paraId="2C5B5E16" w14:textId="77777777">
        <w:trPr>
          <w:trHeight w:val="732"/>
        </w:trPr>
        <w:tc>
          <w:tcPr>
            <w:tcW w:w="2070" w:type="dxa"/>
            <w:vAlign w:val="center"/>
          </w:tcPr>
          <w:p w14:paraId="7E978F24"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frerCpsSeqRcvyPassedPackets</w:t>
            </w:r>
            <w:proofErr w:type="spellEnd"/>
          </w:p>
        </w:tc>
        <w:tc>
          <w:tcPr>
            <w:tcW w:w="3162" w:type="dxa"/>
            <w:vAlign w:val="center"/>
          </w:tcPr>
          <w:p w14:paraId="175B57FC" w14:textId="4618D13A"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每条流帧消除通过帧数，帧消除</w:t>
            </w:r>
            <w:ins w:id="4632" w:author="天赐 余" w:date="2025-12-03T20:00:00Z" w16du:dateUtc="2025-12-03T12:00:00Z">
              <w:r w:rsidR="00F45D34">
                <w:rPr>
                  <w:rFonts w:asciiTheme="majorEastAsia" w:eastAsiaTheme="majorEastAsia" w:hAnsiTheme="majorEastAsia" w:hint="eastAsia"/>
                </w:rPr>
                <w:t>留下</w:t>
              </w:r>
            </w:ins>
            <w:del w:id="4633" w:author="天赐 余" w:date="2025-12-03T20:00:00Z" w16du:dateUtc="2025-12-03T12:00:00Z">
              <w:r w:rsidDel="00F45D34">
                <w:rPr>
                  <w:rFonts w:asciiTheme="majorEastAsia" w:eastAsiaTheme="majorEastAsia" w:hAnsiTheme="majorEastAsia" w:hint="eastAsia"/>
                </w:rPr>
                <w:delText>流下</w:delText>
              </w:r>
            </w:del>
            <w:r>
              <w:rPr>
                <w:rFonts w:asciiTheme="majorEastAsia" w:eastAsiaTheme="majorEastAsia" w:hAnsiTheme="majorEastAsia" w:hint="eastAsia"/>
              </w:rPr>
              <w:t>数据帧的个数</w:t>
            </w:r>
          </w:p>
        </w:tc>
        <w:tc>
          <w:tcPr>
            <w:tcW w:w="2358" w:type="dxa"/>
            <w:vAlign w:val="center"/>
          </w:tcPr>
          <w:p w14:paraId="264B146C"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w:t>
            </w:r>
            <w:r>
              <w:rPr>
                <w:rFonts w:asciiTheme="majorEastAsia" w:eastAsiaTheme="majorEastAsia" w:hAnsiTheme="majorEastAsia"/>
              </w:rPr>
              <w:t>int</w:t>
            </w:r>
            <w:r>
              <w:rPr>
                <w:rFonts w:asciiTheme="majorEastAsia" w:eastAsiaTheme="majorEastAsia" w:hAnsiTheme="majorEastAsia" w:hint="eastAsia"/>
              </w:rPr>
              <w:t>64</w:t>
            </w:r>
          </w:p>
        </w:tc>
        <w:tc>
          <w:tcPr>
            <w:tcW w:w="910" w:type="dxa"/>
            <w:vAlign w:val="center"/>
          </w:tcPr>
          <w:p w14:paraId="295B3DB7"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14:paraId="039E1F71" w14:textId="77777777">
        <w:trPr>
          <w:trHeight w:val="732"/>
        </w:trPr>
        <w:tc>
          <w:tcPr>
            <w:tcW w:w="2070" w:type="dxa"/>
            <w:vAlign w:val="center"/>
          </w:tcPr>
          <w:p w14:paraId="48354C35" w14:textId="77777777" w:rsidR="00717322" w:rsidRDefault="00000000">
            <w:pPr>
              <w:spacing w:after="0" w:line="240" w:lineRule="auto"/>
              <w:ind w:firstLineChars="0" w:firstLine="0"/>
              <w:jc w:val="left"/>
              <w:rPr>
                <w:rFonts w:asciiTheme="majorEastAsia" w:eastAsiaTheme="majorEastAsia" w:hAnsiTheme="majorEastAsia" w:hint="eastAsia"/>
              </w:rPr>
            </w:pPr>
            <w:proofErr w:type="spellStart"/>
            <w:r>
              <w:rPr>
                <w:rFonts w:asciiTheme="majorEastAsia" w:eastAsiaTheme="majorEastAsia" w:hAnsiTheme="majorEastAsia"/>
              </w:rPr>
              <w:t>frerCpsSeqRcvyDiscardedPackets</w:t>
            </w:r>
            <w:proofErr w:type="spellEnd"/>
          </w:p>
        </w:tc>
        <w:tc>
          <w:tcPr>
            <w:tcW w:w="3162" w:type="dxa"/>
            <w:vAlign w:val="center"/>
          </w:tcPr>
          <w:p w14:paraId="3FB95B68" w14:textId="77777777"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每条流帧消除丢弃帧数，帧消除丢弃数据帧的个数</w:t>
            </w:r>
          </w:p>
        </w:tc>
        <w:tc>
          <w:tcPr>
            <w:tcW w:w="2358" w:type="dxa"/>
            <w:vAlign w:val="center"/>
          </w:tcPr>
          <w:p w14:paraId="44F46991" w14:textId="6B75C146" w:rsidR="00717322" w:rsidRDefault="00000000">
            <w:pPr>
              <w:spacing w:after="0" w:line="240" w:lineRule="auto"/>
              <w:ind w:firstLineChars="0" w:firstLine="0"/>
              <w:jc w:val="left"/>
              <w:rPr>
                <w:rFonts w:asciiTheme="majorEastAsia" w:eastAsiaTheme="majorEastAsia" w:hAnsiTheme="majorEastAsia" w:hint="eastAsia"/>
              </w:rPr>
            </w:pPr>
            <w:r>
              <w:rPr>
                <w:rFonts w:asciiTheme="majorEastAsia" w:eastAsiaTheme="majorEastAsia" w:hAnsiTheme="majorEastAsia" w:hint="eastAsia"/>
              </w:rPr>
              <w:t>U</w:t>
            </w:r>
            <w:ins w:id="4634" w:author="天赐 余" w:date="2025-12-03T20:03:00Z" w16du:dateUtc="2025-12-03T12:03:00Z">
              <w:r w:rsidR="00DE7112">
                <w:rPr>
                  <w:rFonts w:asciiTheme="majorEastAsia" w:eastAsiaTheme="majorEastAsia" w:hAnsiTheme="majorEastAsia" w:hint="eastAsia"/>
                </w:rPr>
                <w:t>i</w:t>
              </w:r>
            </w:ins>
            <w:del w:id="4635" w:author="天赐 余" w:date="2025-12-03T20:03:00Z" w16du:dateUtc="2025-12-03T12:03:00Z">
              <w:r w:rsidDel="00DE7112">
                <w:rPr>
                  <w:rFonts w:asciiTheme="majorEastAsia" w:eastAsiaTheme="majorEastAsia" w:hAnsiTheme="majorEastAsia" w:hint="eastAsia"/>
                </w:rPr>
                <w:delText>I</w:delText>
              </w:r>
            </w:del>
            <w:r>
              <w:rPr>
                <w:rFonts w:asciiTheme="majorEastAsia" w:eastAsiaTheme="majorEastAsia" w:hAnsiTheme="majorEastAsia" w:hint="eastAsia"/>
              </w:rPr>
              <w:t>nt64</w:t>
            </w:r>
          </w:p>
        </w:tc>
        <w:tc>
          <w:tcPr>
            <w:tcW w:w="910" w:type="dxa"/>
            <w:vAlign w:val="center"/>
          </w:tcPr>
          <w:p w14:paraId="6F82AFC6" w14:textId="77777777" w:rsidR="00717322" w:rsidRDefault="00717322">
            <w:pPr>
              <w:spacing w:after="0" w:line="240" w:lineRule="auto"/>
              <w:ind w:firstLineChars="0" w:firstLine="0"/>
              <w:jc w:val="left"/>
              <w:rPr>
                <w:rFonts w:asciiTheme="majorEastAsia" w:eastAsiaTheme="majorEastAsia" w:hAnsiTheme="majorEastAsia" w:hint="eastAsia"/>
              </w:rPr>
            </w:pPr>
          </w:p>
        </w:tc>
      </w:tr>
      <w:tr w:rsidR="00717322" w:rsidDel="00F45D34" w14:paraId="575CD20E" w14:textId="1BD3BC9E">
        <w:trPr>
          <w:trHeight w:val="732"/>
          <w:del w:id="4636" w:author="天赐 余" w:date="2025-12-03T20:00:00Z"/>
        </w:trPr>
        <w:tc>
          <w:tcPr>
            <w:tcW w:w="2070" w:type="dxa"/>
            <w:vAlign w:val="center"/>
          </w:tcPr>
          <w:p w14:paraId="6428E3BA" w14:textId="7A733F85" w:rsidR="00717322" w:rsidDel="00F45D34" w:rsidRDefault="00000000">
            <w:pPr>
              <w:spacing w:after="0" w:line="240" w:lineRule="auto"/>
              <w:ind w:firstLineChars="0" w:firstLine="0"/>
              <w:jc w:val="left"/>
              <w:rPr>
                <w:del w:id="4637" w:author="天赐 余" w:date="2025-12-03T20:00:00Z" w16du:dateUtc="2025-12-03T12:00:00Z"/>
                <w:rFonts w:asciiTheme="majorEastAsia" w:eastAsiaTheme="majorEastAsia" w:hAnsiTheme="majorEastAsia" w:hint="eastAsia"/>
              </w:rPr>
            </w:pPr>
            <w:del w:id="4638" w:author="天赐 余" w:date="2025-12-03T20:00:00Z" w16du:dateUtc="2025-12-03T12:00:00Z">
              <w:r w:rsidDel="00F45D34">
                <w:rPr>
                  <w:rFonts w:asciiTheme="majorEastAsia" w:eastAsiaTheme="majorEastAsia" w:hAnsiTheme="majorEastAsia"/>
                </w:rPr>
                <w:delText>frerCpsSeqEncErroredPackets</w:delText>
              </w:r>
            </w:del>
          </w:p>
        </w:tc>
        <w:tc>
          <w:tcPr>
            <w:tcW w:w="3162" w:type="dxa"/>
            <w:vAlign w:val="center"/>
          </w:tcPr>
          <w:p w14:paraId="0FB540D2" w14:textId="3AE54DC3" w:rsidR="00717322" w:rsidDel="00F45D34" w:rsidRDefault="00000000">
            <w:pPr>
              <w:spacing w:after="0" w:line="240" w:lineRule="auto"/>
              <w:ind w:firstLineChars="0" w:firstLine="0"/>
              <w:jc w:val="left"/>
              <w:rPr>
                <w:del w:id="4639" w:author="天赐 余" w:date="2025-12-03T20:00:00Z" w16du:dateUtc="2025-12-03T12:00:00Z"/>
                <w:rFonts w:asciiTheme="majorEastAsia" w:eastAsiaTheme="majorEastAsia" w:hAnsiTheme="majorEastAsia" w:hint="eastAsia"/>
              </w:rPr>
            </w:pPr>
            <w:del w:id="4640" w:author="天赐 余" w:date="2025-12-03T20:00:00Z" w16du:dateUtc="2025-12-03T12:00:00Z">
              <w:r w:rsidDel="00F45D34">
                <w:rPr>
                  <w:rFonts w:asciiTheme="majorEastAsia" w:eastAsiaTheme="majorEastAsia" w:hAnsiTheme="majorEastAsia" w:hint="eastAsia"/>
                </w:rPr>
                <w:delText>每条流帧消除无法解析帧帧数帧消除无法解析帧标识的数据帧个数</w:delText>
              </w:r>
            </w:del>
          </w:p>
        </w:tc>
        <w:tc>
          <w:tcPr>
            <w:tcW w:w="2358" w:type="dxa"/>
            <w:vAlign w:val="center"/>
          </w:tcPr>
          <w:p w14:paraId="3784817F" w14:textId="2FD0687C" w:rsidR="00717322" w:rsidDel="00F45D34" w:rsidRDefault="00000000">
            <w:pPr>
              <w:spacing w:after="0" w:line="240" w:lineRule="auto"/>
              <w:ind w:firstLineChars="0" w:firstLine="0"/>
              <w:jc w:val="left"/>
              <w:rPr>
                <w:del w:id="4641" w:author="天赐 余" w:date="2025-12-03T20:00:00Z" w16du:dateUtc="2025-12-03T12:00:00Z"/>
                <w:rFonts w:asciiTheme="majorEastAsia" w:eastAsiaTheme="majorEastAsia" w:hAnsiTheme="majorEastAsia" w:hint="eastAsia"/>
              </w:rPr>
            </w:pPr>
            <w:del w:id="4642" w:author="天赐 余" w:date="2025-12-03T20:00:00Z" w16du:dateUtc="2025-12-03T12:00:00Z">
              <w:r w:rsidDel="00F45D34">
                <w:rPr>
                  <w:rFonts w:asciiTheme="majorEastAsia" w:eastAsiaTheme="majorEastAsia" w:hAnsiTheme="majorEastAsia" w:hint="eastAsia"/>
                </w:rPr>
                <w:delText>Uint64</w:delText>
              </w:r>
            </w:del>
          </w:p>
        </w:tc>
        <w:tc>
          <w:tcPr>
            <w:tcW w:w="910" w:type="dxa"/>
            <w:vAlign w:val="center"/>
          </w:tcPr>
          <w:p w14:paraId="7168AA5E" w14:textId="69451F6E" w:rsidR="00717322" w:rsidDel="00F45D34" w:rsidRDefault="00717322">
            <w:pPr>
              <w:spacing w:after="0" w:line="240" w:lineRule="auto"/>
              <w:ind w:firstLineChars="0" w:firstLine="0"/>
              <w:jc w:val="left"/>
              <w:rPr>
                <w:del w:id="4643" w:author="天赐 余" w:date="2025-12-03T20:00:00Z" w16du:dateUtc="2025-12-03T12:00:00Z"/>
                <w:rFonts w:asciiTheme="majorEastAsia" w:eastAsiaTheme="majorEastAsia" w:hAnsiTheme="majorEastAsia" w:hint="eastAsia"/>
              </w:rPr>
            </w:pPr>
          </w:p>
        </w:tc>
      </w:tr>
    </w:tbl>
    <w:p w14:paraId="1EF3514F" w14:textId="77777777" w:rsidR="00717322" w:rsidRDefault="00717322">
      <w:pPr>
        <w:ind w:firstLineChars="0" w:firstLine="0"/>
      </w:pPr>
    </w:p>
    <w:p w14:paraId="7782FE97" w14:textId="77777777" w:rsidR="00717322" w:rsidRPr="00297C85" w:rsidRDefault="00000000">
      <w:pPr>
        <w:pStyle w:val="30"/>
      </w:pPr>
      <w:r w:rsidRPr="00297C85">
        <w:rPr>
          <w:rFonts w:hint="eastAsia"/>
        </w:rPr>
        <w:t>容错时间同步监控参数</w:t>
      </w:r>
    </w:p>
    <w:tbl>
      <w:tblPr>
        <w:tblStyle w:val="aff1"/>
        <w:tblW w:w="9694" w:type="dxa"/>
        <w:tblLayout w:type="fixed"/>
        <w:tblLook w:val="04A0" w:firstRow="1" w:lastRow="0" w:firstColumn="1" w:lastColumn="0" w:noHBand="0" w:noVBand="1"/>
      </w:tblPr>
      <w:tblGrid>
        <w:gridCol w:w="2070"/>
        <w:gridCol w:w="3162"/>
        <w:gridCol w:w="1709"/>
        <w:gridCol w:w="649"/>
        <w:gridCol w:w="343"/>
        <w:gridCol w:w="567"/>
        <w:gridCol w:w="1194"/>
      </w:tblGrid>
      <w:tr w:rsidR="00717322" w:rsidDel="00F12A75" w14:paraId="0DD46F80" w14:textId="4F7FF50B" w:rsidTr="00F12A75">
        <w:trPr>
          <w:gridAfter w:val="1"/>
          <w:wAfter w:w="1194" w:type="dxa"/>
          <w:trHeight w:val="366"/>
          <w:del w:id="4644" w:author="天赐 余" w:date="2025-12-03T08:57:00Z"/>
        </w:trPr>
        <w:tc>
          <w:tcPr>
            <w:tcW w:w="2070" w:type="dxa"/>
            <w:vAlign w:val="center"/>
          </w:tcPr>
          <w:p w14:paraId="776DDE37" w14:textId="5063E6A8" w:rsidR="00717322" w:rsidDel="00F12A75" w:rsidRDefault="00000000">
            <w:pPr>
              <w:spacing w:after="0" w:line="240" w:lineRule="auto"/>
              <w:ind w:firstLineChars="0" w:firstLine="0"/>
              <w:jc w:val="center"/>
              <w:rPr>
                <w:del w:id="4645" w:author="天赐 余" w:date="2025-12-03T08:57:00Z" w16du:dateUtc="2025-12-03T00:57:00Z"/>
                <w:rFonts w:asciiTheme="majorEastAsia" w:eastAsiaTheme="majorEastAsia" w:hAnsiTheme="majorEastAsia" w:hint="eastAsia"/>
                <w:b/>
                <w:bCs/>
              </w:rPr>
            </w:pPr>
            <w:del w:id="4646" w:author="天赐 余" w:date="2025-12-03T08:57:00Z" w16du:dateUtc="2025-12-03T00:57:00Z">
              <w:r w:rsidDel="00F12A75">
                <w:rPr>
                  <w:rFonts w:asciiTheme="majorEastAsia" w:eastAsiaTheme="majorEastAsia" w:hAnsiTheme="majorEastAsia" w:hint="eastAsia"/>
                  <w:b/>
                  <w:bCs/>
                </w:rPr>
                <w:delText>参数</w:delText>
              </w:r>
            </w:del>
          </w:p>
        </w:tc>
        <w:tc>
          <w:tcPr>
            <w:tcW w:w="3162" w:type="dxa"/>
            <w:vAlign w:val="center"/>
          </w:tcPr>
          <w:p w14:paraId="4CF2CB75" w14:textId="23948C68" w:rsidR="00717322" w:rsidDel="00F12A75" w:rsidRDefault="00000000">
            <w:pPr>
              <w:spacing w:after="0" w:line="240" w:lineRule="auto"/>
              <w:ind w:firstLineChars="0" w:firstLine="0"/>
              <w:jc w:val="center"/>
              <w:rPr>
                <w:del w:id="4647" w:author="天赐 余" w:date="2025-12-03T08:57:00Z" w16du:dateUtc="2025-12-03T00:57:00Z"/>
                <w:rFonts w:asciiTheme="majorEastAsia" w:eastAsiaTheme="majorEastAsia" w:hAnsiTheme="majorEastAsia" w:hint="eastAsia"/>
                <w:b/>
                <w:bCs/>
              </w:rPr>
            </w:pPr>
            <w:del w:id="4648" w:author="天赐 余" w:date="2025-12-03T08:57:00Z" w16du:dateUtc="2025-12-03T00:57:00Z">
              <w:r w:rsidDel="00F12A75">
                <w:rPr>
                  <w:rFonts w:asciiTheme="majorEastAsia" w:eastAsiaTheme="majorEastAsia" w:hAnsiTheme="majorEastAsia" w:hint="eastAsia"/>
                  <w:b/>
                  <w:bCs/>
                </w:rPr>
                <w:delText>含义</w:delText>
              </w:r>
            </w:del>
          </w:p>
        </w:tc>
        <w:tc>
          <w:tcPr>
            <w:tcW w:w="2358" w:type="dxa"/>
            <w:gridSpan w:val="2"/>
            <w:vAlign w:val="center"/>
          </w:tcPr>
          <w:p w14:paraId="19741B80" w14:textId="14DB2F4D" w:rsidR="00717322" w:rsidDel="00F12A75" w:rsidRDefault="00000000">
            <w:pPr>
              <w:spacing w:after="0" w:line="240" w:lineRule="auto"/>
              <w:ind w:firstLineChars="0" w:firstLine="0"/>
              <w:jc w:val="center"/>
              <w:rPr>
                <w:del w:id="4649" w:author="天赐 余" w:date="2025-12-03T08:57:00Z" w16du:dateUtc="2025-12-03T00:57:00Z"/>
                <w:rFonts w:asciiTheme="majorEastAsia" w:eastAsiaTheme="majorEastAsia" w:hAnsiTheme="majorEastAsia" w:hint="eastAsia"/>
                <w:b/>
                <w:bCs/>
              </w:rPr>
            </w:pPr>
            <w:del w:id="4650" w:author="天赐 余" w:date="2025-12-03T08:57:00Z" w16du:dateUtc="2025-12-03T00:57:00Z">
              <w:r w:rsidDel="00F12A75">
                <w:rPr>
                  <w:rFonts w:asciiTheme="majorEastAsia" w:eastAsiaTheme="majorEastAsia" w:hAnsiTheme="majorEastAsia" w:hint="eastAsia"/>
                  <w:b/>
                  <w:bCs/>
                </w:rPr>
                <w:delText>类型</w:delText>
              </w:r>
            </w:del>
          </w:p>
        </w:tc>
        <w:tc>
          <w:tcPr>
            <w:tcW w:w="910" w:type="dxa"/>
            <w:gridSpan w:val="2"/>
            <w:vAlign w:val="center"/>
          </w:tcPr>
          <w:p w14:paraId="164FC8BB" w14:textId="37B25552" w:rsidR="00717322" w:rsidDel="00F12A75" w:rsidRDefault="00000000">
            <w:pPr>
              <w:spacing w:after="0" w:line="240" w:lineRule="auto"/>
              <w:ind w:firstLineChars="0" w:firstLine="0"/>
              <w:jc w:val="center"/>
              <w:rPr>
                <w:del w:id="4651" w:author="天赐 余" w:date="2025-12-03T08:57:00Z" w16du:dateUtc="2025-12-03T00:57:00Z"/>
                <w:rFonts w:asciiTheme="majorEastAsia" w:eastAsiaTheme="majorEastAsia" w:hAnsiTheme="majorEastAsia" w:hint="eastAsia"/>
                <w:b/>
                <w:bCs/>
              </w:rPr>
            </w:pPr>
            <w:del w:id="4652" w:author="天赐 余" w:date="2025-12-03T08:57:00Z" w16du:dateUtc="2025-12-03T00:57:00Z">
              <w:r w:rsidDel="00F12A75">
                <w:rPr>
                  <w:rFonts w:asciiTheme="majorEastAsia" w:eastAsiaTheme="majorEastAsia" w:hAnsiTheme="majorEastAsia" w:hint="eastAsia"/>
                  <w:b/>
                  <w:bCs/>
                </w:rPr>
                <w:delText>量纲</w:delText>
              </w:r>
            </w:del>
          </w:p>
        </w:tc>
      </w:tr>
      <w:tr w:rsidR="00717322" w:rsidDel="00F12A75" w14:paraId="2BFA61A0" w14:textId="1BE48769" w:rsidTr="00F12A75">
        <w:trPr>
          <w:gridAfter w:val="1"/>
          <w:wAfter w:w="1194" w:type="dxa"/>
          <w:trHeight w:val="732"/>
          <w:del w:id="4653" w:author="天赐 余" w:date="2025-12-03T08:57:00Z"/>
        </w:trPr>
        <w:tc>
          <w:tcPr>
            <w:tcW w:w="2070" w:type="dxa"/>
            <w:vAlign w:val="center"/>
          </w:tcPr>
          <w:p w14:paraId="29C63281" w14:textId="7AE8810E" w:rsidR="00717322" w:rsidRPr="00EA47E3" w:rsidDel="00F12A75" w:rsidRDefault="00000000">
            <w:pPr>
              <w:spacing w:after="0" w:line="240" w:lineRule="auto"/>
              <w:ind w:firstLineChars="0" w:firstLine="0"/>
              <w:jc w:val="left"/>
              <w:rPr>
                <w:del w:id="4654" w:author="天赐 余" w:date="2025-12-03T08:57:00Z" w16du:dateUtc="2025-12-03T00:57:00Z"/>
                <w:rFonts w:asciiTheme="majorEastAsia" w:eastAsiaTheme="majorEastAsia" w:hAnsiTheme="majorEastAsia" w:hint="eastAsia"/>
                <w:rPrChange w:id="4655" w:author="天赐 余" w:date="2025-11-29T18:11:00Z" w16du:dateUtc="2025-11-29T10:11:00Z">
                  <w:rPr>
                    <w:del w:id="4656" w:author="天赐 余" w:date="2025-12-03T08:57:00Z" w16du:dateUtc="2025-12-03T00:57:00Z"/>
                    <w:rFonts w:asciiTheme="majorEastAsia" w:eastAsiaTheme="majorEastAsia" w:hAnsiTheme="majorEastAsia" w:hint="eastAsia"/>
                    <w:highlight w:val="yellow"/>
                  </w:rPr>
                </w:rPrChange>
              </w:rPr>
            </w:pPr>
            <w:del w:id="4657" w:author="天赐 余" w:date="2025-12-03T08:57:00Z" w16du:dateUtc="2025-12-03T00:57:00Z">
              <w:r w:rsidRPr="00EA47E3" w:rsidDel="00F12A75">
                <w:rPr>
                  <w:rFonts w:asciiTheme="majorEastAsia" w:eastAsiaTheme="majorEastAsia" w:hAnsiTheme="majorEastAsia" w:hint="eastAsia"/>
                  <w:rPrChange w:id="4658" w:author="天赐 余" w:date="2025-11-29T18:11:00Z" w16du:dateUtc="2025-11-29T10:11:00Z">
                    <w:rPr>
                      <w:rFonts w:asciiTheme="majorEastAsia" w:eastAsiaTheme="majorEastAsia" w:hAnsiTheme="majorEastAsia" w:hint="eastAsia"/>
                      <w:highlight w:val="yellow"/>
                    </w:rPr>
                  </w:rPrChange>
                </w:rPr>
                <w:delText>fttmSelInstanceIndex</w:delText>
              </w:r>
            </w:del>
          </w:p>
        </w:tc>
        <w:tc>
          <w:tcPr>
            <w:tcW w:w="3162" w:type="dxa"/>
            <w:vAlign w:val="center"/>
          </w:tcPr>
          <w:p w14:paraId="338C50C3" w14:textId="44AC0307" w:rsidR="00717322" w:rsidRPr="00EA47E3" w:rsidDel="00F12A75" w:rsidRDefault="00000000">
            <w:pPr>
              <w:spacing w:after="0" w:line="240" w:lineRule="auto"/>
              <w:ind w:firstLineChars="0" w:firstLine="0"/>
              <w:jc w:val="left"/>
              <w:rPr>
                <w:del w:id="4659" w:author="天赐 余" w:date="2025-12-03T08:57:00Z" w16du:dateUtc="2025-12-03T00:57:00Z"/>
                <w:rFonts w:asciiTheme="majorEastAsia" w:eastAsiaTheme="majorEastAsia" w:hAnsiTheme="majorEastAsia" w:hint="eastAsia"/>
                <w:rPrChange w:id="4660" w:author="天赐 余" w:date="2025-11-29T18:11:00Z" w16du:dateUtc="2025-11-29T10:11:00Z">
                  <w:rPr>
                    <w:del w:id="4661" w:author="天赐 余" w:date="2025-12-03T08:57:00Z" w16du:dateUtc="2025-12-03T00:57:00Z"/>
                    <w:rFonts w:asciiTheme="majorEastAsia" w:eastAsiaTheme="majorEastAsia" w:hAnsiTheme="majorEastAsia" w:hint="eastAsia"/>
                    <w:highlight w:val="yellow"/>
                  </w:rPr>
                </w:rPrChange>
              </w:rPr>
            </w:pPr>
            <w:del w:id="4662" w:author="天赐 余" w:date="2025-12-03T08:57:00Z" w16du:dateUtc="2025-12-03T00:57:00Z">
              <w:r w:rsidRPr="00EA47E3" w:rsidDel="00F12A75">
                <w:rPr>
                  <w:rFonts w:asciiTheme="majorEastAsia" w:eastAsiaTheme="majorEastAsia" w:hAnsiTheme="majorEastAsia" w:hint="eastAsia"/>
                  <w:rPrChange w:id="4663" w:author="天赐 余" w:date="2025-11-29T18:11:00Z" w16du:dateUtc="2025-11-29T10:11:00Z">
                    <w:rPr>
                      <w:rFonts w:asciiTheme="majorEastAsia" w:eastAsiaTheme="majorEastAsia" w:hAnsiTheme="majorEastAsia" w:hint="eastAsia"/>
                      <w:highlight w:val="yellow"/>
                    </w:rPr>
                  </w:rPrChange>
                </w:rPr>
                <w:delText>FTTM选择的PTP实例，FTTM当前选择的PTP实例</w:delText>
              </w:r>
            </w:del>
          </w:p>
        </w:tc>
        <w:tc>
          <w:tcPr>
            <w:tcW w:w="2358" w:type="dxa"/>
            <w:gridSpan w:val="2"/>
            <w:vAlign w:val="center"/>
          </w:tcPr>
          <w:p w14:paraId="290310C6" w14:textId="15FCF0A6" w:rsidR="00717322" w:rsidDel="00F12A75" w:rsidRDefault="00000000">
            <w:pPr>
              <w:spacing w:after="0" w:line="240" w:lineRule="auto"/>
              <w:ind w:firstLineChars="0" w:firstLine="0"/>
              <w:jc w:val="left"/>
              <w:rPr>
                <w:del w:id="4664" w:author="天赐 余" w:date="2025-12-03T08:57:00Z" w16du:dateUtc="2025-12-03T00:57:00Z"/>
                <w:rFonts w:asciiTheme="majorEastAsia" w:eastAsiaTheme="majorEastAsia" w:hAnsiTheme="majorEastAsia" w:hint="eastAsia"/>
              </w:rPr>
            </w:pPr>
            <w:del w:id="4665" w:author="天赐 余" w:date="2025-12-03T08:57:00Z" w16du:dateUtc="2025-12-03T00:57:00Z">
              <w:r w:rsidDel="00F12A75">
                <w:rPr>
                  <w:rFonts w:asciiTheme="majorEastAsia" w:eastAsiaTheme="majorEastAsia" w:hAnsiTheme="majorEastAsia" w:hint="eastAsia"/>
                </w:rPr>
                <w:delText>U</w:delText>
              </w:r>
              <w:r w:rsidDel="00F12A75">
                <w:rPr>
                  <w:rFonts w:asciiTheme="majorEastAsia" w:eastAsiaTheme="majorEastAsia" w:hAnsiTheme="majorEastAsia"/>
                </w:rPr>
                <w:delText>int</w:delText>
              </w:r>
              <w:r w:rsidDel="00F12A75">
                <w:rPr>
                  <w:rFonts w:asciiTheme="majorEastAsia" w:eastAsiaTheme="majorEastAsia" w:hAnsiTheme="majorEastAsia" w:hint="eastAsia"/>
                </w:rPr>
                <w:delText>16</w:delText>
              </w:r>
            </w:del>
          </w:p>
        </w:tc>
        <w:tc>
          <w:tcPr>
            <w:tcW w:w="910" w:type="dxa"/>
            <w:gridSpan w:val="2"/>
            <w:vAlign w:val="center"/>
          </w:tcPr>
          <w:p w14:paraId="75A73DCA" w14:textId="23A8C043" w:rsidR="00717322" w:rsidDel="00F12A75" w:rsidRDefault="00000000">
            <w:pPr>
              <w:spacing w:after="0" w:line="240" w:lineRule="auto"/>
              <w:ind w:firstLineChars="0" w:firstLine="0"/>
              <w:jc w:val="left"/>
              <w:rPr>
                <w:del w:id="4666" w:author="天赐 余" w:date="2025-12-03T08:57:00Z" w16du:dateUtc="2025-12-03T00:57:00Z"/>
                <w:rFonts w:asciiTheme="majorEastAsia" w:eastAsiaTheme="majorEastAsia" w:hAnsiTheme="majorEastAsia" w:hint="eastAsia"/>
              </w:rPr>
            </w:pPr>
            <w:del w:id="4667" w:author="天赐 余" w:date="2025-12-03T08:57:00Z" w16du:dateUtc="2025-12-03T00:57:00Z">
              <w:r w:rsidDel="00F12A75">
                <w:rPr>
                  <w:rFonts w:asciiTheme="majorEastAsia" w:eastAsiaTheme="majorEastAsia" w:hAnsiTheme="majorEastAsia" w:hint="eastAsia"/>
                </w:rPr>
                <w:delText>纳秒</w:delText>
              </w:r>
            </w:del>
          </w:p>
        </w:tc>
      </w:tr>
      <w:tr w:rsidR="00F12A75" w14:paraId="278D5C97" w14:textId="77777777" w:rsidTr="00F12A75">
        <w:trPr>
          <w:trHeight w:val="366"/>
          <w:ins w:id="4668" w:author="天赐 余" w:date="2025-12-03T08:57:00Z"/>
        </w:trPr>
        <w:tc>
          <w:tcPr>
            <w:tcW w:w="2070" w:type="dxa"/>
            <w:vAlign w:val="center"/>
          </w:tcPr>
          <w:p w14:paraId="06B57267" w14:textId="77777777" w:rsidR="00F12A75" w:rsidRDefault="00F12A75" w:rsidP="0034302B">
            <w:pPr>
              <w:spacing w:after="0" w:line="240" w:lineRule="auto"/>
              <w:ind w:firstLineChars="0" w:firstLine="0"/>
              <w:jc w:val="center"/>
              <w:rPr>
                <w:ins w:id="4669" w:author="天赐 余" w:date="2025-12-03T08:57:00Z" w16du:dateUtc="2025-12-03T00:57:00Z"/>
                <w:rFonts w:asciiTheme="majorEastAsia" w:eastAsiaTheme="majorEastAsia" w:hAnsiTheme="majorEastAsia" w:hint="eastAsia"/>
                <w:b/>
                <w:bCs/>
              </w:rPr>
            </w:pPr>
            <w:ins w:id="4670" w:author="天赐 余" w:date="2025-12-03T08:57:00Z" w16du:dateUtc="2025-12-03T00:57:00Z">
              <w:r>
                <w:rPr>
                  <w:rFonts w:asciiTheme="majorEastAsia" w:eastAsiaTheme="majorEastAsia" w:hAnsiTheme="majorEastAsia" w:hint="eastAsia"/>
                  <w:b/>
                  <w:bCs/>
                </w:rPr>
                <w:t>参数</w:t>
              </w:r>
            </w:ins>
          </w:p>
        </w:tc>
        <w:tc>
          <w:tcPr>
            <w:tcW w:w="3162" w:type="dxa"/>
          </w:tcPr>
          <w:p w14:paraId="79F28CAA" w14:textId="4BA41F13" w:rsidR="00F12A75" w:rsidRDefault="00F12A75" w:rsidP="0034302B">
            <w:pPr>
              <w:spacing w:after="0" w:line="240" w:lineRule="auto"/>
              <w:ind w:firstLineChars="0" w:firstLine="0"/>
              <w:jc w:val="center"/>
              <w:rPr>
                <w:ins w:id="4671" w:author="天赐 余" w:date="2025-12-03T08:57:00Z" w16du:dateUtc="2025-12-03T00:57:00Z"/>
                <w:rFonts w:asciiTheme="majorEastAsia" w:eastAsiaTheme="majorEastAsia" w:hAnsiTheme="majorEastAsia" w:hint="eastAsia"/>
                <w:b/>
                <w:bCs/>
              </w:rPr>
            </w:pPr>
            <w:ins w:id="4672" w:author="天赐 余" w:date="2025-12-03T08:57:00Z" w16du:dateUtc="2025-12-03T00:57:00Z">
              <w:r>
                <w:rPr>
                  <w:rFonts w:asciiTheme="majorEastAsia" w:eastAsiaTheme="majorEastAsia" w:hAnsiTheme="majorEastAsia" w:hint="eastAsia"/>
                  <w:b/>
                  <w:bCs/>
                </w:rPr>
                <w:t>含义</w:t>
              </w:r>
            </w:ins>
          </w:p>
        </w:tc>
        <w:tc>
          <w:tcPr>
            <w:tcW w:w="1709" w:type="dxa"/>
          </w:tcPr>
          <w:p w14:paraId="690B5F40" w14:textId="77777777" w:rsidR="00F12A75" w:rsidRDefault="00F12A75" w:rsidP="0034302B">
            <w:pPr>
              <w:spacing w:after="0" w:line="240" w:lineRule="auto"/>
              <w:ind w:firstLineChars="0" w:firstLine="0"/>
              <w:jc w:val="center"/>
              <w:rPr>
                <w:ins w:id="4673" w:author="天赐 余" w:date="2025-12-03T08:57:00Z" w16du:dateUtc="2025-12-03T00:57:00Z"/>
                <w:rFonts w:asciiTheme="majorEastAsia" w:eastAsiaTheme="majorEastAsia" w:hAnsiTheme="majorEastAsia" w:hint="eastAsia"/>
                <w:b/>
                <w:bCs/>
              </w:rPr>
            </w:pPr>
            <w:ins w:id="4674" w:author="天赐 余" w:date="2025-12-03T08:57:00Z" w16du:dateUtc="2025-12-03T00:57:00Z">
              <w:r>
                <w:rPr>
                  <w:rFonts w:asciiTheme="majorEastAsia" w:eastAsiaTheme="majorEastAsia" w:hAnsiTheme="majorEastAsia" w:hint="eastAsia"/>
                  <w:b/>
                  <w:bCs/>
                </w:rPr>
                <w:t>类型</w:t>
              </w:r>
            </w:ins>
          </w:p>
        </w:tc>
        <w:tc>
          <w:tcPr>
            <w:tcW w:w="992" w:type="dxa"/>
            <w:gridSpan w:val="2"/>
            <w:vAlign w:val="center"/>
          </w:tcPr>
          <w:p w14:paraId="74520013" w14:textId="77777777" w:rsidR="00F12A75" w:rsidRDefault="00F12A75" w:rsidP="0034302B">
            <w:pPr>
              <w:spacing w:after="0" w:line="240" w:lineRule="auto"/>
              <w:ind w:firstLineChars="0" w:firstLine="0"/>
              <w:jc w:val="center"/>
              <w:rPr>
                <w:ins w:id="4675" w:author="天赐 余" w:date="2025-12-03T08:57:00Z" w16du:dateUtc="2025-12-03T00:57:00Z"/>
                <w:rFonts w:asciiTheme="majorEastAsia" w:eastAsiaTheme="majorEastAsia" w:hAnsiTheme="majorEastAsia" w:hint="eastAsia"/>
                <w:b/>
                <w:bCs/>
              </w:rPr>
            </w:pPr>
            <w:ins w:id="4676" w:author="天赐 余" w:date="2025-12-03T08:57:00Z" w16du:dateUtc="2025-12-03T00:57:00Z">
              <w:r>
                <w:rPr>
                  <w:rFonts w:asciiTheme="majorEastAsia" w:eastAsiaTheme="majorEastAsia" w:hAnsiTheme="majorEastAsia" w:hint="eastAsia"/>
                  <w:b/>
                  <w:bCs/>
                </w:rPr>
                <w:t>量纲</w:t>
              </w:r>
            </w:ins>
          </w:p>
        </w:tc>
        <w:tc>
          <w:tcPr>
            <w:tcW w:w="1761" w:type="dxa"/>
            <w:gridSpan w:val="2"/>
          </w:tcPr>
          <w:p w14:paraId="08D9D357" w14:textId="77777777" w:rsidR="00F12A75" w:rsidRDefault="00F12A75" w:rsidP="0034302B">
            <w:pPr>
              <w:spacing w:after="0" w:line="240" w:lineRule="auto"/>
              <w:ind w:firstLineChars="0" w:firstLine="0"/>
              <w:jc w:val="center"/>
              <w:rPr>
                <w:ins w:id="4677" w:author="天赐 余" w:date="2025-12-03T08:57:00Z" w16du:dateUtc="2025-12-03T00:57:00Z"/>
                <w:rFonts w:asciiTheme="majorEastAsia" w:eastAsiaTheme="majorEastAsia" w:hAnsiTheme="majorEastAsia" w:hint="eastAsia"/>
                <w:b/>
                <w:bCs/>
              </w:rPr>
            </w:pPr>
            <w:ins w:id="4678" w:author="天赐 余" w:date="2025-12-03T08:57:00Z" w16du:dateUtc="2025-12-03T00:57:00Z">
              <w:r>
                <w:rPr>
                  <w:rFonts w:asciiTheme="majorEastAsia" w:eastAsiaTheme="majorEastAsia" w:hAnsiTheme="majorEastAsia" w:hint="eastAsia"/>
                  <w:b/>
                  <w:bCs/>
                </w:rPr>
                <w:t>取值范围</w:t>
              </w:r>
            </w:ins>
          </w:p>
        </w:tc>
      </w:tr>
      <w:tr w:rsidR="00F12A75" w14:paraId="140D1F0E" w14:textId="77777777" w:rsidTr="00F12A75">
        <w:trPr>
          <w:trHeight w:val="1084"/>
          <w:ins w:id="4679" w:author="天赐 余" w:date="2025-12-03T08:57:00Z"/>
        </w:trPr>
        <w:tc>
          <w:tcPr>
            <w:tcW w:w="2070" w:type="dxa"/>
          </w:tcPr>
          <w:p w14:paraId="7525D83B" w14:textId="45A8F6F3" w:rsidR="00F12A75" w:rsidRDefault="00D63A6A" w:rsidP="0034302B">
            <w:pPr>
              <w:spacing w:after="0" w:line="240" w:lineRule="auto"/>
              <w:ind w:firstLineChars="0" w:firstLine="0"/>
              <w:jc w:val="left"/>
              <w:rPr>
                <w:ins w:id="4680" w:author="天赐 余" w:date="2025-12-03T08:57:00Z" w16du:dateUtc="2025-12-03T00:57:00Z"/>
                <w:rFonts w:asciiTheme="majorEastAsia" w:eastAsiaTheme="majorEastAsia" w:hAnsiTheme="majorEastAsia" w:hint="eastAsia"/>
              </w:rPr>
            </w:pPr>
            <w:proofErr w:type="spellStart"/>
            <w:ins w:id="4681" w:author="天赐 余" w:date="2025-12-04T14:23:00Z" w16du:dateUtc="2025-12-04T06:23:00Z">
              <w:r w:rsidRPr="00D63A6A">
                <w:rPr>
                  <w:rFonts w:asciiTheme="majorEastAsia" w:eastAsiaTheme="majorEastAsia" w:hAnsiTheme="majorEastAsia"/>
                </w:rPr>
                <w:t>fttmTsfSelTimeIndex</w:t>
              </w:r>
            </w:ins>
            <w:proofErr w:type="spellEnd"/>
          </w:p>
        </w:tc>
        <w:tc>
          <w:tcPr>
            <w:tcW w:w="3162" w:type="dxa"/>
          </w:tcPr>
          <w:p w14:paraId="47E5454C" w14:textId="6E101363" w:rsidR="00F12A75" w:rsidRDefault="00F12A75" w:rsidP="0034302B">
            <w:pPr>
              <w:spacing w:after="0" w:line="240" w:lineRule="auto"/>
              <w:ind w:firstLineChars="0" w:firstLine="0"/>
              <w:jc w:val="left"/>
              <w:rPr>
                <w:ins w:id="4682" w:author="天赐 余" w:date="2025-12-03T08:57:00Z" w16du:dateUtc="2025-12-03T00:57:00Z"/>
                <w:rFonts w:asciiTheme="majorEastAsia" w:eastAsiaTheme="majorEastAsia" w:hAnsiTheme="majorEastAsia" w:hint="eastAsia"/>
              </w:rPr>
            </w:pPr>
            <w:ins w:id="4683" w:author="天赐 余" w:date="2025-12-03T08:57:00Z" w16du:dateUtc="2025-12-03T00:57:00Z">
              <w:r>
                <w:rPr>
                  <w:rFonts w:asciiTheme="majorEastAsia" w:eastAsiaTheme="majorEastAsia" w:hAnsiTheme="majorEastAsia" w:hint="eastAsia"/>
                </w:rPr>
                <w:t>FTTM</w:t>
              </w:r>
            </w:ins>
            <w:ins w:id="4684" w:author="天赐 余" w:date="2025-12-04T14:24:00Z" w16du:dateUtc="2025-12-04T06:24:00Z">
              <w:r w:rsidR="00D63A6A">
                <w:rPr>
                  <w:rFonts w:asciiTheme="majorEastAsia" w:eastAsiaTheme="majorEastAsia" w:hAnsiTheme="majorEastAsia" w:hint="eastAsia"/>
                </w:rPr>
                <w:t>选择的时间输入索引</w:t>
              </w:r>
            </w:ins>
          </w:p>
        </w:tc>
        <w:tc>
          <w:tcPr>
            <w:tcW w:w="1709" w:type="dxa"/>
            <w:vAlign w:val="center"/>
          </w:tcPr>
          <w:p w14:paraId="41A043CF" w14:textId="06614ACC" w:rsidR="00F12A75" w:rsidRDefault="00F12A75" w:rsidP="0034302B">
            <w:pPr>
              <w:spacing w:after="0" w:line="240" w:lineRule="auto"/>
              <w:ind w:firstLineChars="0" w:firstLine="0"/>
              <w:jc w:val="left"/>
              <w:rPr>
                <w:ins w:id="4685" w:author="天赐 余" w:date="2025-12-03T08:57:00Z" w16du:dateUtc="2025-12-03T00:57:00Z"/>
                <w:rFonts w:asciiTheme="majorEastAsia" w:eastAsiaTheme="majorEastAsia" w:hAnsiTheme="majorEastAsia" w:hint="eastAsia"/>
              </w:rPr>
            </w:pPr>
            <w:ins w:id="4686" w:author="天赐 余" w:date="2025-12-03T08:57:00Z" w16du:dateUtc="2025-12-03T00:57:00Z">
              <w:r>
                <w:rPr>
                  <w:rFonts w:asciiTheme="majorEastAsia" w:eastAsiaTheme="majorEastAsia" w:hAnsiTheme="majorEastAsia" w:hint="eastAsia"/>
                </w:rPr>
                <w:t>Uint</w:t>
              </w:r>
            </w:ins>
            <w:ins w:id="4687" w:author="天赐 余" w:date="2025-12-04T14:27:00Z" w16du:dateUtc="2025-12-04T06:27:00Z">
              <w:r w:rsidR="0055637B">
                <w:rPr>
                  <w:rFonts w:asciiTheme="majorEastAsia" w:eastAsiaTheme="majorEastAsia" w:hAnsiTheme="majorEastAsia" w:hint="eastAsia"/>
                </w:rPr>
                <w:t>16</w:t>
              </w:r>
            </w:ins>
          </w:p>
        </w:tc>
        <w:tc>
          <w:tcPr>
            <w:tcW w:w="992" w:type="dxa"/>
            <w:gridSpan w:val="2"/>
            <w:vAlign w:val="center"/>
          </w:tcPr>
          <w:p w14:paraId="3C5635D0" w14:textId="77777777" w:rsidR="00F12A75" w:rsidRDefault="00F12A75" w:rsidP="0034302B">
            <w:pPr>
              <w:spacing w:after="0" w:line="240" w:lineRule="auto"/>
              <w:ind w:firstLineChars="0" w:firstLine="0"/>
              <w:jc w:val="left"/>
              <w:rPr>
                <w:ins w:id="4688" w:author="天赐 余" w:date="2025-12-03T08:57:00Z" w16du:dateUtc="2025-12-03T00:57:00Z"/>
                <w:rFonts w:asciiTheme="majorEastAsia" w:eastAsiaTheme="majorEastAsia" w:hAnsiTheme="majorEastAsia" w:hint="eastAsia"/>
              </w:rPr>
            </w:pPr>
          </w:p>
        </w:tc>
        <w:tc>
          <w:tcPr>
            <w:tcW w:w="1761" w:type="dxa"/>
            <w:gridSpan w:val="2"/>
          </w:tcPr>
          <w:p w14:paraId="525B4FB1" w14:textId="77777777" w:rsidR="00F12A75" w:rsidRDefault="00F12A75" w:rsidP="0034302B">
            <w:pPr>
              <w:spacing w:after="0" w:line="240" w:lineRule="auto"/>
              <w:ind w:firstLineChars="0" w:firstLine="0"/>
              <w:jc w:val="left"/>
              <w:rPr>
                <w:ins w:id="4689" w:author="天赐 余" w:date="2025-12-03T08:57:00Z" w16du:dateUtc="2025-12-03T00:57:00Z"/>
                <w:rFonts w:asciiTheme="majorEastAsia" w:eastAsiaTheme="majorEastAsia" w:hAnsiTheme="majorEastAsia" w:hint="eastAsia"/>
              </w:rPr>
            </w:pPr>
          </w:p>
        </w:tc>
      </w:tr>
      <w:tr w:rsidR="00D63A6A" w14:paraId="2E5F8A8A" w14:textId="77777777" w:rsidTr="00F12A75">
        <w:trPr>
          <w:trHeight w:val="1084"/>
          <w:ins w:id="4690" w:author="天赐 余" w:date="2025-12-04T14:24:00Z"/>
        </w:trPr>
        <w:tc>
          <w:tcPr>
            <w:tcW w:w="2070" w:type="dxa"/>
          </w:tcPr>
          <w:p w14:paraId="4AA8FCE5" w14:textId="79D3A19F" w:rsidR="00D63A6A" w:rsidRPr="00D63A6A" w:rsidRDefault="00D63A6A" w:rsidP="0034302B">
            <w:pPr>
              <w:spacing w:after="0" w:line="240" w:lineRule="auto"/>
              <w:ind w:firstLineChars="0" w:firstLine="0"/>
              <w:jc w:val="left"/>
              <w:rPr>
                <w:ins w:id="4691" w:author="天赐 余" w:date="2025-12-04T14:24:00Z" w16du:dateUtc="2025-12-04T06:24:00Z"/>
                <w:rFonts w:asciiTheme="majorEastAsia" w:eastAsiaTheme="majorEastAsia" w:hAnsiTheme="majorEastAsia" w:hint="eastAsia"/>
              </w:rPr>
            </w:pPr>
            <w:proofErr w:type="spellStart"/>
            <w:ins w:id="4692" w:author="天赐 余" w:date="2025-12-04T14:24:00Z" w16du:dateUtc="2025-12-04T06:24:00Z">
              <w:r w:rsidRPr="00D63A6A">
                <w:rPr>
                  <w:rFonts w:asciiTheme="majorEastAsia" w:eastAsiaTheme="majorEastAsia" w:hAnsiTheme="majorEastAsia"/>
                </w:rPr>
                <w:t>fttmSelInstanceIndex</w:t>
              </w:r>
              <w:proofErr w:type="spellEnd"/>
            </w:ins>
          </w:p>
        </w:tc>
        <w:tc>
          <w:tcPr>
            <w:tcW w:w="3162" w:type="dxa"/>
          </w:tcPr>
          <w:p w14:paraId="4FFAB648" w14:textId="038CA9D1" w:rsidR="00D63A6A" w:rsidRDefault="00D63A6A" w:rsidP="0034302B">
            <w:pPr>
              <w:spacing w:after="0" w:line="240" w:lineRule="auto"/>
              <w:ind w:firstLineChars="0" w:firstLine="0"/>
              <w:jc w:val="left"/>
              <w:rPr>
                <w:ins w:id="4693" w:author="天赐 余" w:date="2025-12-04T14:24:00Z" w16du:dateUtc="2025-12-04T06:24:00Z"/>
                <w:rFonts w:asciiTheme="majorEastAsia" w:eastAsiaTheme="majorEastAsia" w:hAnsiTheme="majorEastAsia" w:hint="eastAsia"/>
              </w:rPr>
            </w:pPr>
            <w:ins w:id="4694" w:author="天赐 余" w:date="2025-12-04T14:24:00Z" w16du:dateUtc="2025-12-04T06:24:00Z">
              <w:r>
                <w:rPr>
                  <w:rFonts w:asciiTheme="majorEastAsia" w:eastAsiaTheme="majorEastAsia" w:hAnsiTheme="majorEastAsia" w:hint="eastAsia"/>
                </w:rPr>
                <w:t>FTTM选择的时间同步域号</w:t>
              </w:r>
            </w:ins>
          </w:p>
        </w:tc>
        <w:tc>
          <w:tcPr>
            <w:tcW w:w="1709" w:type="dxa"/>
            <w:vAlign w:val="center"/>
          </w:tcPr>
          <w:p w14:paraId="602FC0DF" w14:textId="4A4D8E88" w:rsidR="00D63A6A" w:rsidRDefault="0055637B" w:rsidP="0034302B">
            <w:pPr>
              <w:spacing w:after="0" w:line="240" w:lineRule="auto"/>
              <w:ind w:firstLineChars="0" w:firstLine="0"/>
              <w:jc w:val="left"/>
              <w:rPr>
                <w:ins w:id="4695" w:author="天赐 余" w:date="2025-12-04T14:24:00Z" w16du:dateUtc="2025-12-04T06:24:00Z"/>
                <w:rFonts w:asciiTheme="majorEastAsia" w:eastAsiaTheme="majorEastAsia" w:hAnsiTheme="majorEastAsia" w:hint="eastAsia"/>
              </w:rPr>
            </w:pPr>
            <w:ins w:id="4696" w:author="天赐 余" w:date="2025-12-04T14:27:00Z" w16du:dateUtc="2025-12-04T06:27:00Z">
              <w:r>
                <w:rPr>
                  <w:rFonts w:asciiTheme="majorEastAsia" w:eastAsiaTheme="majorEastAsia" w:hAnsiTheme="majorEastAsia" w:hint="eastAsia"/>
                </w:rPr>
                <w:t>Uint32</w:t>
              </w:r>
            </w:ins>
          </w:p>
        </w:tc>
        <w:tc>
          <w:tcPr>
            <w:tcW w:w="992" w:type="dxa"/>
            <w:gridSpan w:val="2"/>
            <w:vAlign w:val="center"/>
          </w:tcPr>
          <w:p w14:paraId="23070740" w14:textId="77777777" w:rsidR="00D63A6A" w:rsidRDefault="00D63A6A" w:rsidP="0034302B">
            <w:pPr>
              <w:spacing w:after="0" w:line="240" w:lineRule="auto"/>
              <w:ind w:firstLineChars="0" w:firstLine="0"/>
              <w:jc w:val="left"/>
              <w:rPr>
                <w:ins w:id="4697" w:author="天赐 余" w:date="2025-12-04T14:24:00Z" w16du:dateUtc="2025-12-04T06:24:00Z"/>
                <w:rFonts w:asciiTheme="majorEastAsia" w:eastAsiaTheme="majorEastAsia" w:hAnsiTheme="majorEastAsia" w:hint="eastAsia"/>
              </w:rPr>
            </w:pPr>
          </w:p>
        </w:tc>
        <w:tc>
          <w:tcPr>
            <w:tcW w:w="1761" w:type="dxa"/>
            <w:gridSpan w:val="2"/>
          </w:tcPr>
          <w:p w14:paraId="5FADECBA" w14:textId="77777777" w:rsidR="00D63A6A" w:rsidRDefault="00D63A6A" w:rsidP="0034302B">
            <w:pPr>
              <w:spacing w:after="0" w:line="240" w:lineRule="auto"/>
              <w:ind w:firstLineChars="0" w:firstLine="0"/>
              <w:jc w:val="left"/>
              <w:rPr>
                <w:ins w:id="4698" w:author="天赐 余" w:date="2025-12-04T14:24:00Z" w16du:dateUtc="2025-12-04T06:24:00Z"/>
                <w:rFonts w:asciiTheme="majorEastAsia" w:eastAsiaTheme="majorEastAsia" w:hAnsiTheme="majorEastAsia" w:hint="eastAsia"/>
              </w:rPr>
            </w:pPr>
          </w:p>
        </w:tc>
      </w:tr>
      <w:tr w:rsidR="00F12A75" w14:paraId="54443F0F" w14:textId="77777777" w:rsidTr="00F12A75">
        <w:trPr>
          <w:trHeight w:val="732"/>
          <w:ins w:id="4699" w:author="天赐 余" w:date="2025-12-03T08:57:00Z"/>
        </w:trPr>
        <w:tc>
          <w:tcPr>
            <w:tcW w:w="2070" w:type="dxa"/>
          </w:tcPr>
          <w:p w14:paraId="566D2930" w14:textId="77777777" w:rsidR="00F12A75" w:rsidRDefault="00F12A75" w:rsidP="0034302B">
            <w:pPr>
              <w:spacing w:after="0" w:line="240" w:lineRule="auto"/>
              <w:ind w:firstLineChars="0" w:firstLine="0"/>
              <w:jc w:val="left"/>
              <w:rPr>
                <w:ins w:id="4700" w:author="天赐 余" w:date="2025-12-03T08:57:00Z" w16du:dateUtc="2025-12-03T00:57:00Z"/>
                <w:rFonts w:asciiTheme="majorEastAsia" w:eastAsiaTheme="majorEastAsia" w:hAnsiTheme="majorEastAsia" w:hint="eastAsia"/>
              </w:rPr>
            </w:pPr>
            <w:proofErr w:type="spellStart"/>
            <w:ins w:id="4701" w:author="天赐 余" w:date="2025-12-03T08:57:00Z" w16du:dateUtc="2025-12-03T00:57:00Z">
              <w:r>
                <w:rPr>
                  <w:rFonts w:asciiTheme="majorEastAsia" w:eastAsiaTheme="majorEastAsia" w:hAnsiTheme="majorEastAsia"/>
                </w:rPr>
                <w:t>fttmMaxAs</w:t>
              </w:r>
              <w:proofErr w:type="spellEnd"/>
            </w:ins>
          </w:p>
        </w:tc>
        <w:tc>
          <w:tcPr>
            <w:tcW w:w="3162" w:type="dxa"/>
          </w:tcPr>
          <w:p w14:paraId="34D1ECC2" w14:textId="20CB3EFF" w:rsidR="00F12A75" w:rsidRDefault="00F12A75" w:rsidP="0034302B">
            <w:pPr>
              <w:spacing w:after="0" w:line="240" w:lineRule="auto"/>
              <w:ind w:firstLineChars="0" w:firstLine="0"/>
              <w:jc w:val="left"/>
              <w:rPr>
                <w:ins w:id="4702" w:author="天赐 余" w:date="2025-12-03T08:57:00Z" w16du:dateUtc="2025-12-03T00:57:00Z"/>
                <w:rFonts w:asciiTheme="majorEastAsia" w:eastAsiaTheme="majorEastAsia" w:hAnsiTheme="majorEastAsia" w:hint="eastAsia"/>
              </w:rPr>
            </w:pPr>
            <w:ins w:id="4703" w:author="天赐 余" w:date="2025-12-03T08:57:00Z" w16du:dateUtc="2025-12-03T00:57:00Z">
              <w:r>
                <w:rPr>
                  <w:rFonts w:asciiTheme="majorEastAsia" w:eastAsiaTheme="majorEastAsia" w:hAnsiTheme="majorEastAsia" w:hint="eastAsia"/>
                </w:rPr>
                <w:t>时钟偏差，认为无故障时，任意两个PTP实例时钟之间偏差阈值。为二维数组</w:t>
              </w:r>
              <w:proofErr w:type="spellStart"/>
              <w:r>
                <w:rPr>
                  <w:rFonts w:asciiTheme="majorEastAsia" w:eastAsiaTheme="majorEastAsia" w:hAnsiTheme="majorEastAsia"/>
                </w:rPr>
                <w:t>fttmMaxAs</w:t>
              </w:r>
              <w:proofErr w:type="spellEnd"/>
              <w:r>
                <w:rPr>
                  <w:rFonts w:asciiTheme="majorEastAsia" w:eastAsiaTheme="majorEastAsia" w:hAnsiTheme="majorEastAsia" w:hint="eastAsia"/>
                </w:rPr>
                <w:t>[x][y]表示x实例和y实例之间的阈值</w:t>
              </w:r>
            </w:ins>
          </w:p>
        </w:tc>
        <w:tc>
          <w:tcPr>
            <w:tcW w:w="1709" w:type="dxa"/>
            <w:vAlign w:val="center"/>
          </w:tcPr>
          <w:p w14:paraId="74748B8A" w14:textId="77777777" w:rsidR="00F12A75" w:rsidRDefault="00F12A75" w:rsidP="0034302B">
            <w:pPr>
              <w:spacing w:after="0" w:line="240" w:lineRule="auto"/>
              <w:ind w:firstLineChars="0" w:firstLine="0"/>
              <w:jc w:val="left"/>
              <w:rPr>
                <w:ins w:id="4704" w:author="天赐 余" w:date="2025-12-03T08:57:00Z" w16du:dateUtc="2025-12-03T00:57:00Z"/>
                <w:rFonts w:asciiTheme="majorEastAsia" w:eastAsiaTheme="majorEastAsia" w:hAnsiTheme="majorEastAsia" w:hint="eastAsia"/>
              </w:rPr>
            </w:pPr>
            <w:ins w:id="4705" w:author="天赐 余" w:date="2025-12-03T08:57:00Z" w16du:dateUtc="2025-12-03T00:57:00Z">
              <w:r>
                <w:rPr>
                  <w:rFonts w:asciiTheme="majorEastAsia" w:eastAsiaTheme="majorEastAsia" w:hAnsiTheme="majorEastAsia" w:hint="eastAsia"/>
                </w:rPr>
                <w:t>U</w:t>
              </w:r>
              <w:r>
                <w:rPr>
                  <w:rFonts w:asciiTheme="majorEastAsia" w:eastAsiaTheme="majorEastAsia" w:hAnsiTheme="majorEastAsia"/>
                </w:rPr>
                <w:t>int</w:t>
              </w:r>
              <w:r>
                <w:rPr>
                  <w:rFonts w:asciiTheme="majorEastAsia" w:eastAsiaTheme="majorEastAsia" w:hAnsiTheme="majorEastAsia" w:hint="eastAsia"/>
                </w:rPr>
                <w:t>32</w:t>
              </w:r>
            </w:ins>
          </w:p>
        </w:tc>
        <w:tc>
          <w:tcPr>
            <w:tcW w:w="992" w:type="dxa"/>
            <w:gridSpan w:val="2"/>
            <w:vAlign w:val="center"/>
          </w:tcPr>
          <w:p w14:paraId="361A2EC2" w14:textId="77777777" w:rsidR="00F12A75" w:rsidRDefault="00F12A75" w:rsidP="0034302B">
            <w:pPr>
              <w:spacing w:after="0" w:line="240" w:lineRule="auto"/>
              <w:ind w:firstLineChars="0" w:firstLine="0"/>
              <w:jc w:val="left"/>
              <w:rPr>
                <w:ins w:id="4706" w:author="天赐 余" w:date="2025-12-03T08:57:00Z" w16du:dateUtc="2025-12-03T00:57:00Z"/>
                <w:rFonts w:asciiTheme="majorEastAsia" w:eastAsiaTheme="majorEastAsia" w:hAnsiTheme="majorEastAsia" w:hint="eastAsia"/>
              </w:rPr>
            </w:pPr>
            <w:ins w:id="4707" w:author="天赐 余" w:date="2025-12-03T08:57:00Z" w16du:dateUtc="2025-12-03T00:57:00Z">
              <w:r>
                <w:rPr>
                  <w:rFonts w:asciiTheme="majorEastAsia" w:eastAsiaTheme="majorEastAsia" w:hAnsiTheme="majorEastAsia" w:hint="eastAsia"/>
                </w:rPr>
                <w:t>2</w:t>
              </w:r>
              <w:r>
                <w:rPr>
                  <w:rFonts w:asciiTheme="majorEastAsia" w:eastAsiaTheme="majorEastAsia" w:hAnsiTheme="majorEastAsia" w:hint="eastAsia"/>
                  <w:vertAlign w:val="superscript"/>
                </w:rPr>
                <w:t>-16</w:t>
              </w:r>
              <w:r>
                <w:rPr>
                  <w:rFonts w:asciiTheme="majorEastAsia" w:eastAsiaTheme="majorEastAsia" w:hAnsiTheme="majorEastAsia" w:hint="eastAsia"/>
                </w:rPr>
                <w:t>纳秒</w:t>
              </w:r>
            </w:ins>
          </w:p>
        </w:tc>
        <w:tc>
          <w:tcPr>
            <w:tcW w:w="1761" w:type="dxa"/>
            <w:gridSpan w:val="2"/>
          </w:tcPr>
          <w:p w14:paraId="2580AB9C" w14:textId="77777777" w:rsidR="00F12A75" w:rsidRDefault="00F12A75" w:rsidP="0034302B">
            <w:pPr>
              <w:spacing w:after="0" w:line="240" w:lineRule="auto"/>
              <w:ind w:firstLineChars="0" w:firstLine="0"/>
              <w:jc w:val="left"/>
              <w:rPr>
                <w:ins w:id="4708" w:author="天赐 余" w:date="2025-12-03T08:57:00Z" w16du:dateUtc="2025-12-03T00:57:00Z"/>
                <w:rFonts w:asciiTheme="majorEastAsia" w:eastAsiaTheme="majorEastAsia" w:hAnsiTheme="majorEastAsia" w:hint="eastAsia"/>
              </w:rPr>
            </w:pPr>
          </w:p>
        </w:tc>
      </w:tr>
    </w:tbl>
    <w:p w14:paraId="3F7FF8B0" w14:textId="77777777" w:rsidR="00717322" w:rsidRDefault="00717322">
      <w:pPr>
        <w:ind w:firstLineChars="0" w:firstLine="0"/>
      </w:pPr>
    </w:p>
    <w:p w14:paraId="2B744F4E" w14:textId="60998E06" w:rsidR="00717322" w:rsidDel="008B3F78" w:rsidRDefault="00000000">
      <w:pPr>
        <w:pStyle w:val="11"/>
        <w:numPr>
          <w:ilvl w:val="0"/>
          <w:numId w:val="0"/>
        </w:numPr>
        <w:ind w:left="643"/>
        <w:rPr>
          <w:del w:id="4709" w:author="天赐 余" w:date="2025-12-02T15:19:00Z" w16du:dateUtc="2025-12-02T07:19:00Z"/>
        </w:rPr>
        <w:pPrChange w:id="4710" w:author="天赐 余" w:date="2025-11-29T16:07:00Z" w16du:dateUtc="2025-11-29T08:07:00Z">
          <w:pPr>
            <w:pStyle w:val="11"/>
            <w:numPr>
              <w:numId w:val="0"/>
            </w:numPr>
            <w:ind w:left="0" w:firstLineChars="200"/>
          </w:pPr>
        </w:pPrChange>
      </w:pPr>
      <w:del w:id="4711" w:author="天赐 余" w:date="2025-12-02T15:19:00Z" w16du:dateUtc="2025-12-02T07:19:00Z">
        <w:r w:rsidDel="008B3F78">
          <w:rPr>
            <w:rFonts w:hint="eastAsia"/>
          </w:rPr>
          <w:delText>附录</w:delText>
        </w:r>
        <w:r w:rsidDel="008B3F78">
          <w:rPr>
            <w:rFonts w:hint="eastAsia"/>
          </w:rPr>
          <w:delText>A 802.1</w:delText>
        </w:r>
        <w:r w:rsidDel="008B3F78">
          <w:rPr>
            <w:rFonts w:hint="eastAsia"/>
          </w:rPr>
          <w:delText>功能</w:delText>
        </w:r>
      </w:del>
    </w:p>
    <w:p w14:paraId="2813353C" w14:textId="1463EE3E" w:rsidR="00717322" w:rsidDel="008B3F78" w:rsidRDefault="00000000">
      <w:pPr>
        <w:pStyle w:val="30"/>
        <w:numPr>
          <w:ilvl w:val="0"/>
          <w:numId w:val="0"/>
        </w:numPr>
        <w:ind w:left="227" w:hanging="425"/>
        <w:rPr>
          <w:del w:id="4712" w:author="天赐 余" w:date="2025-12-02T15:19:00Z" w16du:dateUtc="2025-12-02T07:19:00Z"/>
          <w:highlight w:val="yellow"/>
        </w:rPr>
      </w:pPr>
      <w:del w:id="4713" w:author="天赐 余" w:date="2025-12-02T15:19:00Z" w16du:dateUtc="2025-12-02T07:19:00Z">
        <w:r w:rsidDel="008B3F78">
          <w:rPr>
            <w:rFonts w:hint="eastAsia"/>
          </w:rPr>
          <w:delText>A.1</w:delText>
        </w:r>
        <w:r w:rsidRPr="00EA47E3" w:rsidDel="008B3F78">
          <w:rPr>
            <w:rFonts w:hint="eastAsia"/>
            <w:bCs w:val="0"/>
            <w:rPrChange w:id="4714" w:author="天赐 余" w:date="2025-11-29T18:11:00Z" w16du:dateUtc="2025-11-29T10:11:00Z">
              <w:rPr>
                <w:rFonts w:hint="eastAsia"/>
                <w:bCs w:val="0"/>
                <w:highlight w:val="yellow"/>
              </w:rPr>
            </w:rPrChange>
          </w:rPr>
          <w:delText>严格优先级传输</w:delText>
        </w:r>
      </w:del>
    </w:p>
    <w:p w14:paraId="03EE06BB" w14:textId="09880B9E" w:rsidR="00717322" w:rsidRPr="00EA47E3" w:rsidRDefault="00000000" w:rsidP="007523D7">
      <w:pPr>
        <w:pStyle w:val="11"/>
        <w:numPr>
          <w:ilvl w:val="0"/>
          <w:numId w:val="0"/>
        </w:numPr>
        <w:rPr>
          <w:rPrChange w:id="4715" w:author="天赐 余" w:date="2025-11-29T18:12:00Z" w16du:dateUtc="2025-11-29T10:12:00Z">
            <w:rPr>
              <w:highlight w:val="yellow"/>
            </w:rPr>
          </w:rPrChange>
        </w:rPr>
      </w:pPr>
      <w:r w:rsidRPr="00EA47E3">
        <w:rPr>
          <w:rFonts w:hint="eastAsia"/>
          <w:rPrChange w:id="4716" w:author="天赐 余" w:date="2025-11-29T18:12:00Z" w16du:dateUtc="2025-11-29T10:12:00Z">
            <w:rPr>
              <w:rFonts w:hint="eastAsia"/>
              <w:highlight w:val="yellow"/>
            </w:rPr>
          </w:rPrChange>
        </w:rPr>
        <w:t>附录</w:t>
      </w:r>
      <w:ins w:id="4717" w:author="天赐 余" w:date="2025-12-02T15:19:00Z" w16du:dateUtc="2025-12-02T07:19:00Z">
        <w:r w:rsidR="008B3F78">
          <w:rPr>
            <w:rFonts w:hint="eastAsia"/>
          </w:rPr>
          <w:t>A</w:t>
        </w:r>
      </w:ins>
      <w:del w:id="4718" w:author="天赐 余" w:date="2025-12-02T15:19:00Z" w16du:dateUtc="2025-12-02T07:19:00Z">
        <w:r w:rsidRPr="00EA47E3" w:rsidDel="008B3F78">
          <w:rPr>
            <w:rPrChange w:id="4719" w:author="天赐 余" w:date="2025-11-29T18:12:00Z" w16du:dateUtc="2025-11-29T10:12:00Z">
              <w:rPr>
                <w:highlight w:val="yellow"/>
              </w:rPr>
            </w:rPrChange>
          </w:rPr>
          <w:delText>B</w:delText>
        </w:r>
      </w:del>
      <w:r w:rsidRPr="00EA47E3">
        <w:rPr>
          <w:rPrChange w:id="4720" w:author="天赐 余" w:date="2025-11-29T18:12:00Z" w16du:dateUtc="2025-11-29T10:12:00Z">
            <w:rPr>
              <w:highlight w:val="yellow"/>
            </w:rPr>
          </w:rPrChange>
        </w:rPr>
        <w:t xml:space="preserve"> </w:t>
      </w:r>
      <w:r w:rsidRPr="00EA47E3">
        <w:rPr>
          <w:rFonts w:hint="eastAsia"/>
          <w:rPrChange w:id="4721" w:author="天赐 余" w:date="2025-11-29T18:12:00Z" w16du:dateUtc="2025-11-29T10:12:00Z">
            <w:rPr>
              <w:rFonts w:hint="eastAsia"/>
              <w:highlight w:val="yellow"/>
            </w:rPr>
          </w:rPrChange>
        </w:rPr>
        <w:t>多时钟域主时钟同步</w:t>
      </w:r>
    </w:p>
    <w:p w14:paraId="27848242" w14:textId="0EC528FE" w:rsidR="006F169E" w:rsidRDefault="006F169E">
      <w:pPr>
        <w:ind w:firstLine="560"/>
        <w:rPr>
          <w:ins w:id="4722" w:author="寅涵 孙" w:date="2025-12-04T14:45:00Z" w16du:dateUtc="2025-12-04T06:45:00Z"/>
          <w:rFonts w:hint="eastAsia"/>
        </w:rPr>
      </w:pPr>
      <w:ins w:id="4723" w:author="寅涵 孙" w:date="2025-12-04T14:45:00Z" w16du:dateUtc="2025-12-04T06:45:00Z">
        <w:r>
          <w:rPr>
            <w:rFonts w:hint="eastAsia"/>
          </w:rPr>
          <w:t>802.1ASed</w:t>
        </w:r>
        <w:r>
          <w:rPr>
            <w:rFonts w:hint="eastAsia"/>
          </w:rPr>
          <w:t>容错时间同步包括两个过程，首先是</w:t>
        </w:r>
      </w:ins>
      <w:ins w:id="4724" w:author="寅涵 孙" w:date="2025-12-04T14:46:00Z" w16du:dateUtc="2025-12-04T06:46:00Z">
        <w:r>
          <w:rPr>
            <w:rFonts w:hint="eastAsia"/>
          </w:rPr>
          <w:t>多</w:t>
        </w:r>
      </w:ins>
      <w:ins w:id="4725" w:author="寅涵 孙" w:date="2025-12-04T14:50:00Z" w16du:dateUtc="2025-12-04T06:50:00Z">
        <w:r>
          <w:rPr>
            <w:rFonts w:hint="eastAsia"/>
          </w:rPr>
          <w:t>时钟域</w:t>
        </w:r>
      </w:ins>
      <w:ins w:id="4726" w:author="寅涵 孙" w:date="2025-12-04T14:46:00Z" w16du:dateUtc="2025-12-04T06:46:00Z">
        <w:r>
          <w:rPr>
            <w:rFonts w:hint="eastAsia"/>
          </w:rPr>
          <w:t>主时钟</w:t>
        </w:r>
        <w:r>
          <w:rPr>
            <w:rFonts w:hint="eastAsia"/>
          </w:rPr>
          <w:t>GM</w:t>
        </w:r>
        <w:r>
          <w:rPr>
            <w:rFonts w:hint="eastAsia"/>
          </w:rPr>
          <w:t>同步，其次是非主时钟设备在接收到多个</w:t>
        </w:r>
        <w:r>
          <w:rPr>
            <w:rFonts w:hint="eastAsia"/>
          </w:rPr>
          <w:t>GM</w:t>
        </w:r>
      </w:ins>
      <w:ins w:id="4727" w:author="寅涵 孙" w:date="2025-12-04T14:50:00Z" w16du:dateUtc="2025-12-04T06:50:00Z">
        <w:r>
          <w:rPr>
            <w:rFonts w:hint="eastAsia"/>
          </w:rPr>
          <w:t>进行容错中值算法计算校正值完成同步。</w:t>
        </w:r>
      </w:ins>
    </w:p>
    <w:p w14:paraId="5D84F5CB" w14:textId="419462AE" w:rsidR="00717322" w:rsidRPr="00EA47E3" w:rsidRDefault="00000000">
      <w:pPr>
        <w:ind w:firstLine="560"/>
        <w:rPr>
          <w:rPrChange w:id="4728" w:author="天赐 余" w:date="2025-11-29T18:12:00Z" w16du:dateUtc="2025-11-29T10:12:00Z">
            <w:rPr>
              <w:highlight w:val="yellow"/>
            </w:rPr>
          </w:rPrChange>
        </w:rPr>
      </w:pPr>
      <w:r w:rsidRPr="00EA47E3">
        <w:rPr>
          <w:rFonts w:hint="eastAsia"/>
          <w:rPrChange w:id="4729" w:author="天赐 余" w:date="2025-11-29T18:12:00Z" w16du:dateUtc="2025-11-29T10:12:00Z">
            <w:rPr>
              <w:rFonts w:hint="eastAsia"/>
              <w:highlight w:val="yellow"/>
            </w:rPr>
          </w:rPrChange>
        </w:rPr>
        <w:t>多时钟域主时钟同步</w:t>
      </w:r>
      <w:ins w:id="4730" w:author="寅涵 孙" w:date="2025-12-04T14:53:00Z" w16du:dateUtc="2025-12-04T06:53:00Z">
        <w:r w:rsidR="006F169E">
          <w:rPr>
            <w:rFonts w:hint="eastAsia"/>
          </w:rPr>
          <w:t>（</w:t>
        </w:r>
        <w:r w:rsidR="006F169E">
          <w:rPr>
            <w:rFonts w:hint="eastAsia"/>
          </w:rPr>
          <w:t>Time Agreement</w:t>
        </w:r>
      </w:ins>
      <w:ins w:id="4731" w:author="寅涵 孙" w:date="2025-12-04T14:56:00Z" w16du:dateUtc="2025-12-04T06:56:00Z">
        <w:r w:rsidR="00234B57" w:rsidRPr="00234B57">
          <w:t xml:space="preserve"> </w:t>
        </w:r>
        <w:r w:rsidR="00234B57">
          <w:rPr>
            <w:rFonts w:hint="eastAsia"/>
          </w:rPr>
          <w:t>G</w:t>
        </w:r>
        <w:r w:rsidR="00234B57" w:rsidRPr="00234B57">
          <w:t xml:space="preserve">eneration and </w:t>
        </w:r>
        <w:r w:rsidR="00234B57">
          <w:rPr>
            <w:rFonts w:hint="eastAsia"/>
          </w:rPr>
          <w:t>P</w:t>
        </w:r>
        <w:r w:rsidR="00234B57" w:rsidRPr="00234B57">
          <w:t>reservation</w:t>
        </w:r>
        <w:r w:rsidR="00234B57">
          <w:rPr>
            <w:rFonts w:hint="eastAsia"/>
          </w:rPr>
          <w:t>，</w:t>
        </w:r>
        <w:r w:rsidR="00234B57">
          <w:rPr>
            <w:rFonts w:hint="eastAsia"/>
          </w:rPr>
          <w:t>TAGP</w:t>
        </w:r>
      </w:ins>
      <w:ins w:id="4732" w:author="寅涵 孙" w:date="2025-12-04T14:53:00Z" w16du:dateUtc="2025-12-04T06:53:00Z">
        <w:r w:rsidR="006F169E">
          <w:rPr>
            <w:rFonts w:hint="eastAsia"/>
          </w:rPr>
          <w:t>）</w:t>
        </w:r>
      </w:ins>
      <w:r w:rsidRPr="00EA47E3">
        <w:rPr>
          <w:rFonts w:hint="eastAsia"/>
          <w:rPrChange w:id="4733" w:author="天赐 余" w:date="2025-11-29T18:12:00Z" w16du:dateUtc="2025-11-29T10:12:00Z">
            <w:rPr>
              <w:rFonts w:hint="eastAsia"/>
              <w:highlight w:val="yellow"/>
            </w:rPr>
          </w:rPrChange>
        </w:rPr>
        <w:t>用于完成多个时钟域中的主时钟之间的时间同步，目前还没有公开</w:t>
      </w:r>
      <w:ins w:id="4734" w:author="寅涵 孙" w:date="2025-12-04T14:44:00Z" w16du:dateUtc="2025-12-04T06:44:00Z">
        <w:r w:rsidR="006F169E">
          <w:rPr>
            <w:rFonts w:hint="eastAsia"/>
          </w:rPr>
          <w:t>完整</w:t>
        </w:r>
      </w:ins>
      <w:del w:id="4735" w:author="寅涵 孙" w:date="2025-12-04T14:44:00Z" w16du:dateUtc="2025-12-04T06:44:00Z">
        <w:r w:rsidRPr="00EA47E3" w:rsidDel="006F169E">
          <w:rPr>
            <w:rFonts w:hint="eastAsia"/>
            <w:rPrChange w:id="4736" w:author="天赐 余" w:date="2025-11-29T18:12:00Z" w16du:dateUtc="2025-11-29T10:12:00Z">
              <w:rPr>
                <w:rFonts w:hint="eastAsia"/>
                <w:highlight w:val="yellow"/>
              </w:rPr>
            </w:rPrChange>
          </w:rPr>
          <w:delText>的</w:delText>
        </w:r>
      </w:del>
      <w:r w:rsidRPr="00EA47E3">
        <w:rPr>
          <w:rFonts w:hint="eastAsia"/>
          <w:rPrChange w:id="4737" w:author="天赐 余" w:date="2025-11-29T18:12:00Z" w16du:dateUtc="2025-11-29T10:12:00Z">
            <w:rPr>
              <w:rFonts w:hint="eastAsia"/>
              <w:highlight w:val="yellow"/>
            </w:rPr>
          </w:rPrChange>
        </w:rPr>
        <w:t>算法，</w:t>
      </w:r>
      <w:ins w:id="4738" w:author="寅涵 孙" w:date="2025-12-04T14:55:00Z" w16du:dateUtc="2025-12-04T06:55:00Z">
        <w:r w:rsidR="00234B57">
          <w:rPr>
            <w:rFonts w:hint="eastAsia"/>
          </w:rPr>
          <w:t>802.1A</w:t>
        </w:r>
        <w:r w:rsidR="00234B57">
          <w:t>s</w:t>
        </w:r>
        <w:r w:rsidR="00234B57">
          <w:rPr>
            <w:rFonts w:hint="eastAsia"/>
          </w:rPr>
          <w:t>ed</w:t>
        </w:r>
        <w:r w:rsidR="00234B57">
          <w:rPr>
            <w:rFonts w:hint="eastAsia"/>
          </w:rPr>
          <w:t>标准在附录</w:t>
        </w:r>
        <w:r w:rsidR="00234B57">
          <w:rPr>
            <w:rFonts w:hint="eastAsia"/>
          </w:rPr>
          <w:t>I</w:t>
        </w:r>
        <w:r w:rsidR="00234B57">
          <w:rPr>
            <w:rFonts w:hint="eastAsia"/>
          </w:rPr>
          <w:t>中进行了讨论和设计，</w:t>
        </w:r>
      </w:ins>
      <w:r w:rsidRPr="00EA47E3">
        <w:rPr>
          <w:rFonts w:hint="eastAsia"/>
          <w:rPrChange w:id="4739" w:author="天赐 余" w:date="2025-11-29T18:12:00Z" w16du:dateUtc="2025-11-29T10:12:00Z">
            <w:rPr>
              <w:rFonts w:hint="eastAsia"/>
              <w:highlight w:val="yellow"/>
            </w:rPr>
          </w:rPrChange>
        </w:rPr>
        <w:t>符合本规范的设备可以</w:t>
      </w:r>
      <w:ins w:id="4740" w:author="寅涵 孙" w:date="2025-12-04T14:44:00Z" w16du:dateUtc="2025-12-04T06:44:00Z">
        <w:r w:rsidR="006F169E">
          <w:rPr>
            <w:rFonts w:hint="eastAsia"/>
          </w:rPr>
          <w:t>参考以下内容进行</w:t>
        </w:r>
      </w:ins>
      <w:ins w:id="4741" w:author="寅涵 孙" w:date="2025-12-04T14:55:00Z" w16du:dateUtc="2025-12-04T06:55:00Z">
        <w:r w:rsidR="00234B57">
          <w:rPr>
            <w:rFonts w:hint="eastAsia"/>
          </w:rPr>
          <w:t>设计与</w:t>
        </w:r>
      </w:ins>
      <w:ins w:id="4742" w:author="寅涵 孙" w:date="2025-12-04T14:44:00Z" w16du:dateUtc="2025-12-04T06:44:00Z">
        <w:r w:rsidR="006F169E">
          <w:rPr>
            <w:rFonts w:hint="eastAsia"/>
          </w:rPr>
          <w:t>实现。</w:t>
        </w:r>
      </w:ins>
      <w:del w:id="4743" w:author="寅涵 孙" w:date="2025-12-04T14:45:00Z" w16du:dateUtc="2025-12-04T06:45:00Z">
        <w:r w:rsidRPr="00EA47E3" w:rsidDel="006F169E">
          <w:rPr>
            <w:rFonts w:hint="eastAsia"/>
            <w:rPrChange w:id="4744" w:author="天赐 余" w:date="2025-11-29T18:12:00Z" w16du:dateUtc="2025-11-29T10:12:00Z">
              <w:rPr>
                <w:rFonts w:hint="eastAsia"/>
                <w:highlight w:val="yellow"/>
              </w:rPr>
            </w:rPrChange>
          </w:rPr>
          <w:delText>采用自定义算法实现，可以采用外部授时的方法，或者本规范建议的</w:delText>
        </w:r>
        <w:r w:rsidRPr="00EA47E3" w:rsidDel="006F169E">
          <w:rPr>
            <w:rPrChange w:id="4745" w:author="天赐 余" w:date="2025-11-29T18:12:00Z" w16du:dateUtc="2025-11-29T10:12:00Z">
              <w:rPr>
                <w:highlight w:val="yellow"/>
              </w:rPr>
            </w:rPrChange>
          </w:rPr>
          <w:delText>MGSP</w:delText>
        </w:r>
        <w:r w:rsidRPr="00EA47E3" w:rsidDel="006F169E">
          <w:rPr>
            <w:rFonts w:hint="eastAsia"/>
            <w:rPrChange w:id="4746" w:author="天赐 余" w:date="2025-11-29T18:12:00Z" w16du:dateUtc="2025-11-29T10:12:00Z">
              <w:rPr>
                <w:rFonts w:hint="eastAsia"/>
                <w:highlight w:val="yellow"/>
              </w:rPr>
            </w:rPrChange>
          </w:rPr>
          <w:delText>算法。</w:delText>
        </w:r>
      </w:del>
    </w:p>
    <w:p w14:paraId="50D65FFC" w14:textId="22F23846" w:rsidR="00717322" w:rsidRPr="00EA47E3" w:rsidRDefault="008B3F78">
      <w:pPr>
        <w:pStyle w:val="30"/>
        <w:numPr>
          <w:ilvl w:val="0"/>
          <w:numId w:val="0"/>
        </w:numPr>
        <w:ind w:left="227"/>
        <w:rPr>
          <w:rPrChange w:id="4747" w:author="天赐 余" w:date="2025-11-29T18:12:00Z" w16du:dateUtc="2025-11-29T10:12:00Z">
            <w:rPr>
              <w:highlight w:val="yellow"/>
            </w:rPr>
          </w:rPrChange>
        </w:rPr>
      </w:pPr>
      <w:ins w:id="4748" w:author="天赐 余" w:date="2025-12-02T15:20:00Z" w16du:dateUtc="2025-12-02T07:20:00Z">
        <w:r>
          <w:rPr>
            <w:rFonts w:hint="eastAsia"/>
          </w:rPr>
          <w:t>A</w:t>
        </w:r>
      </w:ins>
      <w:del w:id="4749" w:author="天赐 余" w:date="2025-12-02T15:20:00Z" w16du:dateUtc="2025-12-02T07:20:00Z">
        <w:r w:rsidRPr="00EA47E3" w:rsidDel="008B3F78">
          <w:rPr>
            <w:rPrChange w:id="4750" w:author="天赐 余" w:date="2025-11-29T18:12:00Z" w16du:dateUtc="2025-11-29T10:12:00Z">
              <w:rPr>
                <w:highlight w:val="yellow"/>
              </w:rPr>
            </w:rPrChange>
          </w:rPr>
          <w:delText>B</w:delText>
        </w:r>
      </w:del>
      <w:r w:rsidRPr="00EA47E3">
        <w:rPr>
          <w:rPrChange w:id="4751" w:author="天赐 余" w:date="2025-11-29T18:12:00Z" w16du:dateUtc="2025-11-29T10:12:00Z">
            <w:rPr>
              <w:highlight w:val="yellow"/>
            </w:rPr>
          </w:rPrChange>
        </w:rPr>
        <w:t xml:space="preserve">.1 </w:t>
      </w:r>
      <w:r w:rsidRPr="00EA47E3">
        <w:rPr>
          <w:rFonts w:hint="eastAsia"/>
          <w:rPrChange w:id="4752" w:author="天赐 余" w:date="2025-11-29T18:12:00Z" w16du:dateUtc="2025-11-29T10:12:00Z">
            <w:rPr>
              <w:rFonts w:hint="eastAsia"/>
              <w:highlight w:val="yellow"/>
            </w:rPr>
          </w:rPrChange>
        </w:rPr>
        <w:t>外部时钟源授时</w:t>
      </w:r>
    </w:p>
    <w:p w14:paraId="4B2D2E52" w14:textId="77777777" w:rsidR="00717322" w:rsidRPr="00EA47E3" w:rsidRDefault="00000000">
      <w:pPr>
        <w:ind w:firstLineChars="0" w:firstLine="560"/>
        <w:rPr>
          <w:rPrChange w:id="4753" w:author="天赐 余" w:date="2025-11-29T18:12:00Z" w16du:dateUtc="2025-11-29T10:12:00Z">
            <w:rPr>
              <w:highlight w:val="yellow"/>
            </w:rPr>
          </w:rPrChange>
        </w:rPr>
      </w:pPr>
      <w:r w:rsidRPr="00EA47E3">
        <w:rPr>
          <w:rFonts w:hint="eastAsia"/>
          <w:rPrChange w:id="4754" w:author="天赐 余" w:date="2025-11-29T18:12:00Z" w16du:dateUtc="2025-11-29T10:12:00Z">
            <w:rPr>
              <w:rFonts w:hint="eastAsia"/>
              <w:highlight w:val="yellow"/>
            </w:rPr>
          </w:rPrChange>
        </w:rPr>
        <w:t>多个主节点可以采用外部统一授时的时钟源，例如卫星授时等方法使多个时钟域的主节点之间能够同步。具体外部授时方法不在本规范的限定范围之内。</w:t>
      </w:r>
    </w:p>
    <w:p w14:paraId="1F56EF96" w14:textId="1CE059B4" w:rsidR="00717322" w:rsidRPr="00EA47E3" w:rsidRDefault="008B3F78">
      <w:pPr>
        <w:pStyle w:val="30"/>
        <w:numPr>
          <w:ilvl w:val="0"/>
          <w:numId w:val="0"/>
        </w:numPr>
        <w:ind w:left="227"/>
        <w:rPr>
          <w:rPrChange w:id="4755" w:author="天赐 余" w:date="2025-11-29T18:12:00Z" w16du:dateUtc="2025-11-29T10:12:00Z">
            <w:rPr>
              <w:highlight w:val="yellow"/>
            </w:rPr>
          </w:rPrChange>
        </w:rPr>
      </w:pPr>
      <w:commentRangeStart w:id="4756"/>
      <w:ins w:id="4757" w:author="天赐 余" w:date="2025-12-02T15:20:00Z" w16du:dateUtc="2025-12-02T07:20:00Z">
        <w:r>
          <w:rPr>
            <w:rFonts w:hint="eastAsia"/>
          </w:rPr>
          <w:t>A</w:t>
        </w:r>
      </w:ins>
      <w:del w:id="4758" w:author="天赐 余" w:date="2025-12-02T15:20:00Z" w16du:dateUtc="2025-12-02T07:20:00Z">
        <w:r w:rsidRPr="00EA47E3" w:rsidDel="008B3F78">
          <w:rPr>
            <w:rPrChange w:id="4759" w:author="天赐 余" w:date="2025-11-29T18:12:00Z" w16du:dateUtc="2025-11-29T10:12:00Z">
              <w:rPr>
                <w:highlight w:val="yellow"/>
              </w:rPr>
            </w:rPrChange>
          </w:rPr>
          <w:delText>B</w:delText>
        </w:r>
      </w:del>
      <w:r w:rsidRPr="00EA47E3">
        <w:rPr>
          <w:rPrChange w:id="4760" w:author="天赐 余" w:date="2025-11-29T18:12:00Z" w16du:dateUtc="2025-11-29T10:12:00Z">
            <w:rPr>
              <w:highlight w:val="yellow"/>
            </w:rPr>
          </w:rPrChange>
        </w:rPr>
        <w:t>.</w:t>
      </w:r>
      <w:ins w:id="4761" w:author="天赐 余" w:date="2025-12-02T15:20:00Z" w16du:dateUtc="2025-12-02T07:20:00Z">
        <w:r>
          <w:rPr>
            <w:rFonts w:hint="eastAsia"/>
          </w:rPr>
          <w:t>2</w:t>
        </w:r>
      </w:ins>
      <w:del w:id="4762" w:author="天赐 余" w:date="2025-12-02T15:20:00Z" w16du:dateUtc="2025-12-02T07:20:00Z">
        <w:r w:rsidRPr="00EA47E3" w:rsidDel="008B3F78">
          <w:rPr>
            <w:rPrChange w:id="4763" w:author="天赐 余" w:date="2025-11-29T18:12:00Z" w16du:dateUtc="2025-11-29T10:12:00Z">
              <w:rPr>
                <w:highlight w:val="yellow"/>
              </w:rPr>
            </w:rPrChange>
          </w:rPr>
          <w:delText>1</w:delText>
        </w:r>
      </w:del>
      <w:r w:rsidRPr="00EA47E3">
        <w:rPr>
          <w:rPrChange w:id="4764" w:author="天赐 余" w:date="2025-11-29T18:12:00Z" w16du:dateUtc="2025-11-29T10:12:00Z">
            <w:rPr>
              <w:highlight w:val="yellow"/>
            </w:rPr>
          </w:rPrChange>
        </w:rPr>
        <w:t xml:space="preserve"> </w:t>
      </w:r>
      <w:ins w:id="4765" w:author="寅涵 孙" w:date="2025-12-04T14:57:00Z" w16du:dateUtc="2025-12-04T06:57:00Z">
        <w:r w:rsidR="00234B57">
          <w:rPr>
            <w:rFonts w:hint="eastAsia"/>
          </w:rPr>
          <w:t>基于</w:t>
        </w:r>
        <w:r w:rsidR="00234B57">
          <w:rPr>
            <w:rFonts w:hint="eastAsia"/>
          </w:rPr>
          <w:t xml:space="preserve">PTP </w:t>
        </w:r>
        <w:r w:rsidR="00234B57">
          <w:rPr>
            <w:rFonts w:hint="eastAsia"/>
          </w:rPr>
          <w:t>的</w:t>
        </w:r>
        <w:r w:rsidR="00234B57">
          <w:rPr>
            <w:rFonts w:hint="eastAsia"/>
          </w:rPr>
          <w:t>TAGP</w:t>
        </w:r>
        <w:r w:rsidR="00234B57">
          <w:rPr>
            <w:rFonts w:hint="eastAsia"/>
          </w:rPr>
          <w:t>实现方法</w:t>
        </w:r>
      </w:ins>
      <w:del w:id="4766" w:author="寅涵 孙" w:date="2025-12-04T14:57:00Z" w16du:dateUtc="2025-12-04T06:57:00Z">
        <w:r w:rsidRPr="00EA47E3" w:rsidDel="00234B57">
          <w:rPr>
            <w:rPrChange w:id="4767" w:author="天赐 余" w:date="2025-11-29T18:12:00Z" w16du:dateUtc="2025-11-29T10:12:00Z">
              <w:rPr>
                <w:highlight w:val="yellow"/>
              </w:rPr>
            </w:rPrChange>
          </w:rPr>
          <w:delText>MGSP</w:delText>
        </w:r>
        <w:r w:rsidRPr="00EA47E3" w:rsidDel="00234B57">
          <w:rPr>
            <w:rFonts w:hint="eastAsia"/>
            <w:rPrChange w:id="4768" w:author="天赐 余" w:date="2025-11-29T18:12:00Z" w16du:dateUtc="2025-11-29T10:12:00Z">
              <w:rPr>
                <w:rFonts w:hint="eastAsia"/>
                <w:highlight w:val="yellow"/>
              </w:rPr>
            </w:rPrChange>
          </w:rPr>
          <w:delText>算法</w:delText>
        </w:r>
      </w:del>
      <w:commentRangeEnd w:id="4756"/>
      <w:r w:rsidR="00E715CD">
        <w:rPr>
          <w:rStyle w:val="aff5"/>
          <w:rFonts w:eastAsia="宋体" w:cstheme="minorBidi"/>
          <w:bCs w:val="0"/>
          <w:kern w:val="0"/>
        </w:rPr>
        <w:commentReference w:id="4756"/>
      </w:r>
    </w:p>
    <w:p w14:paraId="65320144" w14:textId="5C736F20" w:rsidR="00717322" w:rsidRPr="00EA47E3" w:rsidDel="00234B57" w:rsidRDefault="00000000" w:rsidP="00234B57">
      <w:pPr>
        <w:ind w:firstLine="560"/>
        <w:rPr>
          <w:del w:id="4769" w:author="寅涵 孙" w:date="2025-12-04T14:57:00Z" w16du:dateUtc="2025-12-04T06:57:00Z"/>
          <w:rPrChange w:id="4770" w:author="天赐 余" w:date="2025-11-29T18:12:00Z" w16du:dateUtc="2025-11-29T10:12:00Z">
            <w:rPr>
              <w:del w:id="4771" w:author="寅涵 孙" w:date="2025-12-04T14:57:00Z" w16du:dateUtc="2025-12-04T06:57:00Z"/>
              <w:highlight w:val="yellow"/>
            </w:rPr>
          </w:rPrChange>
        </w:rPr>
      </w:pPr>
      <w:del w:id="4772" w:author="寅涵 孙" w:date="2025-12-04T14:57:00Z" w16du:dateUtc="2025-12-04T06:57:00Z">
        <w:r w:rsidRPr="00EA47E3" w:rsidDel="00234B57">
          <w:rPr>
            <w:rPrChange w:id="4773" w:author="天赐 余" w:date="2025-11-29T18:12:00Z" w16du:dateUtc="2025-11-29T10:12:00Z">
              <w:rPr>
                <w:highlight w:val="yellow"/>
              </w:rPr>
            </w:rPrChange>
          </w:rPr>
          <w:delText>MGSP</w:delText>
        </w:r>
        <w:r w:rsidRPr="00EA47E3" w:rsidDel="00234B57">
          <w:rPr>
            <w:rFonts w:hint="eastAsia"/>
            <w:rPrChange w:id="4774" w:author="天赐 余" w:date="2025-11-29T18:12:00Z" w16du:dateUtc="2025-11-29T10:12:00Z">
              <w:rPr>
                <w:rFonts w:hint="eastAsia"/>
                <w:highlight w:val="yellow"/>
              </w:rPr>
            </w:rPrChange>
          </w:rPr>
          <w:delText>全称为多</w:delText>
        </w:r>
        <w:r w:rsidRPr="00EA47E3" w:rsidDel="00234B57">
          <w:rPr>
            <w:rPrChange w:id="4775" w:author="天赐 余" w:date="2025-11-29T18:12:00Z" w16du:dateUtc="2025-11-29T10:12:00Z">
              <w:rPr>
                <w:highlight w:val="yellow"/>
              </w:rPr>
            </w:rPrChange>
          </w:rPr>
          <w:delText>GM</w:delText>
        </w:r>
        <w:r w:rsidRPr="00EA47E3" w:rsidDel="00234B57">
          <w:rPr>
            <w:rFonts w:hint="eastAsia"/>
            <w:rPrChange w:id="4776" w:author="天赐 余" w:date="2025-11-29T18:12:00Z" w16du:dateUtc="2025-11-29T10:12:00Z">
              <w:rPr>
                <w:rFonts w:hint="eastAsia"/>
                <w:highlight w:val="yellow"/>
              </w:rPr>
            </w:rPrChange>
          </w:rPr>
          <w:delText>同步协议（</w:delText>
        </w:r>
        <w:r w:rsidRPr="00EA47E3" w:rsidDel="00234B57">
          <w:rPr>
            <w:rPrChange w:id="4777" w:author="天赐 余" w:date="2025-11-29T18:12:00Z" w16du:dateUtc="2025-11-29T10:12:00Z">
              <w:rPr>
                <w:highlight w:val="yellow"/>
              </w:rPr>
            </w:rPrChange>
          </w:rPr>
          <w:delText>Multi Grandmaster Synchronization Protocol</w:delText>
        </w:r>
        <w:r w:rsidRPr="00EA47E3" w:rsidDel="00234B57">
          <w:rPr>
            <w:rFonts w:hint="eastAsia"/>
            <w:rPrChange w:id="4778" w:author="天赐 余" w:date="2025-11-29T18:12:00Z" w16du:dateUtc="2025-11-29T10:12:00Z">
              <w:rPr>
                <w:rFonts w:hint="eastAsia"/>
                <w:highlight w:val="yellow"/>
              </w:rPr>
            </w:rPrChange>
          </w:rPr>
          <w:delText>），是本规范给出的一种多时钟域中</w:delText>
        </w:r>
        <w:r w:rsidRPr="00EA47E3" w:rsidDel="00234B57">
          <w:rPr>
            <w:rPrChange w:id="4779" w:author="天赐 余" w:date="2025-11-29T18:12:00Z" w16du:dateUtc="2025-11-29T10:12:00Z">
              <w:rPr>
                <w:highlight w:val="yellow"/>
              </w:rPr>
            </w:rPrChange>
          </w:rPr>
          <w:delText>GM</w:delText>
        </w:r>
        <w:r w:rsidRPr="00EA47E3" w:rsidDel="00234B57">
          <w:rPr>
            <w:rFonts w:hint="eastAsia"/>
            <w:rPrChange w:id="4780" w:author="天赐 余" w:date="2025-11-29T18:12:00Z" w16du:dateUtc="2025-11-29T10:12:00Z">
              <w:rPr>
                <w:rFonts w:hint="eastAsia"/>
                <w:highlight w:val="yellow"/>
              </w:rPr>
            </w:rPrChange>
          </w:rPr>
          <w:delText>之间时间同步的方</w:delText>
        </w:r>
        <w:r w:rsidRPr="00EA47E3" w:rsidDel="00234B57">
          <w:rPr>
            <w:rFonts w:hint="eastAsia"/>
            <w:rPrChange w:id="4781" w:author="天赐 余" w:date="2025-11-29T18:12:00Z" w16du:dateUtc="2025-11-29T10:12:00Z">
              <w:rPr>
                <w:rFonts w:hint="eastAsia"/>
                <w:highlight w:val="yellow"/>
              </w:rPr>
            </w:rPrChange>
          </w:rPr>
          <w:lastRenderedPageBreak/>
          <w:delText>法。本节内容仅为多域主时钟同步的一种参考方法，</w:delText>
        </w:r>
      </w:del>
      <w:ins w:id="4782" w:author="天赐 余" w:date="2025-12-03T19:16:00Z" w16du:dateUtc="2025-12-03T11:16:00Z">
        <w:del w:id="4783" w:author="寅涵 孙" w:date="2025-12-04T14:57:00Z" w16du:dateUtc="2025-12-04T06:57:00Z">
          <w:r w:rsidR="00980189" w:rsidDel="00234B57">
            <w:rPr>
              <w:rFonts w:hint="eastAsia"/>
            </w:rPr>
            <w:delText>供应商</w:delText>
          </w:r>
        </w:del>
      </w:ins>
      <w:del w:id="4784" w:author="寅涵 孙" w:date="2025-12-04T14:57:00Z" w16du:dateUtc="2025-12-04T06:57:00Z">
        <w:r w:rsidRPr="00EA47E3" w:rsidDel="00234B57">
          <w:rPr>
            <w:rFonts w:hint="eastAsia"/>
            <w:rPrChange w:id="4785" w:author="天赐 余" w:date="2025-11-29T18:12:00Z" w16du:dateUtc="2025-11-29T10:12:00Z">
              <w:rPr>
                <w:rFonts w:hint="eastAsia"/>
                <w:highlight w:val="yellow"/>
              </w:rPr>
            </w:rPrChange>
          </w:rPr>
          <w:delText>设备生产商可采用其他方法，依然符合本规范。</w:delText>
        </w:r>
      </w:del>
    </w:p>
    <w:p w14:paraId="4A677B3F" w14:textId="167E4755" w:rsidR="00717322" w:rsidRPr="00EA47E3" w:rsidDel="00234B57" w:rsidRDefault="00000000" w:rsidP="00234B57">
      <w:pPr>
        <w:ind w:firstLine="560"/>
        <w:rPr>
          <w:del w:id="4786" w:author="寅涵 孙" w:date="2025-12-04T14:57:00Z" w16du:dateUtc="2025-12-04T06:57:00Z"/>
          <w:rPrChange w:id="4787" w:author="天赐 余" w:date="2025-11-29T18:12:00Z" w16du:dateUtc="2025-11-29T10:12:00Z">
            <w:rPr>
              <w:del w:id="4788" w:author="寅涵 孙" w:date="2025-12-04T14:57:00Z" w16du:dateUtc="2025-12-04T06:57:00Z"/>
              <w:highlight w:val="yellow"/>
            </w:rPr>
          </w:rPrChange>
        </w:rPr>
      </w:pPr>
      <w:del w:id="4789" w:author="寅涵 孙" w:date="2025-12-04T14:57:00Z" w16du:dateUtc="2025-12-04T06:57:00Z">
        <w:r w:rsidRPr="00EA47E3" w:rsidDel="00234B57">
          <w:rPr>
            <w:rPrChange w:id="4790" w:author="天赐 余" w:date="2025-11-29T18:12:00Z" w16du:dateUtc="2025-11-29T10:12:00Z">
              <w:rPr>
                <w:highlight w:val="yellow"/>
              </w:rPr>
            </w:rPrChange>
          </w:rPr>
          <w:delText>MGSP</w:delText>
        </w:r>
        <w:r w:rsidRPr="00EA47E3" w:rsidDel="00234B57">
          <w:rPr>
            <w:rFonts w:hint="eastAsia"/>
            <w:rPrChange w:id="4791" w:author="天赐 余" w:date="2025-11-29T18:12:00Z" w16du:dateUtc="2025-11-29T10:12:00Z">
              <w:rPr>
                <w:rFonts w:hint="eastAsia"/>
                <w:highlight w:val="yellow"/>
              </w:rPr>
            </w:rPrChange>
          </w:rPr>
          <w:delText>分为三个部分：集合、同步和共识。首先通过集合消息建立起</w:delText>
        </w:r>
        <w:r w:rsidRPr="00EA47E3" w:rsidDel="00234B57">
          <w:rPr>
            <w:rPrChange w:id="4792" w:author="天赐 余" w:date="2025-11-29T18:12:00Z" w16du:dateUtc="2025-11-29T10:12:00Z">
              <w:rPr>
                <w:highlight w:val="yellow"/>
              </w:rPr>
            </w:rPrChange>
          </w:rPr>
          <w:delText>GM</w:delText>
        </w:r>
        <w:r w:rsidRPr="00EA47E3" w:rsidDel="00234B57">
          <w:rPr>
            <w:rFonts w:hint="eastAsia"/>
            <w:rPrChange w:id="4793" w:author="天赐 余" w:date="2025-11-29T18:12:00Z" w16du:dateUtc="2025-11-29T10:12:00Z">
              <w:rPr>
                <w:rFonts w:hint="eastAsia"/>
                <w:highlight w:val="yellow"/>
              </w:rPr>
            </w:rPrChange>
          </w:rPr>
          <w:delText>间的弱同步条件，即冷启动阶段，随后通过同步消息及共识消息的定期交换建立并维护</w:delText>
        </w:r>
        <w:r w:rsidRPr="00EA47E3" w:rsidDel="00234B57">
          <w:rPr>
            <w:rPrChange w:id="4794" w:author="天赐 余" w:date="2025-11-29T18:12:00Z" w16du:dateUtc="2025-11-29T10:12:00Z">
              <w:rPr>
                <w:highlight w:val="yellow"/>
              </w:rPr>
            </w:rPrChange>
          </w:rPr>
          <w:delText>GM</w:delText>
        </w:r>
        <w:r w:rsidRPr="00EA47E3" w:rsidDel="00234B57">
          <w:rPr>
            <w:rFonts w:hint="eastAsia"/>
            <w:rPrChange w:id="4795" w:author="天赐 余" w:date="2025-11-29T18:12:00Z" w16du:dateUtc="2025-11-29T10:12:00Z">
              <w:rPr>
                <w:rFonts w:hint="eastAsia"/>
                <w:highlight w:val="yellow"/>
              </w:rPr>
            </w:rPrChange>
          </w:rPr>
          <w:delText>精确时间同步，并同时有效应对网络中可能出现的拜占庭故障。以下图为例说明</w:delText>
        </w:r>
        <w:r w:rsidRPr="00EA47E3" w:rsidDel="00234B57">
          <w:rPr>
            <w:rPrChange w:id="4796" w:author="天赐 余" w:date="2025-11-29T18:12:00Z" w16du:dateUtc="2025-11-29T10:12:00Z">
              <w:rPr>
                <w:highlight w:val="yellow"/>
              </w:rPr>
            </w:rPrChange>
          </w:rPr>
          <w:delText>MGSP</w:delText>
        </w:r>
        <w:r w:rsidRPr="00EA47E3" w:rsidDel="00234B57">
          <w:rPr>
            <w:rFonts w:hint="eastAsia"/>
            <w:rPrChange w:id="4797" w:author="天赐 余" w:date="2025-11-29T18:12:00Z" w16du:dateUtc="2025-11-29T10:12:00Z">
              <w:rPr>
                <w:rFonts w:hint="eastAsia"/>
                <w:highlight w:val="yellow"/>
              </w:rPr>
            </w:rPrChange>
          </w:rPr>
          <w:delText>的工作过程：</w:delText>
        </w:r>
      </w:del>
    </w:p>
    <w:p w14:paraId="7EF00F27" w14:textId="48C78CC6" w:rsidR="00717322" w:rsidRPr="00EA47E3" w:rsidDel="00234B57" w:rsidRDefault="00000000" w:rsidP="00234B57">
      <w:pPr>
        <w:ind w:firstLine="560"/>
        <w:rPr>
          <w:del w:id="4798" w:author="寅涵 孙" w:date="2025-12-04T14:57:00Z" w16du:dateUtc="2025-12-04T06:57:00Z"/>
          <w:rPrChange w:id="4799" w:author="天赐 余" w:date="2025-11-29T18:12:00Z" w16du:dateUtc="2025-11-29T10:12:00Z">
            <w:rPr>
              <w:del w:id="4800" w:author="寅涵 孙" w:date="2025-12-04T14:57:00Z" w16du:dateUtc="2025-12-04T06:57:00Z"/>
              <w:highlight w:val="yellow"/>
            </w:rPr>
          </w:rPrChange>
        </w:rPr>
        <w:pPrChange w:id="4801" w:author="寅涵 孙" w:date="2025-12-04T14:57:00Z" w16du:dateUtc="2025-12-04T06:57:00Z">
          <w:pPr>
            <w:keepNext/>
            <w:ind w:firstLineChars="0" w:firstLine="0"/>
            <w:jc w:val="center"/>
          </w:pPr>
        </w:pPrChange>
      </w:pPr>
      <w:del w:id="4802" w:author="寅涵 孙" w:date="2025-12-04T14:57:00Z" w16du:dateUtc="2025-12-04T06:57:00Z">
        <w:r w:rsidRPr="005442A6" w:rsidDel="00234B57">
          <w:rPr>
            <w:rFonts w:hint="eastAsia"/>
          </w:rPr>
          <w:object w:dxaOrig="5370" w:dyaOrig="2978" w14:anchorId="75957D70">
            <v:shape id="_x0000_i1033" type="#_x0000_t75" style="width:268.6pt;height:149.1pt" o:ole="">
              <v:imagedata r:id="rId32" o:title=""/>
            </v:shape>
            <o:OLEObject Type="Embed" ProgID="Visio.Drawing.15" ShapeID="_x0000_i1033" DrawAspect="Content" ObjectID="_1826365547" r:id="rId33"/>
          </w:object>
        </w:r>
      </w:del>
    </w:p>
    <w:p w14:paraId="54333FBF" w14:textId="23386250" w:rsidR="00717322" w:rsidRPr="00EA47E3" w:rsidDel="00234B57" w:rsidRDefault="00000000" w:rsidP="00234B57">
      <w:pPr>
        <w:ind w:firstLine="560"/>
        <w:rPr>
          <w:del w:id="4803" w:author="寅涵 孙" w:date="2025-12-04T14:57:00Z" w16du:dateUtc="2025-12-04T06:57:00Z"/>
          <w:rPrChange w:id="4804" w:author="天赐 余" w:date="2025-11-29T18:12:00Z" w16du:dateUtc="2025-11-29T10:12:00Z">
            <w:rPr>
              <w:del w:id="4805" w:author="寅涵 孙" w:date="2025-12-04T14:57:00Z" w16du:dateUtc="2025-12-04T06:57:00Z"/>
              <w:highlight w:val="yellow"/>
            </w:rPr>
          </w:rPrChange>
        </w:rPr>
        <w:pPrChange w:id="4806" w:author="寅涵 孙" w:date="2025-12-04T14:57:00Z" w16du:dateUtc="2025-12-04T06:57:00Z">
          <w:pPr>
            <w:pStyle w:val="a7"/>
            <w:ind w:firstLine="560"/>
          </w:pPr>
        </w:pPrChange>
      </w:pPr>
      <w:del w:id="4807" w:author="寅涵 孙" w:date="2025-12-04T14:57:00Z" w16du:dateUtc="2025-12-04T06:57:00Z">
        <w:r w:rsidRPr="00EA47E3" w:rsidDel="00234B57">
          <w:rPr>
            <w:rFonts w:hint="eastAsia"/>
            <w:rPrChange w:id="4808" w:author="天赐 余" w:date="2025-11-29T18:12:00Z" w16du:dateUtc="2025-11-29T10:12:00Z">
              <w:rPr>
                <w:rFonts w:hint="eastAsia"/>
                <w:highlight w:val="yellow"/>
              </w:rPr>
            </w:rPrChange>
          </w:rPr>
          <w:delText>图</w:delText>
        </w:r>
        <w:r w:rsidRPr="00EA47E3" w:rsidDel="00234B57">
          <w:rPr>
            <w:rPrChange w:id="4809" w:author="天赐 余" w:date="2025-11-29T18:12:00Z" w16du:dateUtc="2025-11-29T10:12:00Z">
              <w:rPr>
                <w:highlight w:val="yellow"/>
              </w:rPr>
            </w:rPrChange>
          </w:rPr>
          <w:delText xml:space="preserve"> B.1 MGSP</w:delText>
        </w:r>
        <w:r w:rsidRPr="00EA47E3" w:rsidDel="00234B57">
          <w:rPr>
            <w:rFonts w:hint="eastAsia"/>
            <w:rPrChange w:id="4810" w:author="天赐 余" w:date="2025-11-29T18:12:00Z" w16du:dateUtc="2025-11-29T10:12:00Z">
              <w:rPr>
                <w:rFonts w:hint="eastAsia"/>
                <w:highlight w:val="yellow"/>
              </w:rPr>
            </w:rPrChange>
          </w:rPr>
          <w:delText>实例拓扑</w:delText>
        </w:r>
      </w:del>
    </w:p>
    <w:p w14:paraId="4D215C74" w14:textId="04201311" w:rsidR="00717322" w:rsidRPr="00EA47E3" w:rsidDel="00234B57" w:rsidRDefault="00000000" w:rsidP="00234B57">
      <w:pPr>
        <w:ind w:firstLine="562"/>
        <w:rPr>
          <w:del w:id="4811" w:author="寅涵 孙" w:date="2025-12-04T14:57:00Z" w16du:dateUtc="2025-12-04T06:57:00Z"/>
          <w:b/>
          <w:bCs/>
          <w:rPrChange w:id="4812" w:author="天赐 余" w:date="2025-11-29T18:12:00Z" w16du:dateUtc="2025-11-29T10:12:00Z">
            <w:rPr>
              <w:del w:id="4813" w:author="寅涵 孙" w:date="2025-12-04T14:57:00Z" w16du:dateUtc="2025-12-04T06:57:00Z"/>
              <w:b/>
              <w:bCs/>
              <w:highlight w:val="yellow"/>
            </w:rPr>
          </w:rPrChange>
        </w:rPr>
      </w:pPr>
      <w:del w:id="4814" w:author="寅涵 孙" w:date="2025-12-04T14:57:00Z" w16du:dateUtc="2025-12-04T06:57:00Z">
        <w:r w:rsidRPr="00EA47E3" w:rsidDel="00234B57">
          <w:rPr>
            <w:rFonts w:hint="eastAsia"/>
            <w:b/>
            <w:bCs/>
            <w:rPrChange w:id="4815" w:author="天赐 余" w:date="2025-11-29T18:12:00Z" w16du:dateUtc="2025-11-29T10:12:00Z">
              <w:rPr>
                <w:rFonts w:hint="eastAsia"/>
                <w:b/>
                <w:bCs/>
                <w:highlight w:val="yellow"/>
              </w:rPr>
            </w:rPrChange>
          </w:rPr>
          <w:delText>第一阶段：集合建立</w:delText>
        </w:r>
      </w:del>
    </w:p>
    <w:p w14:paraId="13E4A55C" w14:textId="2584C357" w:rsidR="00717322" w:rsidRPr="00EA47E3" w:rsidDel="00234B57" w:rsidRDefault="00000000" w:rsidP="00234B57">
      <w:pPr>
        <w:ind w:firstLine="560"/>
        <w:rPr>
          <w:del w:id="4816" w:author="寅涵 孙" w:date="2025-12-04T14:57:00Z" w16du:dateUtc="2025-12-04T06:57:00Z"/>
          <w:rPrChange w:id="4817" w:author="天赐 余" w:date="2025-11-29T18:12:00Z" w16du:dateUtc="2025-11-29T10:12:00Z">
            <w:rPr>
              <w:del w:id="4818" w:author="寅涵 孙" w:date="2025-12-04T14:57:00Z" w16du:dateUtc="2025-12-04T06:57:00Z"/>
              <w:highlight w:val="yellow"/>
            </w:rPr>
          </w:rPrChange>
        </w:rPr>
      </w:pPr>
      <w:del w:id="4819" w:author="寅涵 孙" w:date="2025-12-04T14:57:00Z" w16du:dateUtc="2025-12-04T06:57:00Z">
        <w:r w:rsidRPr="00EA47E3" w:rsidDel="00234B57">
          <w:rPr>
            <w:rPrChange w:id="4820" w:author="天赐 余" w:date="2025-11-29T18:12:00Z" w16du:dateUtc="2025-11-29T10:12:00Z">
              <w:rPr>
                <w:highlight w:val="yellow"/>
              </w:rPr>
            </w:rPrChange>
          </w:rPr>
          <w:tab/>
        </w:r>
        <w:r w:rsidRPr="00EA47E3" w:rsidDel="00234B57">
          <w:rPr>
            <w:rFonts w:hint="eastAsia"/>
            <w:rPrChange w:id="4821" w:author="天赐 余" w:date="2025-11-29T18:12:00Z" w16du:dateUtc="2025-11-29T10:12:00Z">
              <w:rPr>
                <w:rFonts w:hint="eastAsia"/>
                <w:highlight w:val="yellow"/>
              </w:rPr>
            </w:rPrChange>
          </w:rPr>
          <w:delText>当某个</w:delText>
        </w:r>
        <w:r w:rsidRPr="00EA47E3" w:rsidDel="00234B57">
          <w:rPr>
            <w:rPrChange w:id="4822" w:author="天赐 余" w:date="2025-11-29T18:12:00Z" w16du:dateUtc="2025-11-29T10:12:00Z">
              <w:rPr>
                <w:highlight w:val="yellow"/>
              </w:rPr>
            </w:rPrChange>
          </w:rPr>
          <w:delText>GM</w:delText>
        </w:r>
      </w:del>
      <w:ins w:id="4823" w:author="天赐 余" w:date="2025-12-01T16:21:00Z" w16du:dateUtc="2025-12-01T08:21:00Z">
        <w:del w:id="4824" w:author="寅涵 孙" w:date="2025-12-04T14:57:00Z" w16du:dateUtc="2025-12-04T06:57:00Z">
          <w:r w:rsidR="00E07D5E" w:rsidDel="00234B57">
            <w:rPr>
              <w:rFonts w:hint="eastAsia"/>
            </w:rPr>
            <w:delText>上</w:delText>
          </w:r>
        </w:del>
      </w:ins>
      <w:del w:id="4825" w:author="寅涵 孙" w:date="2025-12-04T14:57:00Z" w16du:dateUtc="2025-12-04T06:57:00Z">
        <w:r w:rsidRPr="00EA47E3" w:rsidDel="00234B57">
          <w:rPr>
            <w:rFonts w:hint="eastAsia"/>
            <w:rPrChange w:id="4826" w:author="天赐 余" w:date="2025-11-29T18:12:00Z" w16du:dateUtc="2025-11-29T10:12:00Z">
              <w:rPr>
                <w:rFonts w:hint="eastAsia"/>
                <w:highlight w:val="yellow"/>
              </w:rPr>
            </w:rPrChange>
          </w:rPr>
          <w:delText>起电时，可能存在其他</w:delText>
        </w:r>
        <w:r w:rsidRPr="00EA47E3" w:rsidDel="00234B57">
          <w:rPr>
            <w:rPrChange w:id="4827" w:author="天赐 余" w:date="2025-11-29T18:12:00Z" w16du:dateUtc="2025-11-29T10:12:00Z">
              <w:rPr>
                <w:highlight w:val="yellow"/>
              </w:rPr>
            </w:rPrChange>
          </w:rPr>
          <w:delText>GM</w:delText>
        </w:r>
        <w:r w:rsidRPr="00EA47E3" w:rsidDel="00234B57">
          <w:rPr>
            <w:rFonts w:hint="eastAsia"/>
            <w:rPrChange w:id="4828" w:author="天赐 余" w:date="2025-11-29T18:12:00Z" w16du:dateUtc="2025-11-29T10:12:00Z">
              <w:rPr>
                <w:rFonts w:hint="eastAsia"/>
                <w:highlight w:val="yellow"/>
              </w:rPr>
            </w:rPrChange>
          </w:rPr>
          <w:delText>未起电，此时需等待所有</w:delText>
        </w:r>
        <w:r w:rsidRPr="00EA47E3" w:rsidDel="00234B57">
          <w:rPr>
            <w:rPrChange w:id="4829" w:author="天赐 余" w:date="2025-11-29T18:12:00Z" w16du:dateUtc="2025-11-29T10:12:00Z">
              <w:rPr>
                <w:highlight w:val="yellow"/>
              </w:rPr>
            </w:rPrChange>
          </w:rPr>
          <w:delText>GM</w:delText>
        </w:r>
        <w:r w:rsidRPr="00EA47E3" w:rsidDel="00234B57">
          <w:rPr>
            <w:rFonts w:hint="eastAsia"/>
            <w:rPrChange w:id="4830" w:author="天赐 余" w:date="2025-11-29T18:12:00Z" w16du:dateUtc="2025-11-29T10:12:00Z">
              <w:rPr>
                <w:rFonts w:hint="eastAsia"/>
                <w:highlight w:val="yellow"/>
              </w:rPr>
            </w:rPrChange>
          </w:rPr>
          <w:delText>起电后才能进行同步。为了使</w:delText>
        </w:r>
        <w:r w:rsidRPr="00EA47E3" w:rsidDel="00234B57">
          <w:rPr>
            <w:rPrChange w:id="4831" w:author="天赐 余" w:date="2025-11-29T18:12:00Z" w16du:dateUtc="2025-11-29T10:12:00Z">
              <w:rPr>
                <w:highlight w:val="yellow"/>
              </w:rPr>
            </w:rPrChange>
          </w:rPr>
          <w:delText>GM</w:delText>
        </w:r>
        <w:r w:rsidRPr="00EA47E3" w:rsidDel="00234B57">
          <w:rPr>
            <w:rFonts w:hint="eastAsia"/>
            <w:rPrChange w:id="4832" w:author="天赐 余" w:date="2025-11-29T18:12:00Z" w16du:dateUtc="2025-11-29T10:12:00Z">
              <w:rPr>
                <w:rFonts w:hint="eastAsia"/>
                <w:highlight w:val="yellow"/>
              </w:rPr>
            </w:rPrChange>
          </w:rPr>
          <w:delText>获取其他</w:delText>
        </w:r>
        <w:r w:rsidRPr="00EA47E3" w:rsidDel="00234B57">
          <w:rPr>
            <w:rPrChange w:id="4833" w:author="天赐 余" w:date="2025-11-29T18:12:00Z" w16du:dateUtc="2025-11-29T10:12:00Z">
              <w:rPr>
                <w:highlight w:val="yellow"/>
              </w:rPr>
            </w:rPrChange>
          </w:rPr>
          <w:delText>GM</w:delText>
        </w:r>
        <w:r w:rsidRPr="00EA47E3" w:rsidDel="00234B57">
          <w:rPr>
            <w:rFonts w:hint="eastAsia"/>
            <w:rPrChange w:id="4834" w:author="天赐 余" w:date="2025-11-29T18:12:00Z" w16du:dateUtc="2025-11-29T10:12:00Z">
              <w:rPr>
                <w:rFonts w:hint="eastAsia"/>
                <w:highlight w:val="yellow"/>
              </w:rPr>
            </w:rPrChange>
          </w:rPr>
          <w:delText>是否起电的状态，需要广播</w:delText>
        </w:r>
        <w:r w:rsidRPr="00EA47E3" w:rsidDel="00234B57">
          <w:rPr>
            <w:rPrChange w:id="4835" w:author="天赐 余" w:date="2025-11-29T18:12:00Z" w16du:dateUtc="2025-11-29T10:12:00Z">
              <w:rPr>
                <w:highlight w:val="yellow"/>
              </w:rPr>
            </w:rPrChange>
          </w:rPr>
          <w:delText>MGSP</w:delText>
        </w:r>
        <w:r w:rsidRPr="00EA47E3" w:rsidDel="00234B57">
          <w:rPr>
            <w:rFonts w:hint="eastAsia"/>
            <w:rPrChange w:id="4836" w:author="天赐 余" w:date="2025-11-29T18:12:00Z" w16du:dateUtc="2025-11-29T10:12:00Z">
              <w:rPr>
                <w:rFonts w:hint="eastAsia"/>
                <w:highlight w:val="yellow"/>
              </w:rPr>
            </w:rPrChange>
          </w:rPr>
          <w:delText>集合帧，其他</w:delText>
        </w:r>
        <w:r w:rsidRPr="00EA47E3" w:rsidDel="00234B57">
          <w:rPr>
            <w:rPrChange w:id="4837" w:author="天赐 余" w:date="2025-11-29T18:12:00Z" w16du:dateUtc="2025-11-29T10:12:00Z">
              <w:rPr>
                <w:highlight w:val="yellow"/>
              </w:rPr>
            </w:rPrChange>
          </w:rPr>
          <w:delText>GM</w:delText>
        </w:r>
        <w:r w:rsidRPr="00EA47E3" w:rsidDel="00234B57">
          <w:rPr>
            <w:rFonts w:hint="eastAsia"/>
            <w:rPrChange w:id="4838" w:author="天赐 余" w:date="2025-11-29T18:12:00Z" w16du:dateUtc="2025-11-29T10:12:00Z">
              <w:rPr>
                <w:rFonts w:hint="eastAsia"/>
                <w:highlight w:val="yellow"/>
              </w:rPr>
            </w:rPrChange>
          </w:rPr>
          <w:delText>收到后返回</w:delText>
        </w:r>
        <w:r w:rsidRPr="00EA47E3" w:rsidDel="00234B57">
          <w:rPr>
            <w:rPrChange w:id="4839" w:author="天赐 余" w:date="2025-11-29T18:12:00Z" w16du:dateUtc="2025-11-29T10:12:00Z">
              <w:rPr>
                <w:highlight w:val="yellow"/>
              </w:rPr>
            </w:rPrChange>
          </w:rPr>
          <w:delText>MGSP</w:delText>
        </w:r>
        <w:r w:rsidRPr="00EA47E3" w:rsidDel="00234B57">
          <w:rPr>
            <w:rFonts w:hint="eastAsia"/>
            <w:rPrChange w:id="4840" w:author="天赐 余" w:date="2025-11-29T18:12:00Z" w16du:dateUtc="2025-11-29T10:12:00Z">
              <w:rPr>
                <w:rFonts w:hint="eastAsia"/>
                <w:highlight w:val="yellow"/>
              </w:rPr>
            </w:rPrChange>
          </w:rPr>
          <w:delText>集合回复帧，当</w:delText>
        </w:r>
        <w:r w:rsidRPr="00EA47E3" w:rsidDel="00234B57">
          <w:rPr>
            <w:rPrChange w:id="4841" w:author="天赐 余" w:date="2025-11-29T18:12:00Z" w16du:dateUtc="2025-11-29T10:12:00Z">
              <w:rPr>
                <w:highlight w:val="yellow"/>
              </w:rPr>
            </w:rPrChange>
          </w:rPr>
          <w:delText>GM</w:delText>
        </w:r>
        <w:r w:rsidRPr="00EA47E3" w:rsidDel="00234B57">
          <w:rPr>
            <w:rFonts w:hint="eastAsia"/>
            <w:rPrChange w:id="4842" w:author="天赐 余" w:date="2025-11-29T18:12:00Z" w16du:dateUtc="2025-11-29T10:12:00Z">
              <w:rPr>
                <w:rFonts w:hint="eastAsia"/>
                <w:highlight w:val="yellow"/>
              </w:rPr>
            </w:rPrChange>
          </w:rPr>
          <w:delText>收到其他所有</w:delText>
        </w:r>
        <w:r w:rsidRPr="00EA47E3" w:rsidDel="00234B57">
          <w:rPr>
            <w:rPrChange w:id="4843" w:author="天赐 余" w:date="2025-11-29T18:12:00Z" w16du:dateUtc="2025-11-29T10:12:00Z">
              <w:rPr>
                <w:highlight w:val="yellow"/>
              </w:rPr>
            </w:rPrChange>
          </w:rPr>
          <w:delText>GM</w:delText>
        </w:r>
        <w:r w:rsidRPr="00EA47E3" w:rsidDel="00234B57">
          <w:rPr>
            <w:rFonts w:hint="eastAsia"/>
            <w:rPrChange w:id="4844" w:author="天赐 余" w:date="2025-11-29T18:12:00Z" w16du:dateUtc="2025-11-29T10:12:00Z">
              <w:rPr>
                <w:rFonts w:hint="eastAsia"/>
                <w:highlight w:val="yellow"/>
              </w:rPr>
            </w:rPrChange>
          </w:rPr>
          <w:delText>返回的</w:delText>
        </w:r>
        <w:r w:rsidRPr="00EA47E3" w:rsidDel="00234B57">
          <w:rPr>
            <w:rPrChange w:id="4845" w:author="天赐 余" w:date="2025-11-29T18:12:00Z" w16du:dateUtc="2025-11-29T10:12:00Z">
              <w:rPr>
                <w:highlight w:val="yellow"/>
              </w:rPr>
            </w:rPrChange>
          </w:rPr>
          <w:delText>MGSP</w:delText>
        </w:r>
        <w:r w:rsidRPr="00EA47E3" w:rsidDel="00234B57">
          <w:rPr>
            <w:rFonts w:hint="eastAsia"/>
            <w:rPrChange w:id="4846" w:author="天赐 余" w:date="2025-11-29T18:12:00Z" w16du:dateUtc="2025-11-29T10:12:00Z">
              <w:rPr>
                <w:rFonts w:hint="eastAsia"/>
                <w:highlight w:val="yellow"/>
              </w:rPr>
            </w:rPrChange>
          </w:rPr>
          <w:delText>集合回复帧后，成功建立起</w:delText>
        </w:r>
        <w:r w:rsidRPr="00EA47E3" w:rsidDel="00234B57">
          <w:rPr>
            <w:rPrChange w:id="4847" w:author="天赐 余" w:date="2025-11-29T18:12:00Z" w16du:dateUtc="2025-11-29T10:12:00Z">
              <w:rPr>
                <w:highlight w:val="yellow"/>
              </w:rPr>
            </w:rPrChange>
          </w:rPr>
          <w:delText>GM</w:delText>
        </w:r>
        <w:r w:rsidRPr="00EA47E3" w:rsidDel="00234B57">
          <w:rPr>
            <w:rFonts w:hint="eastAsia"/>
            <w:rPrChange w:id="4848" w:author="天赐 余" w:date="2025-11-29T18:12:00Z" w16du:dateUtc="2025-11-29T10:12:00Z">
              <w:rPr>
                <w:rFonts w:hint="eastAsia"/>
                <w:highlight w:val="yellow"/>
              </w:rPr>
            </w:rPrChange>
          </w:rPr>
          <w:delText>节点集合，此时</w:delText>
        </w:r>
        <w:r w:rsidRPr="00EA47E3" w:rsidDel="00234B57">
          <w:rPr>
            <w:rPrChange w:id="4849" w:author="天赐 余" w:date="2025-11-29T18:12:00Z" w16du:dateUtc="2025-11-29T10:12:00Z">
              <w:rPr>
                <w:highlight w:val="yellow"/>
              </w:rPr>
            </w:rPrChange>
          </w:rPr>
          <w:delText>GM</w:delText>
        </w:r>
        <w:r w:rsidRPr="00EA47E3" w:rsidDel="00234B57">
          <w:rPr>
            <w:rFonts w:hint="eastAsia"/>
            <w:rPrChange w:id="4850" w:author="天赐 余" w:date="2025-11-29T18:12:00Z" w16du:dateUtc="2025-11-29T10:12:00Z">
              <w:rPr>
                <w:rFonts w:hint="eastAsia"/>
                <w:highlight w:val="yellow"/>
              </w:rPr>
            </w:rPrChange>
          </w:rPr>
          <w:delText>节点将本地时钟置</w:delText>
        </w:r>
        <w:r w:rsidRPr="00EA47E3" w:rsidDel="00234B57">
          <w:rPr>
            <w:rPrChange w:id="4851" w:author="天赐 余" w:date="2025-11-29T18:12:00Z" w16du:dateUtc="2025-11-29T10:12:00Z">
              <w:rPr>
                <w:highlight w:val="yellow"/>
              </w:rPr>
            </w:rPrChange>
          </w:rPr>
          <w:delText>0</w:delText>
        </w:r>
        <w:r w:rsidRPr="00EA47E3" w:rsidDel="00234B57">
          <w:rPr>
            <w:rFonts w:hint="eastAsia"/>
            <w:rPrChange w:id="4852" w:author="天赐 余" w:date="2025-11-29T18:12:00Z" w16du:dateUtc="2025-11-29T10:12:00Z">
              <w:rPr>
                <w:rFonts w:hint="eastAsia"/>
                <w:highlight w:val="yellow"/>
              </w:rPr>
            </w:rPrChange>
          </w:rPr>
          <w:delText>，</w:delText>
        </w:r>
        <w:r w:rsidRPr="00EA47E3" w:rsidDel="00234B57">
          <w:rPr>
            <w:rPrChange w:id="4853" w:author="天赐 余" w:date="2025-11-29T18:12:00Z" w16du:dateUtc="2025-11-29T10:12:00Z">
              <w:rPr>
                <w:highlight w:val="yellow"/>
              </w:rPr>
            </w:rPrChange>
          </w:rPr>
          <w:delText>GM</w:delText>
        </w:r>
        <w:r w:rsidRPr="00EA47E3" w:rsidDel="00234B57">
          <w:rPr>
            <w:rFonts w:hint="eastAsia"/>
            <w:rPrChange w:id="4854" w:author="天赐 余" w:date="2025-11-29T18:12:00Z" w16du:dateUtc="2025-11-29T10:12:00Z">
              <w:rPr>
                <w:rFonts w:hint="eastAsia"/>
                <w:highlight w:val="yellow"/>
              </w:rPr>
            </w:rPrChange>
          </w:rPr>
          <w:delText>间实现了弱同步条件。该机制的合理性在于</w:delText>
        </w:r>
        <w:r w:rsidRPr="00EA47E3" w:rsidDel="00234B57">
          <w:rPr>
            <w:rPrChange w:id="4855" w:author="天赐 余" w:date="2025-11-29T18:12:00Z" w16du:dateUtc="2025-11-29T10:12:00Z">
              <w:rPr>
                <w:highlight w:val="yellow"/>
              </w:rPr>
            </w:rPrChange>
          </w:rPr>
          <w:delText>GM</w:delText>
        </w:r>
        <w:r w:rsidRPr="00EA47E3" w:rsidDel="00234B57">
          <w:rPr>
            <w:rFonts w:hint="eastAsia"/>
            <w:rPrChange w:id="4856" w:author="天赐 余" w:date="2025-11-29T18:12:00Z" w16du:dateUtc="2025-11-29T10:12:00Z">
              <w:rPr>
                <w:rFonts w:hint="eastAsia"/>
                <w:highlight w:val="yellow"/>
              </w:rPr>
            </w:rPrChange>
          </w:rPr>
          <w:delText>只有收到其他所有</w:delText>
        </w:r>
        <w:r w:rsidRPr="00EA47E3" w:rsidDel="00234B57">
          <w:rPr>
            <w:rPrChange w:id="4857" w:author="天赐 余" w:date="2025-11-29T18:12:00Z" w16du:dateUtc="2025-11-29T10:12:00Z">
              <w:rPr>
                <w:highlight w:val="yellow"/>
              </w:rPr>
            </w:rPrChange>
          </w:rPr>
          <w:delText>GM</w:delText>
        </w:r>
        <w:r w:rsidRPr="00EA47E3" w:rsidDel="00234B57">
          <w:rPr>
            <w:rFonts w:hint="eastAsia"/>
            <w:rPrChange w:id="4858" w:author="天赐 余" w:date="2025-11-29T18:12:00Z" w16du:dateUtc="2025-11-29T10:12:00Z">
              <w:rPr>
                <w:rFonts w:hint="eastAsia"/>
                <w:highlight w:val="yellow"/>
              </w:rPr>
            </w:rPrChange>
          </w:rPr>
          <w:delText>的</w:delText>
        </w:r>
        <w:r w:rsidRPr="00EA47E3" w:rsidDel="00234B57">
          <w:rPr>
            <w:rPrChange w:id="4859" w:author="天赐 余" w:date="2025-11-29T18:12:00Z" w16du:dateUtc="2025-11-29T10:12:00Z">
              <w:rPr>
                <w:highlight w:val="yellow"/>
              </w:rPr>
            </w:rPrChange>
          </w:rPr>
          <w:delText>MGSP</w:delText>
        </w:r>
        <w:r w:rsidRPr="00EA47E3" w:rsidDel="00234B57">
          <w:rPr>
            <w:rFonts w:hint="eastAsia"/>
            <w:rPrChange w:id="4860" w:author="天赐 余" w:date="2025-11-29T18:12:00Z" w16du:dateUtc="2025-11-29T10:12:00Z">
              <w:rPr>
                <w:rFonts w:hint="eastAsia"/>
                <w:highlight w:val="yellow"/>
              </w:rPr>
            </w:rPrChange>
          </w:rPr>
          <w:delText>集合回复帧时才能建立起节点集合，假设一个有</w:delText>
        </w:r>
        <w:r w:rsidRPr="00EA47E3" w:rsidDel="00234B57">
          <w:rPr>
            <w:rPrChange w:id="4861" w:author="天赐 余" w:date="2025-11-29T18:12:00Z" w16du:dateUtc="2025-11-29T10:12:00Z">
              <w:rPr>
                <w:highlight w:val="yellow"/>
              </w:rPr>
            </w:rPrChange>
          </w:rPr>
          <w:delText>3</w:delText>
        </w:r>
        <w:r w:rsidRPr="00EA47E3" w:rsidDel="00234B57">
          <w:rPr>
            <w:rFonts w:hint="eastAsia"/>
            <w:rPrChange w:id="4862" w:author="天赐 余" w:date="2025-11-29T18:12:00Z" w16du:dateUtc="2025-11-29T10:12:00Z">
              <w:rPr>
                <w:rFonts w:hint="eastAsia"/>
                <w:highlight w:val="yellow"/>
              </w:rPr>
            </w:rPrChange>
          </w:rPr>
          <w:delText>个</w:delText>
        </w:r>
        <w:r w:rsidRPr="00EA47E3" w:rsidDel="00234B57">
          <w:rPr>
            <w:rPrChange w:id="4863" w:author="天赐 余" w:date="2025-11-29T18:12:00Z" w16du:dateUtc="2025-11-29T10:12:00Z">
              <w:rPr>
                <w:highlight w:val="yellow"/>
              </w:rPr>
            </w:rPrChange>
          </w:rPr>
          <w:delText>GM</w:delText>
        </w:r>
        <w:r w:rsidRPr="00EA47E3" w:rsidDel="00234B57">
          <w:rPr>
            <w:rFonts w:hint="eastAsia"/>
            <w:rPrChange w:id="4864" w:author="天赐 余" w:date="2025-11-29T18:12:00Z" w16du:dateUtc="2025-11-29T10:12:00Z">
              <w:rPr>
                <w:rFonts w:hint="eastAsia"/>
                <w:highlight w:val="yellow"/>
              </w:rPr>
            </w:rPrChange>
          </w:rPr>
          <w:delText>的</w:delText>
        </w:r>
        <w:r w:rsidRPr="00EA47E3" w:rsidDel="00234B57">
          <w:rPr>
            <w:rPrChange w:id="4865" w:author="天赐 余" w:date="2025-11-29T18:12:00Z" w16du:dateUtc="2025-11-29T10:12:00Z">
              <w:rPr>
                <w:highlight w:val="yellow"/>
              </w:rPr>
            </w:rPrChange>
          </w:rPr>
          <w:delText>TSN</w:delText>
        </w:r>
        <w:r w:rsidRPr="00EA47E3" w:rsidDel="00234B57">
          <w:rPr>
            <w:rFonts w:hint="eastAsia"/>
            <w:rPrChange w:id="4866" w:author="天赐 余" w:date="2025-11-29T18:12:00Z" w16du:dateUtc="2025-11-29T10:12:00Z">
              <w:rPr>
                <w:rFonts w:hint="eastAsia"/>
                <w:highlight w:val="yellow"/>
              </w:rPr>
            </w:rPrChange>
          </w:rPr>
          <w:delText>多域系统，若</w:delText>
        </w:r>
        <w:r w:rsidRPr="00EA47E3" w:rsidDel="00234B57">
          <w:rPr>
            <w:rPrChange w:id="4867" w:author="天赐 余" w:date="2025-11-29T18:12:00Z" w16du:dateUtc="2025-11-29T10:12:00Z">
              <w:rPr>
                <w:highlight w:val="yellow"/>
              </w:rPr>
            </w:rPrChange>
          </w:rPr>
          <w:delText>GM3</w:delText>
        </w:r>
        <w:r w:rsidRPr="00EA47E3" w:rsidDel="00234B57">
          <w:rPr>
            <w:rFonts w:hint="eastAsia"/>
            <w:rPrChange w:id="4868" w:author="天赐 余" w:date="2025-11-29T18:12:00Z" w16du:dateUtc="2025-11-29T10:12:00Z">
              <w:rPr>
                <w:rFonts w:hint="eastAsia"/>
                <w:highlight w:val="yellow"/>
              </w:rPr>
            </w:rPrChange>
          </w:rPr>
          <w:delText>未起电，则</w:delText>
        </w:r>
        <w:r w:rsidRPr="00EA47E3" w:rsidDel="00234B57">
          <w:rPr>
            <w:rPrChange w:id="4869" w:author="天赐 余" w:date="2025-11-29T18:12:00Z" w16du:dateUtc="2025-11-29T10:12:00Z">
              <w:rPr>
                <w:highlight w:val="yellow"/>
              </w:rPr>
            </w:rPrChange>
          </w:rPr>
          <w:delText>GM1</w:delText>
        </w:r>
        <w:r w:rsidRPr="00EA47E3" w:rsidDel="00234B57">
          <w:rPr>
            <w:rFonts w:hint="eastAsia"/>
            <w:rPrChange w:id="4870" w:author="天赐 余" w:date="2025-11-29T18:12:00Z" w16du:dateUtc="2025-11-29T10:12:00Z">
              <w:rPr>
                <w:rFonts w:hint="eastAsia"/>
                <w:highlight w:val="yellow"/>
              </w:rPr>
            </w:rPrChange>
          </w:rPr>
          <w:delText>和</w:delText>
        </w:r>
        <w:r w:rsidRPr="00EA47E3" w:rsidDel="00234B57">
          <w:rPr>
            <w:rPrChange w:id="4871" w:author="天赐 余" w:date="2025-11-29T18:12:00Z" w16du:dateUtc="2025-11-29T10:12:00Z">
              <w:rPr>
                <w:highlight w:val="yellow"/>
              </w:rPr>
            </w:rPrChange>
          </w:rPr>
          <w:delText>GM2</w:delText>
        </w:r>
        <w:r w:rsidRPr="00EA47E3" w:rsidDel="00234B57">
          <w:rPr>
            <w:rFonts w:hint="eastAsia"/>
            <w:rPrChange w:id="4872" w:author="天赐 余" w:date="2025-11-29T18:12:00Z" w16du:dateUtc="2025-11-29T10:12:00Z">
              <w:rPr>
                <w:rFonts w:hint="eastAsia"/>
                <w:highlight w:val="yellow"/>
              </w:rPr>
            </w:rPrChange>
          </w:rPr>
          <w:delText>无法建立集合；若</w:delText>
        </w:r>
        <w:r w:rsidRPr="00EA47E3" w:rsidDel="00234B57">
          <w:rPr>
            <w:rPrChange w:id="4873" w:author="天赐 余" w:date="2025-11-29T18:12:00Z" w16du:dateUtc="2025-11-29T10:12:00Z">
              <w:rPr>
                <w:highlight w:val="yellow"/>
              </w:rPr>
            </w:rPrChange>
          </w:rPr>
          <w:delText>GM3</w:delText>
        </w:r>
        <w:r w:rsidRPr="00EA47E3" w:rsidDel="00234B57">
          <w:rPr>
            <w:rFonts w:hint="eastAsia"/>
            <w:rPrChange w:id="4874" w:author="天赐 余" w:date="2025-11-29T18:12:00Z" w16du:dateUtc="2025-11-29T10:12:00Z">
              <w:rPr>
                <w:rFonts w:hint="eastAsia"/>
                <w:highlight w:val="yellow"/>
              </w:rPr>
            </w:rPrChange>
          </w:rPr>
          <w:delText>最后起电，当它收到</w:delText>
        </w:r>
        <w:r w:rsidRPr="00EA47E3" w:rsidDel="00234B57">
          <w:rPr>
            <w:rPrChange w:id="4875" w:author="天赐 余" w:date="2025-11-29T18:12:00Z" w16du:dateUtc="2025-11-29T10:12:00Z">
              <w:rPr>
                <w:highlight w:val="yellow"/>
              </w:rPr>
            </w:rPrChange>
          </w:rPr>
          <w:delText>MGSP</w:delText>
        </w:r>
        <w:r w:rsidRPr="00EA47E3" w:rsidDel="00234B57">
          <w:rPr>
            <w:rFonts w:hint="eastAsia"/>
            <w:rPrChange w:id="4876" w:author="天赐 余" w:date="2025-11-29T18:12:00Z" w16du:dateUtc="2025-11-29T10:12:00Z">
              <w:rPr>
                <w:rFonts w:hint="eastAsia"/>
                <w:highlight w:val="yellow"/>
              </w:rPr>
            </w:rPrChange>
          </w:rPr>
          <w:delText>集合帧时会进行回复，同时广播自己的</w:delText>
        </w:r>
        <w:r w:rsidRPr="00EA47E3" w:rsidDel="00234B57">
          <w:rPr>
            <w:rPrChange w:id="4877" w:author="天赐 余" w:date="2025-11-29T18:12:00Z" w16du:dateUtc="2025-11-29T10:12:00Z">
              <w:rPr>
                <w:highlight w:val="yellow"/>
              </w:rPr>
            </w:rPrChange>
          </w:rPr>
          <w:delText>MGSP</w:delText>
        </w:r>
        <w:r w:rsidRPr="00EA47E3" w:rsidDel="00234B57">
          <w:rPr>
            <w:rFonts w:hint="eastAsia"/>
            <w:rPrChange w:id="4878" w:author="天赐 余" w:date="2025-11-29T18:12:00Z" w16du:dateUtc="2025-11-29T10:12:00Z">
              <w:rPr>
                <w:rFonts w:hint="eastAsia"/>
                <w:highlight w:val="yellow"/>
              </w:rPr>
            </w:rPrChange>
          </w:rPr>
          <w:delText>集合帧，其他</w:delText>
        </w:r>
        <w:r w:rsidRPr="00EA47E3" w:rsidDel="00234B57">
          <w:rPr>
            <w:rPrChange w:id="4879" w:author="天赐 余" w:date="2025-11-29T18:12:00Z" w16du:dateUtc="2025-11-29T10:12:00Z">
              <w:rPr>
                <w:highlight w:val="yellow"/>
              </w:rPr>
            </w:rPrChange>
          </w:rPr>
          <w:delText>GM</w:delText>
        </w:r>
        <w:r w:rsidRPr="00EA47E3" w:rsidDel="00234B57">
          <w:rPr>
            <w:rFonts w:hint="eastAsia"/>
            <w:rPrChange w:id="4880" w:author="天赐 余" w:date="2025-11-29T18:12:00Z" w16du:dateUtc="2025-11-29T10:12:00Z">
              <w:rPr>
                <w:rFonts w:hint="eastAsia"/>
                <w:highlight w:val="yellow"/>
              </w:rPr>
            </w:rPrChange>
          </w:rPr>
          <w:delText>收到后会立即作出回复，即使</w:delText>
        </w:r>
        <w:r w:rsidRPr="00EA47E3" w:rsidDel="00234B57">
          <w:rPr>
            <w:rPrChange w:id="4881" w:author="天赐 余" w:date="2025-11-29T18:12:00Z" w16du:dateUtc="2025-11-29T10:12:00Z">
              <w:rPr>
                <w:highlight w:val="yellow"/>
              </w:rPr>
            </w:rPrChange>
          </w:rPr>
          <w:delText>GM1</w:delText>
        </w:r>
        <w:r w:rsidRPr="00EA47E3" w:rsidDel="00234B57">
          <w:rPr>
            <w:rFonts w:hint="eastAsia"/>
            <w:rPrChange w:id="4882" w:author="天赐 余" w:date="2025-11-29T18:12:00Z" w16du:dateUtc="2025-11-29T10:12:00Z">
              <w:rPr>
                <w:rFonts w:hint="eastAsia"/>
                <w:highlight w:val="yellow"/>
              </w:rPr>
            </w:rPrChange>
          </w:rPr>
          <w:delText>和</w:delText>
        </w:r>
        <w:r w:rsidRPr="00EA47E3" w:rsidDel="00234B57">
          <w:rPr>
            <w:rPrChange w:id="4883" w:author="天赐 余" w:date="2025-11-29T18:12:00Z" w16du:dateUtc="2025-11-29T10:12:00Z">
              <w:rPr>
                <w:highlight w:val="yellow"/>
              </w:rPr>
            </w:rPrChange>
          </w:rPr>
          <w:lastRenderedPageBreak/>
          <w:delText>GM2</w:delText>
        </w:r>
        <w:r w:rsidRPr="00EA47E3" w:rsidDel="00234B57">
          <w:rPr>
            <w:rFonts w:hint="eastAsia"/>
            <w:rPrChange w:id="4884" w:author="天赐 余" w:date="2025-11-29T18:12:00Z" w16du:dateUtc="2025-11-29T10:12:00Z">
              <w:rPr>
                <w:rFonts w:hint="eastAsia"/>
                <w:highlight w:val="yellow"/>
              </w:rPr>
            </w:rPrChange>
          </w:rPr>
          <w:delText>先建立起</w:delText>
        </w:r>
        <w:r w:rsidRPr="00EA47E3" w:rsidDel="00234B57">
          <w:rPr>
            <w:rPrChange w:id="4885" w:author="天赐 余" w:date="2025-11-29T18:12:00Z" w16du:dateUtc="2025-11-29T10:12:00Z">
              <w:rPr>
                <w:highlight w:val="yellow"/>
              </w:rPr>
            </w:rPrChange>
          </w:rPr>
          <w:delText>GM</w:delText>
        </w:r>
        <w:r w:rsidRPr="00EA47E3" w:rsidDel="00234B57">
          <w:rPr>
            <w:rFonts w:hint="eastAsia"/>
            <w:rPrChange w:id="4886" w:author="天赐 余" w:date="2025-11-29T18:12:00Z" w16du:dateUtc="2025-11-29T10:12:00Z">
              <w:rPr>
                <w:rFonts w:hint="eastAsia"/>
                <w:highlight w:val="yellow"/>
              </w:rPr>
            </w:rPrChange>
          </w:rPr>
          <w:delText>节点集合，</w:delText>
        </w:r>
        <w:r w:rsidRPr="00EA47E3" w:rsidDel="00234B57">
          <w:rPr>
            <w:rPrChange w:id="4887" w:author="天赐 余" w:date="2025-11-29T18:12:00Z" w16du:dateUtc="2025-11-29T10:12:00Z">
              <w:rPr>
                <w:highlight w:val="yellow"/>
              </w:rPr>
            </w:rPrChange>
          </w:rPr>
          <w:delText>GM3</w:delText>
        </w:r>
        <w:r w:rsidRPr="00EA47E3" w:rsidDel="00234B57">
          <w:rPr>
            <w:rFonts w:hint="eastAsia"/>
            <w:rPrChange w:id="4888" w:author="天赐 余" w:date="2025-11-29T18:12:00Z" w16du:dateUtc="2025-11-29T10:12:00Z">
              <w:rPr>
                <w:rFonts w:hint="eastAsia"/>
                <w:highlight w:val="yellow"/>
              </w:rPr>
            </w:rPrChange>
          </w:rPr>
          <w:delText>也会在一定时间范围内成功建立起集合。若消息传输延迟上界为微秒级，则此时</w:delText>
        </w:r>
        <w:r w:rsidRPr="00EA47E3" w:rsidDel="00234B57">
          <w:rPr>
            <w:rPrChange w:id="4889" w:author="天赐 余" w:date="2025-11-29T18:12:00Z" w16du:dateUtc="2025-11-29T10:12:00Z">
              <w:rPr>
                <w:highlight w:val="yellow"/>
              </w:rPr>
            </w:rPrChange>
          </w:rPr>
          <w:delText>GM</w:delText>
        </w:r>
        <w:r w:rsidRPr="00EA47E3" w:rsidDel="00234B57">
          <w:rPr>
            <w:rFonts w:hint="eastAsia"/>
            <w:rPrChange w:id="4890" w:author="天赐 余" w:date="2025-11-29T18:12:00Z" w16du:dateUtc="2025-11-29T10:12:00Z">
              <w:rPr>
                <w:rFonts w:hint="eastAsia"/>
                <w:highlight w:val="yellow"/>
              </w:rPr>
            </w:rPrChange>
          </w:rPr>
          <w:delText>间的时间差限制在了微秒级。</w:delText>
        </w:r>
      </w:del>
    </w:p>
    <w:p w14:paraId="45A87E62" w14:textId="3CAE6FA9" w:rsidR="00717322" w:rsidRPr="00EA47E3" w:rsidDel="00234B57" w:rsidRDefault="00000000" w:rsidP="00234B57">
      <w:pPr>
        <w:ind w:firstLine="562"/>
        <w:rPr>
          <w:del w:id="4891" w:author="寅涵 孙" w:date="2025-12-04T14:57:00Z" w16du:dateUtc="2025-12-04T06:57:00Z"/>
          <w:b/>
          <w:bCs/>
          <w:rPrChange w:id="4892" w:author="天赐 余" w:date="2025-11-29T18:12:00Z" w16du:dateUtc="2025-11-29T10:12:00Z">
            <w:rPr>
              <w:del w:id="4893" w:author="寅涵 孙" w:date="2025-12-04T14:57:00Z" w16du:dateUtc="2025-12-04T06:57:00Z"/>
              <w:b/>
              <w:bCs/>
              <w:highlight w:val="yellow"/>
            </w:rPr>
          </w:rPrChange>
        </w:rPr>
      </w:pPr>
      <w:del w:id="4894" w:author="寅涵 孙" w:date="2025-12-04T14:57:00Z" w16du:dateUtc="2025-12-04T06:57:00Z">
        <w:r w:rsidRPr="00EA47E3" w:rsidDel="00234B57">
          <w:rPr>
            <w:rFonts w:hint="eastAsia"/>
            <w:b/>
            <w:bCs/>
            <w:rPrChange w:id="4895" w:author="天赐 余" w:date="2025-11-29T18:12:00Z" w16du:dateUtc="2025-11-29T10:12:00Z">
              <w:rPr>
                <w:rFonts w:hint="eastAsia"/>
                <w:b/>
                <w:bCs/>
                <w:highlight w:val="yellow"/>
              </w:rPr>
            </w:rPrChange>
          </w:rPr>
          <w:delText>第二阶段：同步帧分发</w:delText>
        </w:r>
      </w:del>
    </w:p>
    <w:p w14:paraId="6C0545C6" w14:textId="338A674F" w:rsidR="00717322" w:rsidRPr="00EA47E3" w:rsidDel="00234B57" w:rsidRDefault="00000000" w:rsidP="00234B57">
      <w:pPr>
        <w:ind w:firstLine="560"/>
        <w:rPr>
          <w:del w:id="4896" w:author="寅涵 孙" w:date="2025-12-04T14:57:00Z" w16du:dateUtc="2025-12-04T06:57:00Z"/>
          <w:rPrChange w:id="4897" w:author="天赐 余" w:date="2025-11-29T18:12:00Z" w16du:dateUtc="2025-11-29T10:12:00Z">
            <w:rPr>
              <w:del w:id="4898" w:author="寅涵 孙" w:date="2025-12-04T14:57:00Z" w16du:dateUtc="2025-12-04T06:57:00Z"/>
              <w:highlight w:val="yellow"/>
            </w:rPr>
          </w:rPrChange>
        </w:rPr>
      </w:pPr>
      <w:del w:id="4899" w:author="寅涵 孙" w:date="2025-12-04T14:57:00Z" w16du:dateUtc="2025-12-04T06:57:00Z">
        <w:r w:rsidRPr="00EA47E3" w:rsidDel="00234B57">
          <w:rPr>
            <w:rFonts w:hint="eastAsia"/>
            <w:rPrChange w:id="4900" w:author="天赐 余" w:date="2025-11-29T18:12:00Z" w16du:dateUtc="2025-11-29T10:12:00Z">
              <w:rPr>
                <w:rFonts w:hint="eastAsia"/>
                <w:highlight w:val="yellow"/>
              </w:rPr>
            </w:rPrChange>
          </w:rPr>
          <w:delText>在同步周期开始时，所有</w:delText>
        </w:r>
        <w:r w:rsidRPr="00EA47E3" w:rsidDel="00234B57">
          <w:rPr>
            <w:rPrChange w:id="4901" w:author="天赐 余" w:date="2025-11-29T18:12:00Z" w16du:dateUtc="2025-11-29T10:12:00Z">
              <w:rPr>
                <w:highlight w:val="yellow"/>
              </w:rPr>
            </w:rPrChange>
          </w:rPr>
          <w:delText>GM</w:delText>
        </w:r>
        <w:r w:rsidRPr="00EA47E3" w:rsidDel="00234B57">
          <w:rPr>
            <w:rFonts w:hint="eastAsia"/>
            <w:rPrChange w:id="4902" w:author="天赐 余" w:date="2025-11-29T18:12:00Z" w16du:dateUtc="2025-11-29T10:12:00Z">
              <w:rPr>
                <w:rFonts w:hint="eastAsia"/>
                <w:highlight w:val="yellow"/>
              </w:rPr>
            </w:rPrChange>
          </w:rPr>
          <w:delText>节点均广播时间同步帧，携带自身的</w:delText>
        </w:r>
        <w:r w:rsidRPr="00EA47E3" w:rsidDel="00234B57">
          <w:rPr>
            <w:rPrChange w:id="4903" w:author="天赐 余" w:date="2025-11-29T18:12:00Z" w16du:dateUtc="2025-11-29T10:12:00Z">
              <w:rPr>
                <w:highlight w:val="yellow"/>
              </w:rPr>
            </w:rPrChange>
          </w:rPr>
          <w:delText>GM</w:delText>
        </w:r>
        <w:r w:rsidRPr="00EA47E3" w:rsidDel="00234B57">
          <w:rPr>
            <w:rFonts w:hint="eastAsia"/>
            <w:rPrChange w:id="4904" w:author="天赐 余" w:date="2025-11-29T18:12:00Z" w16du:dateUtc="2025-11-29T10:12:00Z">
              <w:rPr>
                <w:rFonts w:hint="eastAsia"/>
                <w:highlight w:val="yellow"/>
              </w:rPr>
            </w:rPrChange>
          </w:rPr>
          <w:delText>时钟值。此阶段的目标是让每个</w:delText>
        </w:r>
        <w:r w:rsidRPr="00EA47E3" w:rsidDel="00234B57">
          <w:rPr>
            <w:rPrChange w:id="4905" w:author="天赐 余" w:date="2025-11-29T18:12:00Z" w16du:dateUtc="2025-11-29T10:12:00Z">
              <w:rPr>
                <w:highlight w:val="yellow"/>
              </w:rPr>
            </w:rPrChange>
          </w:rPr>
          <w:delText>GM</w:delText>
        </w:r>
        <w:r w:rsidRPr="00EA47E3" w:rsidDel="00234B57">
          <w:rPr>
            <w:rFonts w:hint="eastAsia"/>
            <w:rPrChange w:id="4906" w:author="天赐 余" w:date="2025-11-29T18:12:00Z" w16du:dateUtc="2025-11-29T10:12:00Z">
              <w:rPr>
                <w:rFonts w:hint="eastAsia"/>
                <w:highlight w:val="yellow"/>
              </w:rPr>
            </w:rPrChange>
          </w:rPr>
          <w:delText>都收集到来自其他所有</w:delText>
        </w:r>
        <w:r w:rsidRPr="00EA47E3" w:rsidDel="00234B57">
          <w:rPr>
            <w:rPrChange w:id="4907" w:author="天赐 余" w:date="2025-11-29T18:12:00Z" w16du:dateUtc="2025-11-29T10:12:00Z">
              <w:rPr>
                <w:highlight w:val="yellow"/>
              </w:rPr>
            </w:rPrChange>
          </w:rPr>
          <w:delText>GM</w:delText>
        </w:r>
        <w:r w:rsidRPr="00EA47E3" w:rsidDel="00234B57">
          <w:rPr>
            <w:rFonts w:hint="eastAsia"/>
            <w:rPrChange w:id="4908" w:author="天赐 余" w:date="2025-11-29T18:12:00Z" w16du:dateUtc="2025-11-29T10:12:00Z">
              <w:rPr>
                <w:rFonts w:hint="eastAsia"/>
                <w:highlight w:val="yellow"/>
              </w:rPr>
            </w:rPrChange>
          </w:rPr>
          <w:delText>的时间信息，为后续的共识提供基础。</w:delText>
        </w:r>
      </w:del>
    </w:p>
    <w:p w14:paraId="2152A468" w14:textId="6F5B4E5E" w:rsidR="00717322" w:rsidRPr="00EA47E3" w:rsidDel="00234B57" w:rsidRDefault="00000000" w:rsidP="00234B57">
      <w:pPr>
        <w:ind w:firstLine="560"/>
        <w:rPr>
          <w:del w:id="4909" w:author="寅涵 孙" w:date="2025-12-04T14:57:00Z" w16du:dateUtc="2025-12-04T06:57:00Z"/>
          <w:rPrChange w:id="4910" w:author="天赐 余" w:date="2025-11-29T18:12:00Z" w16du:dateUtc="2025-11-29T10:12:00Z">
            <w:rPr>
              <w:del w:id="4911" w:author="寅涵 孙" w:date="2025-12-04T14:57:00Z" w16du:dateUtc="2025-12-04T06:57:00Z"/>
              <w:highlight w:val="yellow"/>
            </w:rPr>
          </w:rPrChange>
        </w:rPr>
      </w:pPr>
      <w:del w:id="4912" w:author="寅涵 孙" w:date="2025-12-04T14:57:00Z" w16du:dateUtc="2025-12-04T06:57:00Z">
        <w:r w:rsidRPr="00EA47E3" w:rsidDel="00234B57">
          <w:rPr>
            <w:rFonts w:hint="eastAsia"/>
            <w:rPrChange w:id="4913" w:author="天赐 余" w:date="2025-11-29T18:12:00Z" w16du:dateUtc="2025-11-29T10:12:00Z">
              <w:rPr>
                <w:rFonts w:hint="eastAsia"/>
                <w:highlight w:val="yellow"/>
              </w:rPr>
            </w:rPrChange>
          </w:rPr>
          <w:delText>假设一个具有</w:delText>
        </w:r>
        <w:r w:rsidRPr="00EA47E3" w:rsidDel="00234B57">
          <w:rPr>
            <w:rPrChange w:id="4914" w:author="天赐 余" w:date="2025-11-29T18:12:00Z" w16du:dateUtc="2025-11-29T10:12:00Z">
              <w:rPr>
                <w:highlight w:val="yellow"/>
              </w:rPr>
            </w:rPrChange>
          </w:rPr>
          <w:delText>3</w:delText>
        </w:r>
        <w:r w:rsidRPr="00EA47E3" w:rsidDel="00234B57">
          <w:rPr>
            <w:rFonts w:hint="eastAsia"/>
            <w:rPrChange w:id="4915" w:author="天赐 余" w:date="2025-11-29T18:12:00Z" w16du:dateUtc="2025-11-29T10:12:00Z">
              <w:rPr>
                <w:rFonts w:hint="eastAsia"/>
                <w:highlight w:val="yellow"/>
              </w:rPr>
            </w:rPrChange>
          </w:rPr>
          <w:delText>个</w:delText>
        </w:r>
        <w:r w:rsidRPr="00EA47E3" w:rsidDel="00234B57">
          <w:rPr>
            <w:rPrChange w:id="4916" w:author="天赐 余" w:date="2025-11-29T18:12:00Z" w16du:dateUtc="2025-11-29T10:12:00Z">
              <w:rPr>
                <w:highlight w:val="yellow"/>
              </w:rPr>
            </w:rPrChange>
          </w:rPr>
          <w:delText>GM</w:delText>
        </w:r>
        <w:r w:rsidRPr="00EA47E3" w:rsidDel="00234B57">
          <w:rPr>
            <w:rFonts w:hint="eastAsia"/>
            <w:rPrChange w:id="4917" w:author="天赐 余" w:date="2025-11-29T18:12:00Z" w16du:dateUtc="2025-11-29T10:12:00Z">
              <w:rPr>
                <w:rFonts w:hint="eastAsia"/>
                <w:highlight w:val="yellow"/>
              </w:rPr>
            </w:rPrChange>
          </w:rPr>
          <w:delText>节点的多域</w:delText>
        </w:r>
        <w:r w:rsidRPr="00EA47E3" w:rsidDel="00234B57">
          <w:rPr>
            <w:rPrChange w:id="4918" w:author="天赐 余" w:date="2025-11-29T18:12:00Z" w16du:dateUtc="2025-11-29T10:12:00Z">
              <w:rPr>
                <w:highlight w:val="yellow"/>
              </w:rPr>
            </w:rPrChange>
          </w:rPr>
          <w:delText>TSN</w:delText>
        </w:r>
        <w:r w:rsidRPr="00EA47E3" w:rsidDel="00234B57">
          <w:rPr>
            <w:rFonts w:hint="eastAsia"/>
            <w:rPrChange w:id="4919" w:author="天赐 余" w:date="2025-11-29T18:12:00Z" w16du:dateUtc="2025-11-29T10:12:00Z">
              <w:rPr>
                <w:rFonts w:hint="eastAsia"/>
                <w:highlight w:val="yellow"/>
              </w:rPr>
            </w:rPrChange>
          </w:rPr>
          <w:delText>时间同步系统，对于域</w:delText>
        </w:r>
        <w:r w:rsidRPr="00EA47E3" w:rsidDel="00234B57">
          <w:rPr>
            <w:rPrChange w:id="4920" w:author="天赐 余" w:date="2025-11-29T18:12:00Z" w16du:dateUtc="2025-11-29T10:12:00Z">
              <w:rPr>
                <w:highlight w:val="yellow"/>
              </w:rPr>
            </w:rPrChange>
          </w:rPr>
          <w:delText>1</w:delText>
        </w:r>
        <w:r w:rsidRPr="00EA47E3" w:rsidDel="00234B57">
          <w:rPr>
            <w:rFonts w:hint="eastAsia"/>
            <w:rPrChange w:id="4921" w:author="天赐 余" w:date="2025-11-29T18:12:00Z" w16du:dateUtc="2025-11-29T10:12:00Z">
              <w:rPr>
                <w:rFonts w:hint="eastAsia"/>
                <w:highlight w:val="yellow"/>
              </w:rPr>
            </w:rPrChange>
          </w:rPr>
          <w:delText>来说，</w:delText>
        </w:r>
        <w:r w:rsidRPr="00EA47E3" w:rsidDel="00234B57">
          <w:rPr>
            <w:rPrChange w:id="4922" w:author="天赐 余" w:date="2025-11-29T18:12:00Z" w16du:dateUtc="2025-11-29T10:12:00Z">
              <w:rPr>
                <w:highlight w:val="yellow"/>
              </w:rPr>
            </w:rPrChange>
          </w:rPr>
          <w:delText>GM1</w:delText>
        </w:r>
        <w:r w:rsidRPr="00EA47E3" w:rsidDel="00234B57">
          <w:rPr>
            <w:rFonts w:hint="eastAsia"/>
            <w:rPrChange w:id="4923" w:author="天赐 余" w:date="2025-11-29T18:12:00Z" w16du:dateUtc="2025-11-29T10:12:00Z">
              <w:rPr>
                <w:rFonts w:hint="eastAsia"/>
                <w:highlight w:val="yellow"/>
              </w:rPr>
            </w:rPrChange>
          </w:rPr>
          <w:delText>是主节点，</w:delText>
        </w:r>
        <w:r w:rsidRPr="00EA47E3" w:rsidDel="00234B57">
          <w:rPr>
            <w:rPrChange w:id="4924" w:author="天赐 余" w:date="2025-11-29T18:12:00Z" w16du:dateUtc="2025-11-29T10:12:00Z">
              <w:rPr>
                <w:highlight w:val="yellow"/>
              </w:rPr>
            </w:rPrChange>
          </w:rPr>
          <w:delText>GM2</w:delText>
        </w:r>
        <w:r w:rsidRPr="00EA47E3" w:rsidDel="00234B57">
          <w:rPr>
            <w:rFonts w:hint="eastAsia"/>
            <w:rPrChange w:id="4925" w:author="天赐 余" w:date="2025-11-29T18:12:00Z" w16du:dateUtc="2025-11-29T10:12:00Z">
              <w:rPr>
                <w:rFonts w:hint="eastAsia"/>
                <w:highlight w:val="yellow"/>
              </w:rPr>
            </w:rPrChange>
          </w:rPr>
          <w:delText>和</w:delText>
        </w:r>
        <w:r w:rsidRPr="00EA47E3" w:rsidDel="00234B57">
          <w:rPr>
            <w:rPrChange w:id="4926" w:author="天赐 余" w:date="2025-11-29T18:12:00Z" w16du:dateUtc="2025-11-29T10:12:00Z">
              <w:rPr>
                <w:highlight w:val="yellow"/>
              </w:rPr>
            </w:rPrChange>
          </w:rPr>
          <w:delText>GM3</w:delText>
        </w:r>
        <w:r w:rsidRPr="00EA47E3" w:rsidDel="00234B57">
          <w:rPr>
            <w:rFonts w:hint="eastAsia"/>
            <w:rPrChange w:id="4927" w:author="天赐 余" w:date="2025-11-29T18:12:00Z" w16du:dateUtc="2025-11-29T10:12:00Z">
              <w:rPr>
                <w:rFonts w:hint="eastAsia"/>
                <w:highlight w:val="yellow"/>
              </w:rPr>
            </w:rPrChange>
          </w:rPr>
          <w:delText>是从节点，同理其他域也是如此。由于采用多路冗余架构，</w:delText>
        </w:r>
        <w:r w:rsidRPr="00EA47E3" w:rsidDel="00234B57">
          <w:rPr>
            <w:rPrChange w:id="4928" w:author="天赐 余" w:date="2025-11-29T18:12:00Z" w16du:dateUtc="2025-11-29T10:12:00Z">
              <w:rPr>
                <w:highlight w:val="yellow"/>
              </w:rPr>
            </w:rPrChange>
          </w:rPr>
          <w:delText>GM2</w:delText>
        </w:r>
        <w:r w:rsidRPr="00EA47E3" w:rsidDel="00234B57">
          <w:rPr>
            <w:rFonts w:hint="eastAsia"/>
            <w:rPrChange w:id="4929" w:author="天赐 余" w:date="2025-11-29T18:12:00Z" w16du:dateUtc="2025-11-29T10:12:00Z">
              <w:rPr>
                <w:rFonts w:hint="eastAsia"/>
                <w:highlight w:val="yellow"/>
              </w:rPr>
            </w:rPrChange>
          </w:rPr>
          <w:delText>会收到来自</w:delText>
        </w:r>
        <w:r w:rsidRPr="00EA47E3" w:rsidDel="00234B57">
          <w:rPr>
            <w:rPrChange w:id="4930" w:author="天赐 余" w:date="2025-11-29T18:12:00Z" w16du:dateUtc="2025-11-29T10:12:00Z">
              <w:rPr>
                <w:highlight w:val="yellow"/>
              </w:rPr>
            </w:rPrChange>
          </w:rPr>
          <w:delText>GM1</w:delText>
        </w:r>
        <w:r w:rsidRPr="00EA47E3" w:rsidDel="00234B57">
          <w:rPr>
            <w:rFonts w:hint="eastAsia"/>
            <w:rPrChange w:id="4931" w:author="天赐 余" w:date="2025-11-29T18:12:00Z" w16du:dateUtc="2025-11-29T10:12:00Z">
              <w:rPr>
                <w:rFonts w:hint="eastAsia"/>
                <w:highlight w:val="yellow"/>
              </w:rPr>
            </w:rPrChange>
          </w:rPr>
          <w:delText>的冗余同步帧，首先利用冗余信息对</w:delText>
        </w:r>
        <w:r w:rsidRPr="00EA47E3" w:rsidDel="00234B57">
          <w:rPr>
            <w:rPrChange w:id="4932" w:author="天赐 余" w:date="2025-11-29T18:12:00Z" w16du:dateUtc="2025-11-29T10:12:00Z">
              <w:rPr>
                <w:highlight w:val="yellow"/>
              </w:rPr>
            </w:rPrChange>
          </w:rPr>
          <w:delText>GM1</w:delText>
        </w:r>
        <w:r w:rsidRPr="00EA47E3" w:rsidDel="00234B57">
          <w:rPr>
            <w:rFonts w:hint="eastAsia"/>
            <w:rPrChange w:id="4933" w:author="天赐 余" w:date="2025-11-29T18:12:00Z" w16du:dateUtc="2025-11-29T10:12:00Z">
              <w:rPr>
                <w:rFonts w:hint="eastAsia"/>
                <w:highlight w:val="yellow"/>
              </w:rPr>
            </w:rPrChange>
          </w:rPr>
          <w:delText>进行初步故障检测，若</w:delText>
        </w:r>
        <w:r w:rsidRPr="00EA47E3" w:rsidDel="00234B57">
          <w:rPr>
            <w:rPrChange w:id="4934" w:author="天赐 余" w:date="2025-11-29T18:12:00Z" w16du:dateUtc="2025-11-29T10:12:00Z">
              <w:rPr>
                <w:highlight w:val="yellow"/>
              </w:rPr>
            </w:rPrChange>
          </w:rPr>
          <w:delText>GM2</w:delText>
        </w:r>
        <w:r w:rsidRPr="00EA47E3" w:rsidDel="00234B57">
          <w:rPr>
            <w:rFonts w:hint="eastAsia"/>
            <w:rPrChange w:id="4935" w:author="天赐 余" w:date="2025-11-29T18:12:00Z" w16du:dateUtc="2025-11-29T10:12:00Z">
              <w:rPr>
                <w:rFonts w:hint="eastAsia"/>
                <w:highlight w:val="yellow"/>
              </w:rPr>
            </w:rPrChange>
          </w:rPr>
          <w:delText>认为</w:delText>
        </w:r>
        <w:r w:rsidRPr="00EA47E3" w:rsidDel="00234B57">
          <w:rPr>
            <w:rPrChange w:id="4936" w:author="天赐 余" w:date="2025-11-29T18:12:00Z" w16du:dateUtc="2025-11-29T10:12:00Z">
              <w:rPr>
                <w:highlight w:val="yellow"/>
              </w:rPr>
            </w:rPrChange>
          </w:rPr>
          <w:delText>GM1</w:delText>
        </w:r>
        <w:r w:rsidRPr="00EA47E3" w:rsidDel="00234B57">
          <w:rPr>
            <w:rFonts w:hint="eastAsia"/>
            <w:rPrChange w:id="4937" w:author="天赐 余" w:date="2025-11-29T18:12:00Z" w16du:dateUtc="2025-11-29T10:12:00Z">
              <w:rPr>
                <w:rFonts w:hint="eastAsia"/>
                <w:highlight w:val="yellow"/>
              </w:rPr>
            </w:rPrChange>
          </w:rPr>
          <w:delText>故障，则先保存该判定状态，若认为其正常，则根据其冗余同步帧计算出</w:delText>
        </w:r>
        <w:r w:rsidRPr="00EA47E3" w:rsidDel="00234B57">
          <w:rPr>
            <w:rPrChange w:id="4938" w:author="天赐 余" w:date="2025-11-29T18:12:00Z" w16du:dateUtc="2025-11-29T10:12:00Z">
              <w:rPr>
                <w:highlight w:val="yellow"/>
              </w:rPr>
            </w:rPrChange>
          </w:rPr>
          <w:delText>GM1</w:delText>
        </w:r>
        <w:r w:rsidRPr="00EA47E3" w:rsidDel="00234B57">
          <w:rPr>
            <w:rFonts w:hint="eastAsia"/>
            <w:rPrChange w:id="4939" w:author="天赐 余" w:date="2025-11-29T18:12:00Z" w16du:dateUtc="2025-11-29T10:12:00Z">
              <w:rPr>
                <w:rFonts w:hint="eastAsia"/>
                <w:highlight w:val="yellow"/>
              </w:rPr>
            </w:rPrChange>
          </w:rPr>
          <w:delText>的时间</w:delText>
        </w:r>
        <w:r w:rsidRPr="00EA47E3" w:rsidDel="00234B57">
          <w:rPr>
            <w:rPrChange w:id="4940" w:author="天赐 余" w:date="2025-11-29T18:12:00Z" w16du:dateUtc="2025-11-29T10:12:00Z">
              <w:rPr>
                <w:highlight w:val="yellow"/>
              </w:rPr>
            </w:rPrChange>
          </w:rPr>
          <w:delText>(</w:delText>
        </w:r>
        <w:r w:rsidRPr="00EA47E3" w:rsidDel="00234B57">
          <w:rPr>
            <w:rFonts w:hint="eastAsia"/>
            <w:rPrChange w:id="4941" w:author="天赐 余" w:date="2025-11-29T18:12:00Z" w16du:dateUtc="2025-11-29T10:12:00Z">
              <w:rPr>
                <w:rFonts w:hint="eastAsia"/>
                <w:highlight w:val="yellow"/>
              </w:rPr>
            </w:rPrChange>
          </w:rPr>
          <w:delText>冗余时间的平均值</w:delText>
        </w:r>
        <w:r w:rsidRPr="00EA47E3" w:rsidDel="00234B57">
          <w:rPr>
            <w:rPrChange w:id="4942" w:author="天赐 余" w:date="2025-11-29T18:12:00Z" w16du:dateUtc="2025-11-29T10:12:00Z">
              <w:rPr>
                <w:highlight w:val="yellow"/>
              </w:rPr>
            </w:rPrChange>
          </w:rPr>
          <w:delText>)</w:delText>
        </w:r>
        <w:r w:rsidRPr="00EA47E3" w:rsidDel="00234B57">
          <w:rPr>
            <w:rFonts w:hint="eastAsia"/>
            <w:rPrChange w:id="4943" w:author="天赐 余" w:date="2025-11-29T18:12:00Z" w16du:dateUtc="2025-11-29T10:12:00Z">
              <w:rPr>
                <w:rFonts w:hint="eastAsia"/>
                <w:highlight w:val="yellow"/>
              </w:rPr>
            </w:rPrChange>
          </w:rPr>
          <w:delText>。若</w:delText>
        </w:r>
        <w:r w:rsidRPr="00EA47E3" w:rsidDel="00234B57">
          <w:rPr>
            <w:rPrChange w:id="4944" w:author="天赐 余" w:date="2025-11-29T18:12:00Z" w16du:dateUtc="2025-11-29T10:12:00Z">
              <w:rPr>
                <w:highlight w:val="yellow"/>
              </w:rPr>
            </w:rPrChange>
          </w:rPr>
          <w:delText>GM2</w:delText>
        </w:r>
        <w:r w:rsidRPr="00EA47E3" w:rsidDel="00234B57">
          <w:rPr>
            <w:rFonts w:hint="eastAsia"/>
            <w:rPrChange w:id="4945" w:author="天赐 余" w:date="2025-11-29T18:12:00Z" w16du:dateUtc="2025-11-29T10:12:00Z">
              <w:rPr>
                <w:rFonts w:hint="eastAsia"/>
                <w:highlight w:val="yellow"/>
              </w:rPr>
            </w:rPrChange>
          </w:rPr>
          <w:delText>在接收窗口内未收到</w:delText>
        </w:r>
        <w:r w:rsidRPr="00EA47E3" w:rsidDel="00234B57">
          <w:rPr>
            <w:rPrChange w:id="4946" w:author="天赐 余" w:date="2025-11-29T18:12:00Z" w16du:dateUtc="2025-11-29T10:12:00Z">
              <w:rPr>
                <w:highlight w:val="yellow"/>
              </w:rPr>
            </w:rPrChange>
          </w:rPr>
          <w:delText>GM1</w:delText>
        </w:r>
        <w:r w:rsidRPr="00EA47E3" w:rsidDel="00234B57">
          <w:rPr>
            <w:rFonts w:hint="eastAsia"/>
            <w:rPrChange w:id="4947" w:author="天赐 余" w:date="2025-11-29T18:12:00Z" w16du:dateUtc="2025-11-29T10:12:00Z">
              <w:rPr>
                <w:rFonts w:hint="eastAsia"/>
                <w:highlight w:val="yellow"/>
              </w:rPr>
            </w:rPrChange>
          </w:rPr>
          <w:delText>或</w:delText>
        </w:r>
        <w:r w:rsidRPr="00EA47E3" w:rsidDel="00234B57">
          <w:rPr>
            <w:rPrChange w:id="4948" w:author="天赐 余" w:date="2025-11-29T18:12:00Z" w16du:dateUtc="2025-11-29T10:12:00Z">
              <w:rPr>
                <w:highlight w:val="yellow"/>
              </w:rPr>
            </w:rPrChange>
          </w:rPr>
          <w:delText>GM3</w:delText>
        </w:r>
        <w:r w:rsidRPr="00EA47E3" w:rsidDel="00234B57">
          <w:rPr>
            <w:rFonts w:hint="eastAsia"/>
            <w:rPrChange w:id="4949" w:author="天赐 余" w:date="2025-11-29T18:12:00Z" w16du:dateUtc="2025-11-29T10:12:00Z">
              <w:rPr>
                <w:rFonts w:hint="eastAsia"/>
                <w:highlight w:val="yellow"/>
              </w:rPr>
            </w:rPrChange>
          </w:rPr>
          <w:delText>的同步帧，则说明</w:delText>
        </w:r>
        <w:r w:rsidRPr="00EA47E3" w:rsidDel="00234B57">
          <w:rPr>
            <w:rPrChange w:id="4950" w:author="天赐 余" w:date="2025-11-29T18:12:00Z" w16du:dateUtc="2025-11-29T10:12:00Z">
              <w:rPr>
                <w:highlight w:val="yellow"/>
              </w:rPr>
            </w:rPrChange>
          </w:rPr>
          <w:delText>GM</w:delText>
        </w:r>
        <w:r w:rsidRPr="00EA47E3" w:rsidDel="00234B57">
          <w:rPr>
            <w:rFonts w:hint="eastAsia"/>
            <w:rPrChange w:id="4951" w:author="天赐 余" w:date="2025-11-29T18:12:00Z" w16du:dateUtc="2025-11-29T10:12:00Z">
              <w:rPr>
                <w:rFonts w:hint="eastAsia"/>
                <w:highlight w:val="yellow"/>
              </w:rPr>
            </w:rPrChange>
          </w:rPr>
          <w:delText>之间不同步（多路冗余架构排除了链路故障），此时退回到集合建立阶段，重新建立</w:delText>
        </w:r>
        <w:r w:rsidRPr="00EA47E3" w:rsidDel="00234B57">
          <w:rPr>
            <w:rPrChange w:id="4952" w:author="天赐 余" w:date="2025-11-29T18:12:00Z" w16du:dateUtc="2025-11-29T10:12:00Z">
              <w:rPr>
                <w:highlight w:val="yellow"/>
              </w:rPr>
            </w:rPrChange>
          </w:rPr>
          <w:delText>GM</w:delText>
        </w:r>
        <w:r w:rsidRPr="00EA47E3" w:rsidDel="00234B57">
          <w:rPr>
            <w:rFonts w:hint="eastAsia"/>
            <w:rPrChange w:id="4953" w:author="天赐 余" w:date="2025-11-29T18:12:00Z" w16du:dateUtc="2025-11-29T10:12:00Z">
              <w:rPr>
                <w:rFonts w:hint="eastAsia"/>
                <w:highlight w:val="yellow"/>
              </w:rPr>
            </w:rPrChange>
          </w:rPr>
          <w:delText>节点集合。若</w:delText>
        </w:r>
        <w:r w:rsidRPr="00EA47E3" w:rsidDel="00234B57">
          <w:rPr>
            <w:rPrChange w:id="4954" w:author="天赐 余" w:date="2025-11-29T18:12:00Z" w16du:dateUtc="2025-11-29T10:12:00Z">
              <w:rPr>
                <w:highlight w:val="yellow"/>
              </w:rPr>
            </w:rPrChange>
          </w:rPr>
          <w:delText>GM2</w:delText>
        </w:r>
        <w:r w:rsidRPr="00EA47E3" w:rsidDel="00234B57">
          <w:rPr>
            <w:rFonts w:hint="eastAsia"/>
            <w:rPrChange w:id="4955" w:author="天赐 余" w:date="2025-11-29T18:12:00Z" w16du:dateUtc="2025-11-29T10:12:00Z">
              <w:rPr>
                <w:rFonts w:hint="eastAsia"/>
                <w:highlight w:val="yellow"/>
              </w:rPr>
            </w:rPrChange>
          </w:rPr>
          <w:delText>收到了</w:delText>
        </w:r>
        <w:r w:rsidRPr="00EA47E3" w:rsidDel="00234B57">
          <w:rPr>
            <w:rPrChange w:id="4956" w:author="天赐 余" w:date="2025-11-29T18:12:00Z" w16du:dateUtc="2025-11-29T10:12:00Z">
              <w:rPr>
                <w:highlight w:val="yellow"/>
              </w:rPr>
            </w:rPrChange>
          </w:rPr>
          <w:delText>GM1</w:delText>
        </w:r>
        <w:r w:rsidRPr="00EA47E3" w:rsidDel="00234B57">
          <w:rPr>
            <w:rFonts w:hint="eastAsia"/>
            <w:rPrChange w:id="4957" w:author="天赐 余" w:date="2025-11-29T18:12:00Z" w16du:dateUtc="2025-11-29T10:12:00Z">
              <w:rPr>
                <w:rFonts w:hint="eastAsia"/>
                <w:highlight w:val="yellow"/>
              </w:rPr>
            </w:rPrChange>
          </w:rPr>
          <w:delText>和</w:delText>
        </w:r>
        <w:r w:rsidRPr="00EA47E3" w:rsidDel="00234B57">
          <w:rPr>
            <w:rPrChange w:id="4958" w:author="天赐 余" w:date="2025-11-29T18:12:00Z" w16du:dateUtc="2025-11-29T10:12:00Z">
              <w:rPr>
                <w:highlight w:val="yellow"/>
              </w:rPr>
            </w:rPrChange>
          </w:rPr>
          <w:delText>GM3</w:delText>
        </w:r>
        <w:r w:rsidRPr="00EA47E3" w:rsidDel="00234B57">
          <w:rPr>
            <w:rFonts w:hint="eastAsia"/>
            <w:rPrChange w:id="4959" w:author="天赐 余" w:date="2025-11-29T18:12:00Z" w16du:dateUtc="2025-11-29T10:12:00Z">
              <w:rPr>
                <w:rFonts w:hint="eastAsia"/>
                <w:highlight w:val="yellow"/>
              </w:rPr>
            </w:rPrChange>
          </w:rPr>
          <w:delText>的同步帧，则进入到下一个阶段。</w:delText>
        </w:r>
        <w:r w:rsidRPr="00EA47E3" w:rsidDel="00234B57">
          <w:rPr>
            <w:rPrChange w:id="4960" w:author="天赐 余" w:date="2025-11-29T18:12:00Z" w16du:dateUtc="2025-11-29T10:12:00Z">
              <w:rPr>
                <w:highlight w:val="yellow"/>
              </w:rPr>
            </w:rPrChange>
          </w:rPr>
          <w:delText xml:space="preserve"> </w:delText>
        </w:r>
      </w:del>
    </w:p>
    <w:p w14:paraId="7A79FDC6" w14:textId="7EA196B9" w:rsidR="00717322" w:rsidRPr="00EA47E3" w:rsidDel="00234B57" w:rsidRDefault="00000000" w:rsidP="00234B57">
      <w:pPr>
        <w:ind w:firstLine="562"/>
        <w:rPr>
          <w:del w:id="4961" w:author="寅涵 孙" w:date="2025-12-04T14:57:00Z" w16du:dateUtc="2025-12-04T06:57:00Z"/>
          <w:b/>
          <w:bCs/>
          <w:rPrChange w:id="4962" w:author="天赐 余" w:date="2025-11-29T18:12:00Z" w16du:dateUtc="2025-11-29T10:12:00Z">
            <w:rPr>
              <w:del w:id="4963" w:author="寅涵 孙" w:date="2025-12-04T14:57:00Z" w16du:dateUtc="2025-12-04T06:57:00Z"/>
              <w:b/>
              <w:bCs/>
              <w:highlight w:val="yellow"/>
            </w:rPr>
          </w:rPrChange>
        </w:rPr>
      </w:pPr>
      <w:del w:id="4964" w:author="寅涵 孙" w:date="2025-12-04T14:57:00Z" w16du:dateUtc="2025-12-04T06:57:00Z">
        <w:r w:rsidRPr="00EA47E3" w:rsidDel="00234B57">
          <w:rPr>
            <w:rFonts w:hint="eastAsia"/>
            <w:b/>
            <w:bCs/>
            <w:rPrChange w:id="4965" w:author="天赐 余" w:date="2025-11-29T18:12:00Z" w16du:dateUtc="2025-11-29T10:12:00Z">
              <w:rPr>
                <w:rFonts w:hint="eastAsia"/>
                <w:b/>
                <w:bCs/>
                <w:highlight w:val="yellow"/>
              </w:rPr>
            </w:rPrChange>
          </w:rPr>
          <w:delText>第二阶段：协议共识</w:delText>
        </w:r>
      </w:del>
    </w:p>
    <w:p w14:paraId="35098686" w14:textId="55D98B32" w:rsidR="00717322" w:rsidRPr="00EA47E3" w:rsidDel="00234B57" w:rsidRDefault="00000000" w:rsidP="00234B57">
      <w:pPr>
        <w:ind w:firstLine="560"/>
        <w:rPr>
          <w:del w:id="4966" w:author="寅涵 孙" w:date="2025-12-04T14:57:00Z" w16du:dateUtc="2025-12-04T06:57:00Z"/>
          <w:rPrChange w:id="4967" w:author="天赐 余" w:date="2025-11-29T18:12:00Z" w16du:dateUtc="2025-11-29T10:12:00Z">
            <w:rPr>
              <w:del w:id="4968" w:author="寅涵 孙" w:date="2025-12-04T14:57:00Z" w16du:dateUtc="2025-12-04T06:57:00Z"/>
              <w:highlight w:val="yellow"/>
            </w:rPr>
          </w:rPrChange>
        </w:rPr>
      </w:pPr>
      <w:del w:id="4969" w:author="寅涵 孙" w:date="2025-12-04T14:57:00Z" w16du:dateUtc="2025-12-04T06:57:00Z">
        <w:r w:rsidRPr="00EA47E3" w:rsidDel="00234B57">
          <w:rPr>
            <w:rFonts w:hint="eastAsia"/>
            <w:rPrChange w:id="4970" w:author="天赐 余" w:date="2025-11-29T18:12:00Z" w16du:dateUtc="2025-11-29T10:12:00Z">
              <w:rPr>
                <w:rFonts w:hint="eastAsia"/>
                <w:highlight w:val="yellow"/>
              </w:rPr>
            </w:rPrChange>
          </w:rPr>
          <w:delText>当</w:delText>
        </w:r>
        <w:r w:rsidRPr="00EA47E3" w:rsidDel="00234B57">
          <w:rPr>
            <w:rPrChange w:id="4971" w:author="天赐 余" w:date="2025-11-29T18:12:00Z" w16du:dateUtc="2025-11-29T10:12:00Z">
              <w:rPr>
                <w:highlight w:val="yellow"/>
              </w:rPr>
            </w:rPrChange>
          </w:rPr>
          <w:delText>GM</w:delText>
        </w:r>
        <w:r w:rsidRPr="00EA47E3" w:rsidDel="00234B57">
          <w:rPr>
            <w:rFonts w:hint="eastAsia"/>
            <w:rPrChange w:id="4972" w:author="天赐 余" w:date="2025-11-29T18:12:00Z" w16du:dateUtc="2025-11-29T10:12:00Z">
              <w:rPr>
                <w:rFonts w:hint="eastAsia"/>
                <w:highlight w:val="yellow"/>
              </w:rPr>
            </w:rPrChange>
          </w:rPr>
          <w:delText>关闭时间同步帧的接收窗口后，进入协议共识阶段。</w:delText>
        </w:r>
      </w:del>
    </w:p>
    <w:p w14:paraId="497A843E" w14:textId="65295816" w:rsidR="00717322" w:rsidRPr="00EA47E3" w:rsidDel="00234B57" w:rsidRDefault="00000000" w:rsidP="00234B57">
      <w:pPr>
        <w:ind w:firstLine="562"/>
        <w:rPr>
          <w:del w:id="4973" w:author="寅涵 孙" w:date="2025-12-04T14:57:00Z" w16du:dateUtc="2025-12-04T06:57:00Z"/>
          <w:rPrChange w:id="4974" w:author="天赐 余" w:date="2025-11-29T18:12:00Z" w16du:dateUtc="2025-11-29T10:12:00Z">
            <w:rPr>
              <w:del w:id="4975" w:author="寅涵 孙" w:date="2025-12-04T14:57:00Z" w16du:dateUtc="2025-12-04T06:57:00Z"/>
              <w:highlight w:val="yellow"/>
            </w:rPr>
          </w:rPrChange>
        </w:rPr>
      </w:pPr>
      <w:del w:id="4976" w:author="寅涵 孙" w:date="2025-12-04T14:57:00Z" w16du:dateUtc="2025-12-04T06:57:00Z">
        <w:r w:rsidRPr="00EA47E3" w:rsidDel="00234B57">
          <w:rPr>
            <w:b/>
            <w:bCs/>
            <w:rPrChange w:id="4977" w:author="天赐 余" w:date="2025-11-29T18:12:00Z" w16du:dateUtc="2025-11-29T10:12:00Z">
              <w:rPr>
                <w:b/>
                <w:bCs/>
                <w:highlight w:val="yellow"/>
              </w:rPr>
            </w:rPrChange>
          </w:rPr>
          <w:delText>1.</w:delText>
        </w:r>
        <w:r w:rsidRPr="00EA47E3" w:rsidDel="00234B57">
          <w:rPr>
            <w:rFonts w:hint="eastAsia"/>
            <w:b/>
            <w:bCs/>
            <w:rPrChange w:id="4978" w:author="天赐 余" w:date="2025-11-29T18:12:00Z" w16du:dateUtc="2025-11-29T10:12:00Z">
              <w:rPr>
                <w:rFonts w:hint="eastAsia"/>
                <w:b/>
                <w:bCs/>
                <w:highlight w:val="yellow"/>
              </w:rPr>
            </w:rPrChange>
          </w:rPr>
          <w:delText>共识发起：</w:delText>
        </w:r>
        <w:r w:rsidRPr="00EA47E3" w:rsidDel="00234B57">
          <w:rPr>
            <w:rFonts w:hint="eastAsia"/>
            <w:rPrChange w:id="4979" w:author="天赐 余" w:date="2025-11-29T18:12:00Z" w16du:dateUtc="2025-11-29T10:12:00Z">
              <w:rPr>
                <w:rFonts w:hint="eastAsia"/>
                <w:highlight w:val="yellow"/>
              </w:rPr>
            </w:rPrChange>
          </w:rPr>
          <w:delText>由预先指定的首要</w:delText>
        </w:r>
        <w:r w:rsidRPr="00EA47E3" w:rsidDel="00234B57">
          <w:rPr>
            <w:rPrChange w:id="4980" w:author="天赐 余" w:date="2025-11-29T18:12:00Z" w16du:dateUtc="2025-11-29T10:12:00Z">
              <w:rPr>
                <w:highlight w:val="yellow"/>
              </w:rPr>
            </w:rPrChange>
          </w:rPr>
          <w:delText>GM</w:delText>
        </w:r>
        <w:r w:rsidRPr="00EA47E3" w:rsidDel="00234B57">
          <w:rPr>
            <w:rFonts w:hint="eastAsia"/>
            <w:rPrChange w:id="4981" w:author="天赐 余" w:date="2025-11-29T18:12:00Z" w16du:dateUtc="2025-11-29T10:12:00Z">
              <w:rPr>
                <w:rFonts w:hint="eastAsia"/>
                <w:highlight w:val="yellow"/>
              </w:rPr>
            </w:rPrChange>
          </w:rPr>
          <w:delText>（</w:delText>
        </w:r>
        <w:r w:rsidRPr="00EA47E3" w:rsidDel="00234B57">
          <w:rPr>
            <w:rPrChange w:id="4982" w:author="天赐 余" w:date="2025-11-29T18:12:00Z" w16du:dateUtc="2025-11-29T10:12:00Z">
              <w:rPr>
                <w:highlight w:val="yellow"/>
              </w:rPr>
            </w:rPrChange>
          </w:rPr>
          <w:delText>Primary GM</w:delText>
        </w:r>
        <w:r w:rsidRPr="00EA47E3" w:rsidDel="00234B57">
          <w:rPr>
            <w:rFonts w:hint="eastAsia"/>
            <w:rPrChange w:id="4983" w:author="天赐 余" w:date="2025-11-29T18:12:00Z" w16du:dateUtc="2025-11-29T10:12:00Z">
              <w:rPr>
                <w:rFonts w:hint="eastAsia"/>
                <w:highlight w:val="yellow"/>
              </w:rPr>
            </w:rPrChange>
          </w:rPr>
          <w:delText>）向所有其他</w:delText>
        </w:r>
        <w:r w:rsidRPr="00EA47E3" w:rsidDel="00234B57">
          <w:rPr>
            <w:rPrChange w:id="4984" w:author="天赐 余" w:date="2025-11-29T18:12:00Z" w16du:dateUtc="2025-11-29T10:12:00Z">
              <w:rPr>
                <w:highlight w:val="yellow"/>
              </w:rPr>
            </w:rPrChange>
          </w:rPr>
          <w:delText>GM</w:delText>
        </w:r>
        <w:r w:rsidRPr="00EA47E3" w:rsidDel="00234B57">
          <w:rPr>
            <w:rFonts w:hint="eastAsia"/>
            <w:rPrChange w:id="4985" w:author="天赐 余" w:date="2025-11-29T18:12:00Z" w16du:dateUtc="2025-11-29T10:12:00Z">
              <w:rPr>
                <w:rFonts w:hint="eastAsia"/>
                <w:highlight w:val="yellow"/>
              </w:rPr>
            </w:rPrChange>
          </w:rPr>
          <w:delText>广播</w:delText>
        </w:r>
        <w:r w:rsidRPr="00EA47E3" w:rsidDel="00234B57">
          <w:rPr>
            <w:rPrChange w:id="4986" w:author="天赐 余" w:date="2025-11-29T18:12:00Z" w16du:dateUtc="2025-11-29T10:12:00Z">
              <w:rPr>
                <w:highlight w:val="yellow"/>
              </w:rPr>
            </w:rPrChange>
          </w:rPr>
          <w:delText>MGSP</w:delText>
        </w:r>
        <w:r w:rsidRPr="00EA47E3" w:rsidDel="00234B57">
          <w:rPr>
            <w:rFonts w:hint="eastAsia"/>
            <w:rPrChange w:id="4987" w:author="天赐 余" w:date="2025-11-29T18:12:00Z" w16du:dateUtc="2025-11-29T10:12:00Z">
              <w:rPr>
                <w:rFonts w:hint="eastAsia"/>
                <w:highlight w:val="yellow"/>
              </w:rPr>
            </w:rPrChange>
          </w:rPr>
          <w:delText>准备帧（</w:delText>
        </w:r>
        <w:r w:rsidRPr="00EA47E3" w:rsidDel="00234B57">
          <w:rPr>
            <w:rPrChange w:id="4988" w:author="天赐 余" w:date="2025-11-29T18:12:00Z" w16du:dateUtc="2025-11-29T10:12:00Z">
              <w:rPr>
                <w:highlight w:val="yellow"/>
              </w:rPr>
            </w:rPrChange>
          </w:rPr>
          <w:delText>Prepare Frame</w:delText>
        </w:r>
        <w:r w:rsidRPr="00EA47E3" w:rsidDel="00234B57">
          <w:rPr>
            <w:rFonts w:hint="eastAsia"/>
            <w:rPrChange w:id="4989" w:author="天赐 余" w:date="2025-11-29T18:12:00Z" w16du:dateUtc="2025-11-29T10:12:00Z">
              <w:rPr>
                <w:rFonts w:hint="eastAsia"/>
                <w:highlight w:val="yellow"/>
              </w:rPr>
            </w:rPrChange>
          </w:rPr>
          <w:delText>），其核心作用是提议将首要</w:delText>
        </w:r>
        <w:r w:rsidRPr="00EA47E3" w:rsidDel="00234B57">
          <w:rPr>
            <w:rPrChange w:id="4990" w:author="天赐 余" w:date="2025-11-29T18:12:00Z" w16du:dateUtc="2025-11-29T10:12:00Z">
              <w:rPr>
                <w:highlight w:val="yellow"/>
              </w:rPr>
            </w:rPrChange>
          </w:rPr>
          <w:delText>GM</w:delText>
        </w:r>
        <w:r w:rsidRPr="00EA47E3" w:rsidDel="00234B57">
          <w:rPr>
            <w:rFonts w:hint="eastAsia"/>
            <w:rPrChange w:id="4991" w:author="天赐 余" w:date="2025-11-29T18:12:00Z" w16du:dateUtc="2025-11-29T10:12:00Z">
              <w:rPr>
                <w:rFonts w:hint="eastAsia"/>
                <w:highlight w:val="yellow"/>
              </w:rPr>
            </w:rPrChange>
          </w:rPr>
          <w:delText>的时间作为本轮同步的时间基准。同时其余</w:delText>
        </w:r>
        <w:r w:rsidRPr="00EA47E3" w:rsidDel="00234B57">
          <w:rPr>
            <w:rPrChange w:id="4992" w:author="天赐 余" w:date="2025-11-29T18:12:00Z" w16du:dateUtc="2025-11-29T10:12:00Z">
              <w:rPr>
                <w:highlight w:val="yellow"/>
              </w:rPr>
            </w:rPrChange>
          </w:rPr>
          <w:delText>GM</w:delText>
        </w:r>
        <w:r w:rsidRPr="00EA47E3" w:rsidDel="00234B57">
          <w:rPr>
            <w:rFonts w:hint="eastAsia"/>
            <w:rPrChange w:id="4993" w:author="天赐 余" w:date="2025-11-29T18:12:00Z" w16du:dateUtc="2025-11-29T10:12:00Z">
              <w:rPr>
                <w:rFonts w:hint="eastAsia"/>
                <w:highlight w:val="yellow"/>
              </w:rPr>
            </w:rPrChange>
          </w:rPr>
          <w:delText>打开</w:delText>
        </w:r>
        <w:r w:rsidRPr="00EA47E3" w:rsidDel="00234B57">
          <w:rPr>
            <w:rPrChange w:id="4994" w:author="天赐 余" w:date="2025-11-29T18:12:00Z" w16du:dateUtc="2025-11-29T10:12:00Z">
              <w:rPr>
                <w:highlight w:val="yellow"/>
              </w:rPr>
            </w:rPrChange>
          </w:rPr>
          <w:delText>MGSP</w:delText>
        </w:r>
        <w:r w:rsidRPr="00EA47E3" w:rsidDel="00234B57">
          <w:rPr>
            <w:rFonts w:hint="eastAsia"/>
            <w:rPrChange w:id="4995" w:author="天赐 余" w:date="2025-11-29T18:12:00Z" w16du:dateUtc="2025-11-29T10:12:00Z">
              <w:rPr>
                <w:rFonts w:hint="eastAsia"/>
                <w:highlight w:val="yellow"/>
              </w:rPr>
            </w:rPrChange>
          </w:rPr>
          <w:delText>准备帧的接收窗口。</w:delText>
        </w:r>
      </w:del>
    </w:p>
    <w:p w14:paraId="7C3015E3" w14:textId="557121DA" w:rsidR="00717322" w:rsidRPr="00EA47E3" w:rsidDel="00234B57" w:rsidRDefault="00000000" w:rsidP="00234B57">
      <w:pPr>
        <w:ind w:firstLine="562"/>
        <w:rPr>
          <w:del w:id="4996" w:author="寅涵 孙" w:date="2025-12-04T14:57:00Z" w16du:dateUtc="2025-12-04T06:57:00Z"/>
          <w:rPrChange w:id="4997" w:author="天赐 余" w:date="2025-11-29T18:12:00Z" w16du:dateUtc="2025-11-29T10:12:00Z">
            <w:rPr>
              <w:del w:id="4998" w:author="寅涵 孙" w:date="2025-12-04T14:57:00Z" w16du:dateUtc="2025-12-04T06:57:00Z"/>
              <w:highlight w:val="yellow"/>
            </w:rPr>
          </w:rPrChange>
        </w:rPr>
      </w:pPr>
      <w:del w:id="4999" w:author="寅涵 孙" w:date="2025-12-04T14:57:00Z" w16du:dateUtc="2025-12-04T06:57:00Z">
        <w:r w:rsidRPr="00EA47E3" w:rsidDel="00234B57">
          <w:rPr>
            <w:b/>
            <w:bCs/>
            <w:rPrChange w:id="5000" w:author="天赐 余" w:date="2025-11-29T18:12:00Z" w16du:dateUtc="2025-11-29T10:12:00Z">
              <w:rPr>
                <w:b/>
                <w:bCs/>
                <w:highlight w:val="yellow"/>
              </w:rPr>
            </w:rPrChange>
          </w:rPr>
          <w:lastRenderedPageBreak/>
          <w:delText>2.</w:delText>
        </w:r>
        <w:r w:rsidRPr="00EA47E3" w:rsidDel="00234B57">
          <w:rPr>
            <w:rFonts w:hint="eastAsia"/>
            <w:b/>
            <w:bCs/>
            <w:rPrChange w:id="5001" w:author="天赐 余" w:date="2025-11-29T18:12:00Z" w16du:dateUtc="2025-11-29T10:12:00Z">
              <w:rPr>
                <w:rFonts w:hint="eastAsia"/>
                <w:b/>
                <w:bCs/>
                <w:highlight w:val="yellow"/>
              </w:rPr>
            </w:rPrChange>
          </w:rPr>
          <w:delText>故障检测：</w:delText>
        </w:r>
        <w:r w:rsidRPr="00EA47E3" w:rsidDel="00234B57">
          <w:rPr>
            <w:rFonts w:hint="eastAsia"/>
            <w:rPrChange w:id="5002" w:author="天赐 余" w:date="2025-11-29T18:12:00Z" w16du:dateUtc="2025-11-29T10:12:00Z">
              <w:rPr>
                <w:rFonts w:hint="eastAsia"/>
                <w:highlight w:val="yellow"/>
              </w:rPr>
            </w:rPrChange>
          </w:rPr>
          <w:delText>其余</w:delText>
        </w:r>
        <w:r w:rsidRPr="00EA47E3" w:rsidDel="00234B57">
          <w:rPr>
            <w:rPrChange w:id="5003" w:author="天赐 余" w:date="2025-11-29T18:12:00Z" w16du:dateUtc="2025-11-29T10:12:00Z">
              <w:rPr>
                <w:highlight w:val="yellow"/>
              </w:rPr>
            </w:rPrChange>
          </w:rPr>
          <w:delText>GM</w:delText>
        </w:r>
        <w:r w:rsidRPr="00EA47E3" w:rsidDel="00234B57">
          <w:rPr>
            <w:rFonts w:hint="eastAsia"/>
            <w:rPrChange w:id="5004" w:author="天赐 余" w:date="2025-11-29T18:12:00Z" w16du:dateUtc="2025-11-29T10:12:00Z">
              <w:rPr>
                <w:rFonts w:hint="eastAsia"/>
                <w:highlight w:val="yellow"/>
              </w:rPr>
            </w:rPrChange>
          </w:rPr>
          <w:delText>在收到</w:delText>
        </w:r>
        <w:r w:rsidRPr="00EA47E3" w:rsidDel="00234B57">
          <w:rPr>
            <w:rPrChange w:id="5005" w:author="天赐 余" w:date="2025-11-29T18:12:00Z" w16du:dateUtc="2025-11-29T10:12:00Z">
              <w:rPr>
                <w:highlight w:val="yellow"/>
              </w:rPr>
            </w:rPrChange>
          </w:rPr>
          <w:delText>MGSP</w:delText>
        </w:r>
        <w:r w:rsidRPr="00EA47E3" w:rsidDel="00234B57">
          <w:rPr>
            <w:rFonts w:hint="eastAsia"/>
            <w:rPrChange w:id="5006" w:author="天赐 余" w:date="2025-11-29T18:12:00Z" w16du:dateUtc="2025-11-29T10:12:00Z">
              <w:rPr>
                <w:rFonts w:hint="eastAsia"/>
                <w:highlight w:val="yellow"/>
              </w:rPr>
            </w:rPrChange>
          </w:rPr>
          <w:delText>准备帧后，会进行严谨的检测。它们通过以下两点来判断首要</w:delText>
        </w:r>
        <w:r w:rsidRPr="00EA47E3" w:rsidDel="00234B57">
          <w:rPr>
            <w:rPrChange w:id="5007" w:author="天赐 余" w:date="2025-11-29T18:12:00Z" w16du:dateUtc="2025-11-29T10:12:00Z">
              <w:rPr>
                <w:highlight w:val="yellow"/>
              </w:rPr>
            </w:rPrChange>
          </w:rPr>
          <w:delText>GM</w:delText>
        </w:r>
        <w:r w:rsidRPr="00EA47E3" w:rsidDel="00234B57">
          <w:rPr>
            <w:rFonts w:hint="eastAsia"/>
            <w:rPrChange w:id="5008" w:author="天赐 余" w:date="2025-11-29T18:12:00Z" w16du:dateUtc="2025-11-29T10:12:00Z">
              <w:rPr>
                <w:rFonts w:hint="eastAsia"/>
                <w:highlight w:val="yellow"/>
              </w:rPr>
            </w:rPrChange>
          </w:rPr>
          <w:delText>是否存在拜占庭故障（如发送矛盾或恶意信息）：</w:delText>
        </w:r>
      </w:del>
    </w:p>
    <w:p w14:paraId="5BC49DB9" w14:textId="43D7FBC0" w:rsidR="00717322" w:rsidRPr="00EA47E3" w:rsidDel="00234B57" w:rsidRDefault="00000000" w:rsidP="00234B57">
      <w:pPr>
        <w:ind w:firstLine="560"/>
        <w:rPr>
          <w:del w:id="5009" w:author="寅涵 孙" w:date="2025-12-04T14:57:00Z" w16du:dateUtc="2025-12-04T06:57:00Z"/>
          <w:rPrChange w:id="5010" w:author="天赐 余" w:date="2025-11-29T18:12:00Z" w16du:dateUtc="2025-11-29T10:12:00Z">
            <w:rPr>
              <w:del w:id="5011" w:author="寅涵 孙" w:date="2025-12-04T14:57:00Z" w16du:dateUtc="2025-12-04T06:57:00Z"/>
              <w:highlight w:val="yellow"/>
            </w:rPr>
          </w:rPrChange>
        </w:rPr>
        <w:pPrChange w:id="5012" w:author="寅涵 孙" w:date="2025-12-04T14:57:00Z" w16du:dateUtc="2025-12-04T06:57:00Z">
          <w:pPr>
            <w:widowControl w:val="0"/>
            <w:numPr>
              <w:numId w:val="19"/>
            </w:numPr>
            <w:adjustRightInd/>
            <w:snapToGrid/>
            <w:spacing w:after="0" w:line="264" w:lineRule="auto"/>
            <w:ind w:left="860" w:firstLineChars="0" w:firstLine="560"/>
            <w:contextualSpacing/>
          </w:pPr>
        </w:pPrChange>
      </w:pPr>
      <w:del w:id="5013" w:author="寅涵 孙" w:date="2025-12-04T14:57:00Z" w16du:dateUtc="2025-12-04T06:57:00Z">
        <w:r w:rsidRPr="00EA47E3" w:rsidDel="00234B57">
          <w:rPr>
            <w:rFonts w:hint="eastAsia"/>
            <w:rPrChange w:id="5014" w:author="天赐 余" w:date="2025-11-29T18:12:00Z" w16du:dateUtc="2025-11-29T10:12:00Z">
              <w:rPr>
                <w:rFonts w:hint="eastAsia"/>
                <w:highlight w:val="yellow"/>
              </w:rPr>
            </w:rPrChange>
          </w:rPr>
          <w:delText>分析通过冗余路径接收到的多个首要</w:delText>
        </w:r>
        <w:r w:rsidRPr="00EA47E3" w:rsidDel="00234B57">
          <w:rPr>
            <w:rPrChange w:id="5015" w:author="天赐 余" w:date="2025-11-29T18:12:00Z" w16du:dateUtc="2025-11-29T10:12:00Z">
              <w:rPr>
                <w:highlight w:val="yellow"/>
              </w:rPr>
            </w:rPrChange>
          </w:rPr>
          <w:delText>GM</w:delText>
        </w:r>
        <w:r w:rsidRPr="00EA47E3" w:rsidDel="00234B57">
          <w:rPr>
            <w:rFonts w:hint="eastAsia"/>
            <w:rPrChange w:id="5016" w:author="天赐 余" w:date="2025-11-29T18:12:00Z" w16du:dateUtc="2025-11-29T10:12:00Z">
              <w:rPr>
                <w:rFonts w:hint="eastAsia"/>
                <w:highlight w:val="yellow"/>
              </w:rPr>
            </w:rPrChange>
          </w:rPr>
          <w:delText>同步帧之间的时间戳一致性。</w:delText>
        </w:r>
      </w:del>
    </w:p>
    <w:p w14:paraId="20E3B094" w14:textId="24B8CAD4" w:rsidR="00717322" w:rsidRPr="00EA47E3" w:rsidDel="00234B57" w:rsidRDefault="00000000" w:rsidP="00234B57">
      <w:pPr>
        <w:ind w:firstLine="560"/>
        <w:rPr>
          <w:del w:id="5017" w:author="寅涵 孙" w:date="2025-12-04T14:57:00Z" w16du:dateUtc="2025-12-04T06:57:00Z"/>
          <w:rPrChange w:id="5018" w:author="天赐 余" w:date="2025-11-29T18:12:00Z" w16du:dateUtc="2025-11-29T10:12:00Z">
            <w:rPr>
              <w:del w:id="5019" w:author="寅涵 孙" w:date="2025-12-04T14:57:00Z" w16du:dateUtc="2025-12-04T06:57:00Z"/>
              <w:highlight w:val="yellow"/>
            </w:rPr>
          </w:rPrChange>
        </w:rPr>
      </w:pPr>
      <w:del w:id="5020" w:author="寅涵 孙" w:date="2025-12-04T14:57:00Z" w16du:dateUtc="2025-12-04T06:57:00Z">
        <w:r w:rsidRPr="00EA47E3" w:rsidDel="00234B57">
          <w:rPr>
            <w:rFonts w:hint="eastAsia"/>
            <w:rPrChange w:id="5021" w:author="天赐 余" w:date="2025-11-29T18:12:00Z" w16du:dateUtc="2025-11-29T10:12:00Z">
              <w:rPr>
                <w:rFonts w:hint="eastAsia"/>
                <w:highlight w:val="yellow"/>
              </w:rPr>
            </w:rPrChange>
          </w:rPr>
          <w:delText>根据先前在同步帧分发阶段获取的首要</w:delText>
        </w:r>
        <w:r w:rsidRPr="00EA47E3" w:rsidDel="00234B57">
          <w:rPr>
            <w:rPrChange w:id="5022" w:author="天赐 余" w:date="2025-11-29T18:12:00Z" w16du:dateUtc="2025-11-29T10:12:00Z">
              <w:rPr>
                <w:highlight w:val="yellow"/>
              </w:rPr>
            </w:rPrChange>
          </w:rPr>
          <w:delText>GM</w:delText>
        </w:r>
        <w:r w:rsidRPr="00EA47E3" w:rsidDel="00234B57">
          <w:rPr>
            <w:rFonts w:hint="eastAsia"/>
            <w:rPrChange w:id="5023" w:author="天赐 余" w:date="2025-11-29T18:12:00Z" w16du:dateUtc="2025-11-29T10:12:00Z">
              <w:rPr>
                <w:rFonts w:hint="eastAsia"/>
                <w:highlight w:val="yellow"/>
              </w:rPr>
            </w:rPrChange>
          </w:rPr>
          <w:delText>的冗余同步帧，计算出首要</w:delText>
        </w:r>
        <w:r w:rsidRPr="00EA47E3" w:rsidDel="00234B57">
          <w:rPr>
            <w:rPrChange w:id="5024" w:author="天赐 余" w:date="2025-11-29T18:12:00Z" w16du:dateUtc="2025-11-29T10:12:00Z">
              <w:rPr>
                <w:highlight w:val="yellow"/>
              </w:rPr>
            </w:rPrChange>
          </w:rPr>
          <w:delText>GM</w:delText>
        </w:r>
        <w:r w:rsidRPr="00EA47E3" w:rsidDel="00234B57">
          <w:rPr>
            <w:rFonts w:hint="eastAsia"/>
            <w:rPrChange w:id="5025" w:author="天赐 余" w:date="2025-11-29T18:12:00Z" w16du:dateUtc="2025-11-29T10:12:00Z">
              <w:rPr>
                <w:rFonts w:hint="eastAsia"/>
                <w:highlight w:val="yellow"/>
              </w:rPr>
            </w:rPrChange>
          </w:rPr>
          <w:delText>冗余同步帧之间的时间差值，若大于一致性判定阈值</w:delText>
        </w:r>
        <w:r w:rsidRPr="00EA47E3" w:rsidDel="00234B57">
          <w:rPr>
            <w:rPrChange w:id="5026" w:author="天赐 余" w:date="2025-11-29T18:12:00Z" w16du:dateUtc="2025-11-29T10:12:00Z">
              <w:rPr>
                <w:highlight w:val="yellow"/>
              </w:rPr>
            </w:rPrChange>
          </w:rPr>
          <w:delText>(Consistency threshold)</w:delText>
        </w:r>
        <w:r w:rsidRPr="00EA47E3" w:rsidDel="00234B57">
          <w:rPr>
            <w:rFonts w:hint="eastAsia"/>
            <w:rPrChange w:id="5027" w:author="天赐 余" w:date="2025-11-29T18:12:00Z" w16du:dateUtc="2025-11-29T10:12:00Z">
              <w:rPr>
                <w:rFonts w:hint="eastAsia"/>
                <w:highlight w:val="yellow"/>
              </w:rPr>
            </w:rPrChange>
          </w:rPr>
          <w:delText>，则对首要</w:delText>
        </w:r>
        <w:r w:rsidRPr="00EA47E3" w:rsidDel="00234B57">
          <w:rPr>
            <w:rPrChange w:id="5028" w:author="天赐 余" w:date="2025-11-29T18:12:00Z" w16du:dateUtc="2025-11-29T10:12:00Z">
              <w:rPr>
                <w:highlight w:val="yellow"/>
              </w:rPr>
            </w:rPrChange>
          </w:rPr>
          <w:delText>GM</w:delText>
        </w:r>
        <w:r w:rsidRPr="00EA47E3" w:rsidDel="00234B57">
          <w:rPr>
            <w:rFonts w:hint="eastAsia"/>
            <w:rPrChange w:id="5029" w:author="天赐 余" w:date="2025-11-29T18:12:00Z" w16du:dateUtc="2025-11-29T10:12:00Z">
              <w:rPr>
                <w:rFonts w:hint="eastAsia"/>
                <w:highlight w:val="yellow"/>
              </w:rPr>
            </w:rPrChange>
          </w:rPr>
          <w:delText>状态初步判定为故障。否则计算出首要</w:delText>
        </w:r>
        <w:r w:rsidRPr="00EA47E3" w:rsidDel="00234B57">
          <w:rPr>
            <w:rPrChange w:id="5030" w:author="天赐 余" w:date="2025-11-29T18:12:00Z" w16du:dateUtc="2025-11-29T10:12:00Z">
              <w:rPr>
                <w:highlight w:val="yellow"/>
              </w:rPr>
            </w:rPrChange>
          </w:rPr>
          <w:delText>GM</w:delText>
        </w:r>
        <w:r w:rsidRPr="00EA47E3" w:rsidDel="00234B57">
          <w:rPr>
            <w:rFonts w:hint="eastAsia"/>
            <w:rPrChange w:id="5031" w:author="天赐 余" w:date="2025-11-29T18:12:00Z" w16du:dateUtc="2025-11-29T10:12:00Z">
              <w:rPr>
                <w:rFonts w:hint="eastAsia"/>
                <w:highlight w:val="yellow"/>
              </w:rPr>
            </w:rPrChange>
          </w:rPr>
          <w:delText>的时间。</w:delText>
        </w:r>
      </w:del>
    </w:p>
    <w:p w14:paraId="59F9E698" w14:textId="43B8452B" w:rsidR="00717322" w:rsidRPr="00EA47E3" w:rsidDel="00234B57" w:rsidRDefault="00000000" w:rsidP="00234B57">
      <w:pPr>
        <w:ind w:firstLine="560"/>
        <w:rPr>
          <w:del w:id="5032" w:author="寅涵 孙" w:date="2025-12-04T14:57:00Z" w16du:dateUtc="2025-12-04T06:57:00Z"/>
          <w:rPrChange w:id="5033" w:author="天赐 余" w:date="2025-11-29T18:12:00Z" w16du:dateUtc="2025-11-29T10:12:00Z">
            <w:rPr>
              <w:del w:id="5034" w:author="寅涵 孙" w:date="2025-12-04T14:57:00Z" w16du:dateUtc="2025-12-04T06:57:00Z"/>
              <w:highlight w:val="yellow"/>
            </w:rPr>
          </w:rPrChange>
        </w:rPr>
        <w:pPrChange w:id="5035" w:author="寅涵 孙" w:date="2025-12-04T14:57:00Z" w16du:dateUtc="2025-12-04T06:57:00Z">
          <w:pPr>
            <w:widowControl w:val="0"/>
            <w:numPr>
              <w:numId w:val="19"/>
            </w:numPr>
            <w:adjustRightInd/>
            <w:snapToGrid/>
            <w:spacing w:after="0" w:line="264" w:lineRule="auto"/>
            <w:ind w:left="860" w:firstLineChars="0" w:firstLine="560"/>
            <w:contextualSpacing/>
          </w:pPr>
        </w:pPrChange>
      </w:pPr>
      <w:del w:id="5036" w:author="寅涵 孙" w:date="2025-12-04T14:57:00Z" w16du:dateUtc="2025-12-04T06:57:00Z">
        <w:r w:rsidRPr="00EA47E3" w:rsidDel="00234B57">
          <w:rPr>
            <w:rFonts w:hint="eastAsia"/>
            <w:rPrChange w:id="5037" w:author="天赐 余" w:date="2025-11-29T18:12:00Z" w16du:dateUtc="2025-11-29T10:12:00Z">
              <w:rPr>
                <w:rFonts w:hint="eastAsia"/>
                <w:highlight w:val="yellow"/>
              </w:rPr>
            </w:rPrChange>
          </w:rPr>
          <w:delText>比较自身计算出的首要</w:delText>
        </w:r>
        <w:r w:rsidRPr="00EA47E3" w:rsidDel="00234B57">
          <w:rPr>
            <w:rPrChange w:id="5038" w:author="天赐 余" w:date="2025-11-29T18:12:00Z" w16du:dateUtc="2025-11-29T10:12:00Z">
              <w:rPr>
                <w:highlight w:val="yellow"/>
              </w:rPr>
            </w:rPrChange>
          </w:rPr>
          <w:delText>GM</w:delText>
        </w:r>
        <w:r w:rsidRPr="00EA47E3" w:rsidDel="00234B57">
          <w:rPr>
            <w:rFonts w:hint="eastAsia"/>
            <w:rPrChange w:id="5039" w:author="天赐 余" w:date="2025-11-29T18:12:00Z" w16du:dateUtc="2025-11-29T10:12:00Z">
              <w:rPr>
                <w:rFonts w:hint="eastAsia"/>
                <w:highlight w:val="yellow"/>
              </w:rPr>
            </w:rPrChange>
          </w:rPr>
          <w:delText>时间与自身本地时间的差异。</w:delText>
        </w:r>
      </w:del>
    </w:p>
    <w:p w14:paraId="63104456" w14:textId="4D07D2A4" w:rsidR="00717322" w:rsidRPr="00EA47E3" w:rsidDel="00234B57" w:rsidRDefault="00000000" w:rsidP="00234B57">
      <w:pPr>
        <w:ind w:firstLine="560"/>
        <w:rPr>
          <w:del w:id="5040" w:author="寅涵 孙" w:date="2025-12-04T14:57:00Z" w16du:dateUtc="2025-12-04T06:57:00Z"/>
          <w:rPrChange w:id="5041" w:author="天赐 余" w:date="2025-11-29T18:12:00Z" w16du:dateUtc="2025-11-29T10:12:00Z">
            <w:rPr>
              <w:del w:id="5042" w:author="寅涵 孙" w:date="2025-12-04T14:57:00Z" w16du:dateUtc="2025-12-04T06:57:00Z"/>
              <w:highlight w:val="yellow"/>
            </w:rPr>
          </w:rPrChange>
        </w:rPr>
      </w:pPr>
      <w:del w:id="5043" w:author="寅涵 孙" w:date="2025-12-04T14:57:00Z" w16du:dateUtc="2025-12-04T06:57:00Z">
        <w:r w:rsidRPr="00EA47E3" w:rsidDel="00234B57">
          <w:rPr>
            <w:rFonts w:hint="eastAsia"/>
            <w:rPrChange w:id="5044" w:author="天赐 余" w:date="2025-11-29T18:12:00Z" w16du:dateUtc="2025-11-29T10:12:00Z">
              <w:rPr>
                <w:rFonts w:hint="eastAsia"/>
                <w:highlight w:val="yellow"/>
              </w:rPr>
            </w:rPrChange>
          </w:rPr>
          <w:delText>根据先前计算出的首要</w:delText>
        </w:r>
        <w:r w:rsidRPr="00EA47E3" w:rsidDel="00234B57">
          <w:rPr>
            <w:rPrChange w:id="5045" w:author="天赐 余" w:date="2025-11-29T18:12:00Z" w16du:dateUtc="2025-11-29T10:12:00Z">
              <w:rPr>
                <w:highlight w:val="yellow"/>
              </w:rPr>
            </w:rPrChange>
          </w:rPr>
          <w:delText>GM</w:delText>
        </w:r>
        <w:r w:rsidRPr="00EA47E3" w:rsidDel="00234B57">
          <w:rPr>
            <w:rFonts w:hint="eastAsia"/>
            <w:rPrChange w:id="5046" w:author="天赐 余" w:date="2025-11-29T18:12:00Z" w16du:dateUtc="2025-11-29T10:12:00Z">
              <w:rPr>
                <w:rFonts w:hint="eastAsia"/>
                <w:highlight w:val="yellow"/>
              </w:rPr>
            </w:rPrChange>
          </w:rPr>
          <w:delText>时间，并结合本地时间值，计算两者的差值，若大于故障判定阈值</w:delText>
        </w:r>
        <w:r w:rsidRPr="00EA47E3" w:rsidDel="00234B57">
          <w:rPr>
            <w:rPrChange w:id="5047" w:author="天赐 余" w:date="2025-11-29T18:12:00Z" w16du:dateUtc="2025-11-29T10:12:00Z">
              <w:rPr>
                <w:highlight w:val="yellow"/>
              </w:rPr>
            </w:rPrChange>
          </w:rPr>
          <w:delText>(Fault threshold)</w:delText>
        </w:r>
        <w:r w:rsidRPr="00EA47E3" w:rsidDel="00234B57">
          <w:rPr>
            <w:rFonts w:hint="eastAsia"/>
            <w:rPrChange w:id="5048" w:author="天赐 余" w:date="2025-11-29T18:12:00Z" w16du:dateUtc="2025-11-29T10:12:00Z">
              <w:rPr>
                <w:rFonts w:hint="eastAsia"/>
                <w:highlight w:val="yellow"/>
              </w:rPr>
            </w:rPrChange>
          </w:rPr>
          <w:delText>，则判定首要</w:delText>
        </w:r>
        <w:r w:rsidRPr="00EA47E3" w:rsidDel="00234B57">
          <w:rPr>
            <w:rPrChange w:id="5049" w:author="天赐 余" w:date="2025-11-29T18:12:00Z" w16du:dateUtc="2025-11-29T10:12:00Z">
              <w:rPr>
                <w:highlight w:val="yellow"/>
              </w:rPr>
            </w:rPrChange>
          </w:rPr>
          <w:delText>GM</w:delText>
        </w:r>
        <w:r w:rsidRPr="00EA47E3" w:rsidDel="00234B57">
          <w:rPr>
            <w:rFonts w:hint="eastAsia"/>
            <w:rPrChange w:id="5050" w:author="天赐 余" w:date="2025-11-29T18:12:00Z" w16du:dateUtc="2025-11-29T10:12:00Z">
              <w:rPr>
                <w:rFonts w:hint="eastAsia"/>
                <w:highlight w:val="yellow"/>
              </w:rPr>
            </w:rPrChange>
          </w:rPr>
          <w:delText>故障。</w:delText>
        </w:r>
      </w:del>
    </w:p>
    <w:p w14:paraId="021A7F66" w14:textId="188B13BA" w:rsidR="00717322" w:rsidRPr="00EA47E3" w:rsidDel="00234B57" w:rsidRDefault="00000000" w:rsidP="00234B57">
      <w:pPr>
        <w:ind w:firstLine="560"/>
        <w:rPr>
          <w:del w:id="5051" w:author="寅涵 孙" w:date="2025-12-04T14:57:00Z" w16du:dateUtc="2025-12-04T06:57:00Z"/>
          <w:rPrChange w:id="5052" w:author="天赐 余" w:date="2025-11-29T18:12:00Z" w16du:dateUtc="2025-11-29T10:12:00Z">
            <w:rPr>
              <w:del w:id="5053" w:author="寅涵 孙" w:date="2025-12-04T14:57:00Z" w16du:dateUtc="2025-12-04T06:57:00Z"/>
              <w:highlight w:val="yellow"/>
            </w:rPr>
          </w:rPrChange>
        </w:rPr>
      </w:pPr>
      <w:del w:id="5054" w:author="寅涵 孙" w:date="2025-12-04T14:57:00Z" w16du:dateUtc="2025-12-04T06:57:00Z">
        <w:r w:rsidRPr="00EA47E3" w:rsidDel="00234B57">
          <w:rPr>
            <w:rFonts w:hint="eastAsia"/>
            <w:rPrChange w:id="5055" w:author="天赐 余" w:date="2025-11-29T18:12:00Z" w16du:dateUtc="2025-11-29T10:12:00Z">
              <w:rPr>
                <w:rFonts w:hint="eastAsia"/>
                <w:highlight w:val="yellow"/>
              </w:rPr>
            </w:rPrChange>
          </w:rPr>
          <w:delText>若</w:delText>
        </w:r>
        <w:r w:rsidRPr="00EA47E3" w:rsidDel="00234B57">
          <w:rPr>
            <w:rPrChange w:id="5056" w:author="天赐 余" w:date="2025-11-29T18:12:00Z" w16du:dateUtc="2025-11-29T10:12:00Z">
              <w:rPr>
                <w:highlight w:val="yellow"/>
              </w:rPr>
            </w:rPrChange>
          </w:rPr>
          <w:delText>GM</w:delText>
        </w:r>
        <w:r w:rsidRPr="00EA47E3" w:rsidDel="00234B57">
          <w:rPr>
            <w:rFonts w:hint="eastAsia"/>
            <w:rPrChange w:id="5057" w:author="天赐 余" w:date="2025-11-29T18:12:00Z" w16du:dateUtc="2025-11-29T10:12:00Z">
              <w:rPr>
                <w:rFonts w:hint="eastAsia"/>
                <w:highlight w:val="yellow"/>
              </w:rPr>
            </w:rPrChange>
          </w:rPr>
          <w:delText>在接收窗口内未收到</w:delText>
        </w:r>
        <w:r w:rsidRPr="00EA47E3" w:rsidDel="00234B57">
          <w:rPr>
            <w:rPrChange w:id="5058" w:author="天赐 余" w:date="2025-11-29T18:12:00Z" w16du:dateUtc="2025-11-29T10:12:00Z">
              <w:rPr>
                <w:highlight w:val="yellow"/>
              </w:rPr>
            </w:rPrChange>
          </w:rPr>
          <w:delText>MGSP</w:delText>
        </w:r>
        <w:r w:rsidRPr="00EA47E3" w:rsidDel="00234B57">
          <w:rPr>
            <w:rFonts w:hint="eastAsia"/>
            <w:rPrChange w:id="5059" w:author="天赐 余" w:date="2025-11-29T18:12:00Z" w16du:dateUtc="2025-11-29T10:12:00Z">
              <w:rPr>
                <w:rFonts w:hint="eastAsia"/>
                <w:highlight w:val="yellow"/>
              </w:rPr>
            </w:rPrChange>
          </w:rPr>
          <w:delText>准备帧，则判定首要</w:delText>
        </w:r>
        <w:r w:rsidRPr="00EA47E3" w:rsidDel="00234B57">
          <w:rPr>
            <w:rPrChange w:id="5060" w:author="天赐 余" w:date="2025-11-29T18:12:00Z" w16du:dateUtc="2025-11-29T10:12:00Z">
              <w:rPr>
                <w:highlight w:val="yellow"/>
              </w:rPr>
            </w:rPrChange>
          </w:rPr>
          <w:delText>GM</w:delText>
        </w:r>
        <w:r w:rsidRPr="00EA47E3" w:rsidDel="00234B57">
          <w:rPr>
            <w:rFonts w:hint="eastAsia"/>
            <w:rPrChange w:id="5061" w:author="天赐 余" w:date="2025-11-29T18:12:00Z" w16du:dateUtc="2025-11-29T10:12:00Z">
              <w:rPr>
                <w:rFonts w:hint="eastAsia"/>
                <w:highlight w:val="yellow"/>
              </w:rPr>
            </w:rPrChange>
          </w:rPr>
          <w:delText>发生静默故障。跳转到故障处理与视图切换。</w:delText>
        </w:r>
      </w:del>
    </w:p>
    <w:p w14:paraId="4D960B99" w14:textId="5B1D344D" w:rsidR="00717322" w:rsidRPr="00EA47E3" w:rsidDel="00234B57" w:rsidRDefault="00000000" w:rsidP="00234B57">
      <w:pPr>
        <w:ind w:firstLine="562"/>
        <w:rPr>
          <w:del w:id="5062" w:author="寅涵 孙" w:date="2025-12-04T14:57:00Z" w16du:dateUtc="2025-12-04T06:57:00Z"/>
          <w:rPrChange w:id="5063" w:author="天赐 余" w:date="2025-11-29T18:12:00Z" w16du:dateUtc="2025-11-29T10:12:00Z">
            <w:rPr>
              <w:del w:id="5064" w:author="寅涵 孙" w:date="2025-12-04T14:57:00Z" w16du:dateUtc="2025-12-04T06:57:00Z"/>
              <w:highlight w:val="yellow"/>
            </w:rPr>
          </w:rPrChange>
        </w:rPr>
      </w:pPr>
      <w:del w:id="5065" w:author="寅涵 孙" w:date="2025-12-04T14:57:00Z" w16du:dateUtc="2025-12-04T06:57:00Z">
        <w:r w:rsidRPr="00EA47E3" w:rsidDel="00234B57">
          <w:rPr>
            <w:b/>
            <w:bCs/>
            <w:rPrChange w:id="5066" w:author="天赐 余" w:date="2025-11-29T18:12:00Z" w16du:dateUtc="2025-11-29T10:12:00Z">
              <w:rPr>
                <w:b/>
                <w:bCs/>
                <w:highlight w:val="yellow"/>
              </w:rPr>
            </w:rPrChange>
          </w:rPr>
          <w:delText>3.</w:delText>
        </w:r>
        <w:r w:rsidRPr="00EA47E3" w:rsidDel="00234B57">
          <w:rPr>
            <w:rFonts w:hint="eastAsia"/>
            <w:b/>
            <w:bCs/>
            <w:rPrChange w:id="5067" w:author="天赐 余" w:date="2025-11-29T18:12:00Z" w16du:dateUtc="2025-11-29T10:12:00Z">
              <w:rPr>
                <w:rFonts w:hint="eastAsia"/>
                <w:b/>
                <w:bCs/>
                <w:highlight w:val="yellow"/>
              </w:rPr>
            </w:rPrChange>
          </w:rPr>
          <w:delText>投票与确认：</w:delText>
        </w:r>
        <w:r w:rsidRPr="00EA47E3" w:rsidDel="00234B57">
          <w:rPr>
            <w:rFonts w:hint="eastAsia"/>
            <w:rPrChange w:id="5068" w:author="天赐 余" w:date="2025-11-29T18:12:00Z" w16du:dateUtc="2025-11-29T10:12:00Z">
              <w:rPr>
                <w:rFonts w:hint="eastAsia"/>
                <w:highlight w:val="yellow"/>
              </w:rPr>
            </w:rPrChange>
          </w:rPr>
          <w:delText>若</w:delText>
        </w:r>
        <w:r w:rsidRPr="00EA47E3" w:rsidDel="00234B57">
          <w:rPr>
            <w:rPrChange w:id="5069" w:author="天赐 余" w:date="2025-11-29T18:12:00Z" w16du:dateUtc="2025-11-29T10:12:00Z">
              <w:rPr>
                <w:highlight w:val="yellow"/>
              </w:rPr>
            </w:rPrChange>
          </w:rPr>
          <w:delText>GM</w:delText>
        </w:r>
        <w:r w:rsidRPr="00EA47E3" w:rsidDel="00234B57">
          <w:rPr>
            <w:rFonts w:hint="eastAsia"/>
            <w:rPrChange w:id="5070" w:author="天赐 余" w:date="2025-11-29T18:12:00Z" w16du:dateUtc="2025-11-29T10:12:00Z">
              <w:rPr>
                <w:rFonts w:hint="eastAsia"/>
                <w:highlight w:val="yellow"/>
              </w:rPr>
            </w:rPrChange>
          </w:rPr>
          <w:delText>经过检测后认为首要</w:delText>
        </w:r>
        <w:r w:rsidRPr="00EA47E3" w:rsidDel="00234B57">
          <w:rPr>
            <w:rPrChange w:id="5071" w:author="天赐 余" w:date="2025-11-29T18:12:00Z" w16du:dateUtc="2025-11-29T10:12:00Z">
              <w:rPr>
                <w:highlight w:val="yellow"/>
              </w:rPr>
            </w:rPrChange>
          </w:rPr>
          <w:delText>GM</w:delText>
        </w:r>
        <w:r w:rsidRPr="00EA47E3" w:rsidDel="00234B57">
          <w:rPr>
            <w:rFonts w:hint="eastAsia"/>
            <w:rPrChange w:id="5072" w:author="天赐 余" w:date="2025-11-29T18:12:00Z" w16du:dateUtc="2025-11-29T10:12:00Z">
              <w:rPr>
                <w:rFonts w:hint="eastAsia"/>
                <w:highlight w:val="yellow"/>
              </w:rPr>
            </w:rPrChange>
          </w:rPr>
          <w:delText>工作正常，它将广播一个</w:delText>
        </w:r>
        <w:r w:rsidRPr="00EA47E3" w:rsidDel="00234B57">
          <w:rPr>
            <w:rPrChange w:id="5073" w:author="天赐 余" w:date="2025-11-29T18:12:00Z" w16du:dateUtc="2025-11-29T10:12:00Z">
              <w:rPr>
                <w:highlight w:val="yellow"/>
              </w:rPr>
            </w:rPrChange>
          </w:rPr>
          <w:delText>MGSP</w:delText>
        </w:r>
        <w:r w:rsidRPr="00EA47E3" w:rsidDel="00234B57">
          <w:rPr>
            <w:rFonts w:hint="eastAsia"/>
            <w:rPrChange w:id="5074" w:author="天赐 余" w:date="2025-11-29T18:12:00Z" w16du:dateUtc="2025-11-29T10:12:00Z">
              <w:rPr>
                <w:rFonts w:hint="eastAsia"/>
                <w:highlight w:val="yellow"/>
              </w:rPr>
            </w:rPrChange>
          </w:rPr>
          <w:delText>确认帧（</w:delText>
        </w:r>
        <w:r w:rsidRPr="00EA47E3" w:rsidDel="00234B57">
          <w:rPr>
            <w:rPrChange w:id="5075" w:author="天赐 余" w:date="2025-11-29T18:12:00Z" w16du:dateUtc="2025-11-29T10:12:00Z">
              <w:rPr>
                <w:highlight w:val="yellow"/>
              </w:rPr>
            </w:rPrChange>
          </w:rPr>
          <w:delText>Acknowledge Frame</w:delText>
        </w:r>
        <w:r w:rsidRPr="00EA47E3" w:rsidDel="00234B57">
          <w:rPr>
            <w:rFonts w:hint="eastAsia"/>
            <w:rPrChange w:id="5076" w:author="天赐 余" w:date="2025-11-29T18:12:00Z" w16du:dateUtc="2025-11-29T10:12:00Z">
              <w:rPr>
                <w:rFonts w:hint="eastAsia"/>
                <w:highlight w:val="yellow"/>
              </w:rPr>
            </w:rPrChange>
          </w:rPr>
          <w:delText>）以示同意。反之，若检测到异常，则不做任何处理。若</w:delText>
        </w:r>
        <w:r w:rsidRPr="00EA47E3" w:rsidDel="00234B57">
          <w:rPr>
            <w:rPrChange w:id="5077" w:author="天赐 余" w:date="2025-11-29T18:12:00Z" w16du:dateUtc="2025-11-29T10:12:00Z">
              <w:rPr>
                <w:highlight w:val="yellow"/>
              </w:rPr>
            </w:rPrChange>
          </w:rPr>
          <w:delText>GM</w:delText>
        </w:r>
        <w:r w:rsidRPr="00EA47E3" w:rsidDel="00234B57">
          <w:rPr>
            <w:rFonts w:hint="eastAsia"/>
            <w:rPrChange w:id="5078" w:author="天赐 余" w:date="2025-11-29T18:12:00Z" w16du:dateUtc="2025-11-29T10:12:00Z">
              <w:rPr>
                <w:rFonts w:hint="eastAsia"/>
                <w:highlight w:val="yellow"/>
              </w:rPr>
            </w:rPrChange>
          </w:rPr>
          <w:delText>经过检测后认为首要</w:delText>
        </w:r>
        <w:r w:rsidRPr="00EA47E3" w:rsidDel="00234B57">
          <w:rPr>
            <w:rPrChange w:id="5079" w:author="天赐 余" w:date="2025-11-29T18:12:00Z" w16du:dateUtc="2025-11-29T10:12:00Z">
              <w:rPr>
                <w:highlight w:val="yellow"/>
              </w:rPr>
            </w:rPrChange>
          </w:rPr>
          <w:delText>GM</w:delText>
        </w:r>
        <w:r w:rsidRPr="00EA47E3" w:rsidDel="00234B57">
          <w:rPr>
            <w:rFonts w:hint="eastAsia"/>
            <w:rPrChange w:id="5080" w:author="天赐 余" w:date="2025-11-29T18:12:00Z" w16du:dateUtc="2025-11-29T10:12:00Z">
              <w:rPr>
                <w:rFonts w:hint="eastAsia"/>
                <w:highlight w:val="yellow"/>
              </w:rPr>
            </w:rPrChange>
          </w:rPr>
          <w:delText>发生拜占庭故障，跳转到故障处理与视图切换。</w:delText>
        </w:r>
      </w:del>
    </w:p>
    <w:p w14:paraId="1047D87C" w14:textId="54CFD099" w:rsidR="00717322" w:rsidRPr="00EA47E3" w:rsidDel="00234B57" w:rsidRDefault="00000000" w:rsidP="00234B57">
      <w:pPr>
        <w:ind w:firstLine="562"/>
        <w:rPr>
          <w:del w:id="5081" w:author="寅涵 孙" w:date="2025-12-04T14:57:00Z" w16du:dateUtc="2025-12-04T06:57:00Z"/>
          <w:b/>
          <w:bCs/>
          <w:rPrChange w:id="5082" w:author="天赐 余" w:date="2025-11-29T18:12:00Z" w16du:dateUtc="2025-11-29T10:12:00Z">
            <w:rPr>
              <w:del w:id="5083" w:author="寅涵 孙" w:date="2025-12-04T14:57:00Z" w16du:dateUtc="2025-12-04T06:57:00Z"/>
              <w:b/>
              <w:bCs/>
              <w:highlight w:val="yellow"/>
            </w:rPr>
          </w:rPrChange>
        </w:rPr>
      </w:pPr>
      <w:del w:id="5084" w:author="寅涵 孙" w:date="2025-12-04T14:57:00Z" w16du:dateUtc="2025-12-04T06:57:00Z">
        <w:r w:rsidRPr="00EA47E3" w:rsidDel="00234B57">
          <w:rPr>
            <w:b/>
            <w:bCs/>
            <w:rPrChange w:id="5085" w:author="天赐 余" w:date="2025-11-29T18:12:00Z" w16du:dateUtc="2025-11-29T10:12:00Z">
              <w:rPr>
                <w:b/>
                <w:bCs/>
                <w:highlight w:val="yellow"/>
              </w:rPr>
            </w:rPrChange>
          </w:rPr>
          <w:delText>4.</w:delText>
        </w:r>
        <w:r w:rsidRPr="00EA47E3" w:rsidDel="00234B57">
          <w:rPr>
            <w:rFonts w:hint="eastAsia"/>
            <w:b/>
            <w:bCs/>
            <w:rPrChange w:id="5086" w:author="天赐 余" w:date="2025-11-29T18:12:00Z" w16du:dateUtc="2025-11-29T10:12:00Z">
              <w:rPr>
                <w:rFonts w:hint="eastAsia"/>
                <w:b/>
                <w:bCs/>
                <w:highlight w:val="yellow"/>
              </w:rPr>
            </w:rPrChange>
          </w:rPr>
          <w:delText>共识达成与时间同步</w:delText>
        </w:r>
      </w:del>
    </w:p>
    <w:p w14:paraId="2F48C6BE" w14:textId="61B7CBFF" w:rsidR="00717322" w:rsidRPr="00EA47E3" w:rsidDel="00234B57" w:rsidRDefault="00000000" w:rsidP="00234B57">
      <w:pPr>
        <w:ind w:firstLine="560"/>
        <w:rPr>
          <w:del w:id="5087" w:author="寅涵 孙" w:date="2025-12-04T14:57:00Z" w16du:dateUtc="2025-12-04T06:57:00Z"/>
          <w:rPrChange w:id="5088" w:author="天赐 余" w:date="2025-11-29T18:12:00Z" w16du:dateUtc="2025-11-29T10:12:00Z">
            <w:rPr>
              <w:del w:id="5089" w:author="寅涵 孙" w:date="2025-12-04T14:57:00Z" w16du:dateUtc="2025-12-04T06:57:00Z"/>
              <w:highlight w:val="yellow"/>
            </w:rPr>
          </w:rPrChange>
        </w:rPr>
      </w:pPr>
      <w:del w:id="5090" w:author="寅涵 孙" w:date="2025-12-04T14:57:00Z" w16du:dateUtc="2025-12-04T06:57:00Z">
        <w:r w:rsidRPr="00EA47E3" w:rsidDel="00234B57">
          <w:rPr>
            <w:rFonts w:hint="eastAsia"/>
            <w:rPrChange w:id="5091" w:author="天赐 余" w:date="2025-11-29T18:12:00Z" w16du:dateUtc="2025-11-29T10:12:00Z">
              <w:rPr>
                <w:rFonts w:hint="eastAsia"/>
                <w:highlight w:val="yellow"/>
              </w:rPr>
            </w:rPrChange>
          </w:rPr>
          <w:delText>在包含</w:delText>
        </w:r>
        <w:r w:rsidRPr="00EA47E3" w:rsidDel="00234B57">
          <w:rPr>
            <w:rPrChange w:id="5092" w:author="天赐 余" w:date="2025-11-29T18:12:00Z" w16du:dateUtc="2025-11-29T10:12:00Z">
              <w:rPr>
                <w:highlight w:val="yellow"/>
              </w:rPr>
            </w:rPrChange>
          </w:rPr>
          <w:delText>3</w:delText>
        </w:r>
        <w:r w:rsidRPr="00EA47E3" w:rsidDel="00234B57">
          <w:rPr>
            <w:rFonts w:hint="eastAsia"/>
            <w:rPrChange w:id="5093" w:author="天赐 余" w:date="2025-11-29T18:12:00Z" w16du:dateUtc="2025-11-29T10:12:00Z">
              <w:rPr>
                <w:rFonts w:hint="eastAsia"/>
                <w:highlight w:val="yellow"/>
              </w:rPr>
            </w:rPrChange>
          </w:rPr>
          <w:delText>个</w:delText>
        </w:r>
        <w:r w:rsidRPr="00EA47E3" w:rsidDel="00234B57">
          <w:rPr>
            <w:rPrChange w:id="5094" w:author="天赐 余" w:date="2025-11-29T18:12:00Z" w16du:dateUtc="2025-11-29T10:12:00Z">
              <w:rPr>
                <w:highlight w:val="yellow"/>
              </w:rPr>
            </w:rPrChange>
          </w:rPr>
          <w:delText>GM</w:delText>
        </w:r>
        <w:r w:rsidRPr="00EA47E3" w:rsidDel="00234B57">
          <w:rPr>
            <w:rFonts w:hint="eastAsia"/>
            <w:rPrChange w:id="5095" w:author="天赐 余" w:date="2025-11-29T18:12:00Z" w16du:dateUtc="2025-11-29T10:12:00Z">
              <w:rPr>
                <w:rFonts w:hint="eastAsia"/>
                <w:highlight w:val="yellow"/>
              </w:rPr>
            </w:rPrChange>
          </w:rPr>
          <w:delText>的系统中（容忍</w:delText>
        </w:r>
        <w:r w:rsidRPr="00EA47E3" w:rsidDel="00234B57">
          <w:rPr>
            <w:rPrChange w:id="5096" w:author="天赐 余" w:date="2025-11-29T18:12:00Z" w16du:dateUtc="2025-11-29T10:12:00Z">
              <w:rPr>
                <w:highlight w:val="yellow"/>
              </w:rPr>
            </w:rPrChange>
          </w:rPr>
          <w:delText>1</w:delText>
        </w:r>
        <w:r w:rsidRPr="00EA47E3" w:rsidDel="00234B57">
          <w:rPr>
            <w:rFonts w:hint="eastAsia"/>
            <w:rPrChange w:id="5097" w:author="天赐 余" w:date="2025-11-29T18:12:00Z" w16du:dateUtc="2025-11-29T10:12:00Z">
              <w:rPr>
                <w:rFonts w:hint="eastAsia"/>
                <w:highlight w:val="yellow"/>
              </w:rPr>
            </w:rPrChange>
          </w:rPr>
          <w:delText>个拜占庭故障</w:delText>
        </w:r>
        <w:r w:rsidRPr="00EA47E3" w:rsidDel="00234B57">
          <w:rPr>
            <w:rPrChange w:id="5098" w:author="天赐 余" w:date="2025-11-29T18:12:00Z" w16du:dateUtc="2025-11-29T10:12:00Z">
              <w:rPr>
                <w:highlight w:val="yellow"/>
              </w:rPr>
            </w:rPrChange>
          </w:rPr>
          <w:delText>GM</w:delText>
        </w:r>
        <w:r w:rsidRPr="00EA47E3" w:rsidDel="00234B57">
          <w:rPr>
            <w:rFonts w:hint="eastAsia"/>
            <w:rPrChange w:id="5099" w:author="天赐 余" w:date="2025-11-29T18:12:00Z" w16du:dateUtc="2025-11-29T10:12:00Z">
              <w:rPr>
                <w:rFonts w:hint="eastAsia"/>
                <w:highlight w:val="yellow"/>
              </w:rPr>
            </w:rPrChange>
          </w:rPr>
          <w:delText>），共识达成的条件如下：当</w:delText>
        </w:r>
        <w:r w:rsidRPr="00EA47E3" w:rsidDel="00234B57">
          <w:rPr>
            <w:rPrChange w:id="5100" w:author="天赐 余" w:date="2025-11-29T18:12:00Z" w16du:dateUtc="2025-11-29T10:12:00Z">
              <w:rPr>
                <w:highlight w:val="yellow"/>
              </w:rPr>
            </w:rPrChange>
          </w:rPr>
          <w:delText>GM</w:delText>
        </w:r>
        <w:r w:rsidRPr="00EA47E3" w:rsidDel="00234B57">
          <w:rPr>
            <w:rFonts w:hint="eastAsia"/>
            <w:rPrChange w:id="5101" w:author="天赐 余" w:date="2025-11-29T18:12:00Z" w16du:dateUtc="2025-11-29T10:12:00Z">
              <w:rPr>
                <w:rFonts w:hint="eastAsia"/>
                <w:highlight w:val="yellow"/>
              </w:rPr>
            </w:rPrChange>
          </w:rPr>
          <w:delText>收到了</w:delText>
        </w:r>
        <w:r w:rsidRPr="00EA47E3" w:rsidDel="00234B57">
          <w:rPr>
            <w:rPrChange w:id="5102" w:author="天赐 余" w:date="2025-11-29T18:12:00Z" w16du:dateUtc="2025-11-29T10:12:00Z">
              <w:rPr>
                <w:highlight w:val="yellow"/>
              </w:rPr>
            </w:rPrChange>
          </w:rPr>
          <w:delText>1</w:delText>
        </w:r>
        <w:r w:rsidRPr="00EA47E3" w:rsidDel="00234B57">
          <w:rPr>
            <w:rFonts w:hint="eastAsia"/>
            <w:rPrChange w:id="5103" w:author="天赐 余" w:date="2025-11-29T18:12:00Z" w16du:dateUtc="2025-11-29T10:12:00Z">
              <w:rPr>
                <w:rFonts w:hint="eastAsia"/>
                <w:highlight w:val="yellow"/>
              </w:rPr>
            </w:rPrChange>
          </w:rPr>
          <w:delText>个来自其他</w:delText>
        </w:r>
        <w:r w:rsidRPr="00EA47E3" w:rsidDel="00234B57">
          <w:rPr>
            <w:rPrChange w:id="5104" w:author="天赐 余" w:date="2025-11-29T18:12:00Z" w16du:dateUtc="2025-11-29T10:12:00Z">
              <w:rPr>
                <w:highlight w:val="yellow"/>
              </w:rPr>
            </w:rPrChange>
          </w:rPr>
          <w:delText>GM</w:delText>
        </w:r>
        <w:r w:rsidRPr="00EA47E3" w:rsidDel="00234B57">
          <w:rPr>
            <w:rFonts w:hint="eastAsia"/>
            <w:rPrChange w:id="5105" w:author="天赐 余" w:date="2025-11-29T18:12:00Z" w16du:dateUtc="2025-11-29T10:12:00Z">
              <w:rPr>
                <w:rFonts w:hint="eastAsia"/>
                <w:highlight w:val="yellow"/>
              </w:rPr>
            </w:rPrChange>
          </w:rPr>
          <w:delText>的</w:delText>
        </w:r>
        <w:r w:rsidRPr="00EA47E3" w:rsidDel="00234B57">
          <w:rPr>
            <w:rPrChange w:id="5106" w:author="天赐 余" w:date="2025-11-29T18:12:00Z" w16du:dateUtc="2025-11-29T10:12:00Z">
              <w:rPr>
                <w:highlight w:val="yellow"/>
              </w:rPr>
            </w:rPrChange>
          </w:rPr>
          <w:delText>MGSP</w:delText>
        </w:r>
        <w:r w:rsidRPr="00EA47E3" w:rsidDel="00234B57">
          <w:rPr>
            <w:rFonts w:hint="eastAsia"/>
            <w:rPrChange w:id="5107" w:author="天赐 余" w:date="2025-11-29T18:12:00Z" w16du:dateUtc="2025-11-29T10:12:00Z">
              <w:rPr>
                <w:rFonts w:hint="eastAsia"/>
                <w:highlight w:val="yellow"/>
              </w:rPr>
            </w:rPrChange>
          </w:rPr>
          <w:delText>确认帧，并且它自身也已发送了</w:delText>
        </w:r>
        <w:r w:rsidRPr="00EA47E3" w:rsidDel="00234B57">
          <w:rPr>
            <w:rPrChange w:id="5108" w:author="天赐 余" w:date="2025-11-29T18:12:00Z" w16du:dateUtc="2025-11-29T10:12:00Z">
              <w:rPr>
                <w:highlight w:val="yellow"/>
              </w:rPr>
            </w:rPrChange>
          </w:rPr>
          <w:delText>MGSP</w:delText>
        </w:r>
        <w:r w:rsidRPr="00EA47E3" w:rsidDel="00234B57">
          <w:rPr>
            <w:rFonts w:hint="eastAsia"/>
            <w:rPrChange w:id="5109" w:author="天赐 余" w:date="2025-11-29T18:12:00Z" w16du:dateUtc="2025-11-29T10:12:00Z">
              <w:rPr>
                <w:rFonts w:hint="eastAsia"/>
                <w:highlight w:val="yellow"/>
              </w:rPr>
            </w:rPrChange>
          </w:rPr>
          <w:delText>确认帧（合计</w:delText>
        </w:r>
        <w:r w:rsidRPr="00EA47E3" w:rsidDel="00234B57">
          <w:rPr>
            <w:rPrChange w:id="5110" w:author="天赐 余" w:date="2025-11-29T18:12:00Z" w16du:dateUtc="2025-11-29T10:12:00Z">
              <w:rPr>
                <w:highlight w:val="yellow"/>
              </w:rPr>
            </w:rPrChange>
          </w:rPr>
          <w:delText>2</w:delText>
        </w:r>
        <w:r w:rsidRPr="00EA47E3" w:rsidDel="00234B57">
          <w:rPr>
            <w:rFonts w:hint="eastAsia"/>
            <w:rPrChange w:id="5111" w:author="天赐 余" w:date="2025-11-29T18:12:00Z" w16du:dateUtc="2025-11-29T10:12:00Z">
              <w:rPr>
                <w:rFonts w:hint="eastAsia"/>
                <w:highlight w:val="yellow"/>
              </w:rPr>
            </w:rPrChange>
          </w:rPr>
          <w:delText>个确认帧），便认为共识已经达成。此时，该</w:delText>
        </w:r>
        <w:r w:rsidRPr="00EA47E3" w:rsidDel="00234B57">
          <w:rPr>
            <w:rPrChange w:id="5112" w:author="天赐 余" w:date="2025-11-29T18:12:00Z" w16du:dateUtc="2025-11-29T10:12:00Z">
              <w:rPr>
                <w:highlight w:val="yellow"/>
              </w:rPr>
            </w:rPrChange>
          </w:rPr>
          <w:delText>GM</w:delText>
        </w:r>
        <w:r w:rsidRPr="00EA47E3" w:rsidDel="00234B57">
          <w:rPr>
            <w:rFonts w:hint="eastAsia"/>
            <w:rPrChange w:id="5113" w:author="天赐 余" w:date="2025-11-29T18:12:00Z" w16du:dateUtc="2025-11-29T10:12:00Z">
              <w:rPr>
                <w:rFonts w:hint="eastAsia"/>
                <w:highlight w:val="yellow"/>
              </w:rPr>
            </w:rPrChange>
          </w:rPr>
          <w:delText>会将自身的本地时钟和全局</w:delText>
        </w:r>
        <w:r w:rsidRPr="00EA47E3" w:rsidDel="00234B57">
          <w:rPr>
            <w:rPrChange w:id="5114" w:author="天赐 余" w:date="2025-11-29T18:12:00Z" w16du:dateUtc="2025-11-29T10:12:00Z">
              <w:rPr>
                <w:highlight w:val="yellow"/>
              </w:rPr>
            </w:rPrChange>
          </w:rPr>
          <w:delText>GM</w:delText>
        </w:r>
        <w:r w:rsidRPr="00EA47E3" w:rsidDel="00234B57">
          <w:rPr>
            <w:rFonts w:hint="eastAsia"/>
            <w:rPrChange w:id="5115" w:author="天赐 余" w:date="2025-11-29T18:12:00Z" w16du:dateUtc="2025-11-29T10:12:00Z">
              <w:rPr>
                <w:rFonts w:hint="eastAsia"/>
                <w:highlight w:val="yellow"/>
              </w:rPr>
            </w:rPrChange>
          </w:rPr>
          <w:delText>时钟同</w:delText>
        </w:r>
        <w:r w:rsidRPr="00EA47E3" w:rsidDel="00234B57">
          <w:rPr>
            <w:rFonts w:hint="eastAsia"/>
            <w:rPrChange w:id="5116" w:author="天赐 余" w:date="2025-11-29T18:12:00Z" w16du:dateUtc="2025-11-29T10:12:00Z">
              <w:rPr>
                <w:rFonts w:hint="eastAsia"/>
                <w:highlight w:val="yellow"/>
              </w:rPr>
            </w:rPrChange>
          </w:rPr>
          <w:lastRenderedPageBreak/>
          <w:delText>步到首要</w:delText>
        </w:r>
        <w:r w:rsidRPr="00EA47E3" w:rsidDel="00234B57">
          <w:rPr>
            <w:rPrChange w:id="5117" w:author="天赐 余" w:date="2025-11-29T18:12:00Z" w16du:dateUtc="2025-11-29T10:12:00Z">
              <w:rPr>
                <w:highlight w:val="yellow"/>
              </w:rPr>
            </w:rPrChange>
          </w:rPr>
          <w:delText>GM</w:delText>
        </w:r>
        <w:r w:rsidRPr="00EA47E3" w:rsidDel="00234B57">
          <w:rPr>
            <w:rFonts w:hint="eastAsia"/>
            <w:rPrChange w:id="5118" w:author="天赐 余" w:date="2025-11-29T18:12:00Z" w16du:dateUtc="2025-11-29T10:12:00Z">
              <w:rPr>
                <w:rFonts w:hint="eastAsia"/>
                <w:highlight w:val="yellow"/>
              </w:rPr>
            </w:rPrChange>
          </w:rPr>
          <w:delText>的时间上。更新后的全局</w:delText>
        </w:r>
        <w:r w:rsidRPr="00EA47E3" w:rsidDel="00234B57">
          <w:rPr>
            <w:rPrChange w:id="5119" w:author="天赐 余" w:date="2025-11-29T18:12:00Z" w16du:dateUtc="2025-11-29T10:12:00Z">
              <w:rPr>
                <w:highlight w:val="yellow"/>
              </w:rPr>
            </w:rPrChange>
          </w:rPr>
          <w:delText>GM</w:delText>
        </w:r>
        <w:r w:rsidRPr="00EA47E3" w:rsidDel="00234B57">
          <w:rPr>
            <w:rFonts w:hint="eastAsia"/>
            <w:rPrChange w:id="5120" w:author="天赐 余" w:date="2025-11-29T18:12:00Z" w16du:dateUtc="2025-11-29T10:12:00Z">
              <w:rPr>
                <w:rFonts w:hint="eastAsia"/>
                <w:highlight w:val="yellow"/>
              </w:rPr>
            </w:rPrChange>
          </w:rPr>
          <w:delText>时钟将用于下一轮同步周期的</w:delText>
        </w:r>
        <w:r w:rsidRPr="00EA47E3" w:rsidDel="00234B57">
          <w:rPr>
            <w:rPrChange w:id="5121" w:author="天赐 余" w:date="2025-11-29T18:12:00Z" w16du:dateUtc="2025-11-29T10:12:00Z">
              <w:rPr>
                <w:highlight w:val="yellow"/>
              </w:rPr>
            </w:rPrChange>
          </w:rPr>
          <w:delText>Sync</w:delText>
        </w:r>
        <w:r w:rsidRPr="00EA47E3" w:rsidDel="00234B57">
          <w:rPr>
            <w:rFonts w:hint="eastAsia"/>
            <w:rPrChange w:id="5122" w:author="天赐 余" w:date="2025-11-29T18:12:00Z" w16du:dateUtc="2025-11-29T10:12:00Z">
              <w:rPr>
                <w:rFonts w:hint="eastAsia"/>
                <w:highlight w:val="yellow"/>
              </w:rPr>
            </w:rPrChange>
          </w:rPr>
          <w:delText>帧时间戳，确保全网时间的持续收敛。</w:delText>
        </w:r>
      </w:del>
    </w:p>
    <w:p w14:paraId="15FD3B9F" w14:textId="7A818EEB" w:rsidR="00717322" w:rsidRPr="00EA47E3" w:rsidDel="00234B57" w:rsidRDefault="00000000" w:rsidP="00234B57">
      <w:pPr>
        <w:ind w:firstLine="562"/>
        <w:rPr>
          <w:del w:id="5123" w:author="寅涵 孙" w:date="2025-12-04T14:57:00Z" w16du:dateUtc="2025-12-04T06:57:00Z"/>
          <w:b/>
          <w:bCs/>
          <w:rPrChange w:id="5124" w:author="天赐 余" w:date="2025-11-29T18:12:00Z" w16du:dateUtc="2025-11-29T10:12:00Z">
            <w:rPr>
              <w:del w:id="5125" w:author="寅涵 孙" w:date="2025-12-04T14:57:00Z" w16du:dateUtc="2025-12-04T06:57:00Z"/>
              <w:b/>
              <w:bCs/>
              <w:highlight w:val="yellow"/>
            </w:rPr>
          </w:rPrChange>
        </w:rPr>
      </w:pPr>
      <w:del w:id="5126" w:author="寅涵 孙" w:date="2025-12-04T14:57:00Z" w16du:dateUtc="2025-12-04T06:57:00Z">
        <w:r w:rsidRPr="00EA47E3" w:rsidDel="00234B57">
          <w:rPr>
            <w:b/>
            <w:bCs/>
            <w:rPrChange w:id="5127" w:author="天赐 余" w:date="2025-11-29T18:12:00Z" w16du:dateUtc="2025-11-29T10:12:00Z">
              <w:rPr>
                <w:b/>
                <w:bCs/>
                <w:highlight w:val="yellow"/>
              </w:rPr>
            </w:rPrChange>
          </w:rPr>
          <w:delText>5.</w:delText>
        </w:r>
        <w:r w:rsidRPr="00EA47E3" w:rsidDel="00234B57">
          <w:rPr>
            <w:rFonts w:hint="eastAsia"/>
            <w:b/>
            <w:bCs/>
            <w:rPrChange w:id="5128" w:author="天赐 余" w:date="2025-11-29T18:12:00Z" w16du:dateUtc="2025-11-29T10:12:00Z">
              <w:rPr>
                <w:rFonts w:hint="eastAsia"/>
                <w:b/>
                <w:bCs/>
                <w:highlight w:val="yellow"/>
              </w:rPr>
            </w:rPrChange>
          </w:rPr>
          <w:delText>故障处理与视图切换</w:delText>
        </w:r>
      </w:del>
    </w:p>
    <w:p w14:paraId="2EE4F903" w14:textId="3A6A9606" w:rsidR="00717322" w:rsidRPr="00EA47E3" w:rsidDel="00234B57" w:rsidRDefault="00000000" w:rsidP="00234B57">
      <w:pPr>
        <w:ind w:firstLine="560"/>
        <w:rPr>
          <w:del w:id="5129" w:author="寅涵 孙" w:date="2025-12-04T14:57:00Z" w16du:dateUtc="2025-12-04T06:57:00Z"/>
          <w:rPrChange w:id="5130" w:author="天赐 余" w:date="2025-11-29T18:12:00Z" w16du:dateUtc="2025-11-29T10:12:00Z">
            <w:rPr>
              <w:del w:id="5131" w:author="寅涵 孙" w:date="2025-12-04T14:57:00Z" w16du:dateUtc="2025-12-04T06:57:00Z"/>
              <w:highlight w:val="yellow"/>
            </w:rPr>
          </w:rPrChange>
        </w:rPr>
      </w:pPr>
      <w:del w:id="5132" w:author="寅涵 孙" w:date="2025-12-04T14:57:00Z" w16du:dateUtc="2025-12-04T06:57:00Z">
        <w:r w:rsidRPr="00EA47E3" w:rsidDel="00234B57">
          <w:rPr>
            <w:rFonts w:hint="eastAsia"/>
            <w:rPrChange w:id="5133" w:author="天赐 余" w:date="2025-11-29T18:12:00Z" w16du:dateUtc="2025-11-29T10:12:00Z">
              <w:rPr>
                <w:rFonts w:hint="eastAsia"/>
                <w:highlight w:val="yellow"/>
              </w:rPr>
            </w:rPrChange>
          </w:rPr>
          <w:delText>若</w:delText>
        </w:r>
        <w:r w:rsidRPr="00EA47E3" w:rsidDel="00234B57">
          <w:rPr>
            <w:rPrChange w:id="5134" w:author="天赐 余" w:date="2025-11-29T18:12:00Z" w16du:dateUtc="2025-11-29T10:12:00Z">
              <w:rPr>
                <w:highlight w:val="yellow"/>
              </w:rPr>
            </w:rPrChange>
          </w:rPr>
          <w:delText>GM</w:delText>
        </w:r>
        <w:r w:rsidRPr="00EA47E3" w:rsidDel="00234B57">
          <w:rPr>
            <w:rFonts w:hint="eastAsia"/>
            <w:rPrChange w:id="5135" w:author="天赐 余" w:date="2025-11-29T18:12:00Z" w16du:dateUtc="2025-11-29T10:12:00Z">
              <w:rPr>
                <w:rFonts w:hint="eastAsia"/>
                <w:highlight w:val="yellow"/>
              </w:rPr>
            </w:rPrChange>
          </w:rPr>
          <w:delText>判定首要</w:delText>
        </w:r>
        <w:r w:rsidRPr="00EA47E3" w:rsidDel="00234B57">
          <w:rPr>
            <w:rPrChange w:id="5136" w:author="天赐 余" w:date="2025-11-29T18:12:00Z" w16du:dateUtc="2025-11-29T10:12:00Z">
              <w:rPr>
                <w:highlight w:val="yellow"/>
              </w:rPr>
            </w:rPrChange>
          </w:rPr>
          <w:delText>GM</w:delText>
        </w:r>
        <w:r w:rsidRPr="00EA47E3" w:rsidDel="00234B57">
          <w:rPr>
            <w:rFonts w:hint="eastAsia"/>
            <w:rPrChange w:id="5137" w:author="天赐 余" w:date="2025-11-29T18:12:00Z" w16du:dateUtc="2025-11-29T10:12:00Z">
              <w:rPr>
                <w:rFonts w:hint="eastAsia"/>
                <w:highlight w:val="yellow"/>
              </w:rPr>
            </w:rPrChange>
          </w:rPr>
          <w:delText>存在故障（无论是静默故障，还是拜占庭故障），它将广播</w:delText>
        </w:r>
        <w:r w:rsidRPr="00EA47E3" w:rsidDel="00234B57">
          <w:rPr>
            <w:rPrChange w:id="5138" w:author="天赐 余" w:date="2025-11-29T18:12:00Z" w16du:dateUtc="2025-11-29T10:12:00Z">
              <w:rPr>
                <w:highlight w:val="yellow"/>
              </w:rPr>
            </w:rPrChange>
          </w:rPr>
          <w:delText>MGSP</w:delText>
        </w:r>
        <w:r w:rsidRPr="00EA47E3" w:rsidDel="00234B57">
          <w:rPr>
            <w:rFonts w:hint="eastAsia"/>
            <w:rPrChange w:id="5139" w:author="天赐 余" w:date="2025-11-29T18:12:00Z" w16du:dateUtc="2025-11-29T10:12:00Z">
              <w:rPr>
                <w:rFonts w:hint="eastAsia"/>
                <w:highlight w:val="yellow"/>
              </w:rPr>
            </w:rPrChange>
          </w:rPr>
          <w:delText>视图切换帧（</w:delText>
        </w:r>
        <w:r w:rsidRPr="00EA47E3" w:rsidDel="00234B57">
          <w:rPr>
            <w:rPrChange w:id="5140" w:author="天赐 余" w:date="2025-11-29T18:12:00Z" w16du:dateUtc="2025-11-29T10:12:00Z">
              <w:rPr>
                <w:highlight w:val="yellow"/>
              </w:rPr>
            </w:rPrChange>
          </w:rPr>
          <w:delText>View-Change Frame</w:delText>
        </w:r>
        <w:r w:rsidRPr="00EA47E3" w:rsidDel="00234B57">
          <w:rPr>
            <w:rFonts w:hint="eastAsia"/>
            <w:rPrChange w:id="5141" w:author="天赐 余" w:date="2025-11-29T18:12:00Z" w16du:dateUtc="2025-11-29T10:12:00Z">
              <w:rPr>
                <w:rFonts w:hint="eastAsia"/>
                <w:highlight w:val="yellow"/>
              </w:rPr>
            </w:rPrChange>
          </w:rPr>
          <w:delText>），提议更换首要</w:delText>
        </w:r>
        <w:r w:rsidRPr="00EA47E3" w:rsidDel="00234B57">
          <w:rPr>
            <w:rPrChange w:id="5142" w:author="天赐 余" w:date="2025-11-29T18:12:00Z" w16du:dateUtc="2025-11-29T10:12:00Z">
              <w:rPr>
                <w:highlight w:val="yellow"/>
              </w:rPr>
            </w:rPrChange>
          </w:rPr>
          <w:delText>GM</w:delText>
        </w:r>
        <w:r w:rsidRPr="00EA47E3" w:rsidDel="00234B57">
          <w:rPr>
            <w:rFonts w:hint="eastAsia"/>
            <w:rPrChange w:id="5143" w:author="天赐 余" w:date="2025-11-29T18:12:00Z" w16du:dateUtc="2025-11-29T10:12:00Z">
              <w:rPr>
                <w:rFonts w:hint="eastAsia"/>
                <w:highlight w:val="yellow"/>
              </w:rPr>
            </w:rPrChange>
          </w:rPr>
          <w:delText>。</w:delText>
        </w:r>
      </w:del>
    </w:p>
    <w:p w14:paraId="2131AF0D" w14:textId="3D2CF240" w:rsidR="00717322" w:rsidRDefault="00000000" w:rsidP="00234B57">
      <w:pPr>
        <w:ind w:firstLine="560"/>
      </w:pPr>
      <w:del w:id="5144" w:author="寅涵 孙" w:date="2025-12-04T14:57:00Z" w16du:dateUtc="2025-12-04T06:57:00Z">
        <w:r w:rsidRPr="00EA47E3" w:rsidDel="00234B57">
          <w:rPr>
            <w:rFonts w:hint="eastAsia"/>
            <w:rPrChange w:id="5145" w:author="天赐 余" w:date="2025-11-29T18:12:00Z" w16du:dateUtc="2025-11-29T10:12:00Z">
              <w:rPr>
                <w:rFonts w:hint="eastAsia"/>
                <w:highlight w:val="yellow"/>
              </w:rPr>
            </w:rPrChange>
          </w:rPr>
          <w:delText>当网络中有累计</w:delText>
        </w:r>
        <w:r w:rsidRPr="00EA47E3" w:rsidDel="00234B57">
          <w:rPr>
            <w:rPrChange w:id="5146" w:author="天赐 余" w:date="2025-11-29T18:12:00Z" w16du:dateUtc="2025-11-29T10:12:00Z">
              <w:rPr>
                <w:highlight w:val="yellow"/>
              </w:rPr>
            </w:rPrChange>
          </w:rPr>
          <w:delText>2</w:delText>
        </w:r>
        <w:r w:rsidRPr="00EA47E3" w:rsidDel="00234B57">
          <w:rPr>
            <w:rFonts w:hint="eastAsia"/>
            <w:rPrChange w:id="5147" w:author="天赐 余" w:date="2025-11-29T18:12:00Z" w16du:dateUtc="2025-11-29T10:12:00Z">
              <w:rPr>
                <w:rFonts w:hint="eastAsia"/>
                <w:highlight w:val="yellow"/>
              </w:rPr>
            </w:rPrChange>
          </w:rPr>
          <w:delText>个</w:delText>
        </w:r>
        <w:r w:rsidRPr="00EA47E3" w:rsidDel="00234B57">
          <w:rPr>
            <w:rPrChange w:id="5148" w:author="天赐 余" w:date="2025-11-29T18:12:00Z" w16du:dateUtc="2025-11-29T10:12:00Z">
              <w:rPr>
                <w:highlight w:val="yellow"/>
              </w:rPr>
            </w:rPrChange>
          </w:rPr>
          <w:delText>GM</w:delText>
        </w:r>
        <w:r w:rsidRPr="00EA47E3" w:rsidDel="00234B57">
          <w:rPr>
            <w:rFonts w:hint="eastAsia"/>
            <w:rPrChange w:id="5149" w:author="天赐 余" w:date="2025-11-29T18:12:00Z" w16du:dateUtc="2025-11-29T10:12:00Z">
              <w:rPr>
                <w:rFonts w:hint="eastAsia"/>
                <w:highlight w:val="yellow"/>
              </w:rPr>
            </w:rPrChange>
          </w:rPr>
          <w:delText>（即自己和另外</w:delText>
        </w:r>
        <w:r w:rsidRPr="00EA47E3" w:rsidDel="00234B57">
          <w:rPr>
            <w:rPrChange w:id="5150" w:author="天赐 余" w:date="2025-11-29T18:12:00Z" w16du:dateUtc="2025-11-29T10:12:00Z">
              <w:rPr>
                <w:highlight w:val="yellow"/>
              </w:rPr>
            </w:rPrChange>
          </w:rPr>
          <w:delText>1</w:delText>
        </w:r>
        <w:r w:rsidRPr="00EA47E3" w:rsidDel="00234B57">
          <w:rPr>
            <w:rFonts w:hint="eastAsia"/>
            <w:rPrChange w:id="5151" w:author="天赐 余" w:date="2025-11-29T18:12:00Z" w16du:dateUtc="2025-11-29T10:12:00Z">
              <w:rPr>
                <w:rFonts w:hint="eastAsia"/>
                <w:highlight w:val="yellow"/>
              </w:rPr>
            </w:rPrChange>
          </w:rPr>
          <w:delText>个节点）发出视图切换请求时，视图切换机制会被触发。系统会选举出新的首要</w:delText>
        </w:r>
        <w:r w:rsidRPr="00EA47E3" w:rsidDel="00234B57">
          <w:rPr>
            <w:rPrChange w:id="5152" w:author="天赐 余" w:date="2025-11-29T18:12:00Z" w16du:dateUtc="2025-11-29T10:12:00Z">
              <w:rPr>
                <w:highlight w:val="yellow"/>
              </w:rPr>
            </w:rPrChange>
          </w:rPr>
          <w:delText>GM</w:delText>
        </w:r>
        <w:r w:rsidRPr="00EA47E3" w:rsidDel="00234B57">
          <w:rPr>
            <w:rFonts w:hint="eastAsia"/>
            <w:rPrChange w:id="5153" w:author="天赐 余" w:date="2025-11-29T18:12:00Z" w16du:dateUtc="2025-11-29T10:12:00Z">
              <w:rPr>
                <w:rFonts w:hint="eastAsia"/>
                <w:highlight w:val="yellow"/>
              </w:rPr>
            </w:rPrChange>
          </w:rPr>
          <w:delText>，各个</w:delText>
        </w:r>
        <w:r w:rsidRPr="00EA47E3" w:rsidDel="00234B57">
          <w:rPr>
            <w:rPrChange w:id="5154" w:author="天赐 余" w:date="2025-11-29T18:12:00Z" w16du:dateUtc="2025-11-29T10:12:00Z">
              <w:rPr>
                <w:highlight w:val="yellow"/>
              </w:rPr>
            </w:rPrChange>
          </w:rPr>
          <w:delText>GM</w:delText>
        </w:r>
        <w:r w:rsidRPr="00EA47E3" w:rsidDel="00234B57">
          <w:rPr>
            <w:rFonts w:hint="eastAsia"/>
            <w:rPrChange w:id="5155" w:author="天赐 余" w:date="2025-11-29T18:12:00Z" w16du:dateUtc="2025-11-29T10:12:00Z">
              <w:rPr>
                <w:rFonts w:hint="eastAsia"/>
                <w:highlight w:val="yellow"/>
              </w:rPr>
            </w:rPrChange>
          </w:rPr>
          <w:delText>更新本地的视图号。在发生视图切换的当前周期，由于无法依赖首要</w:delText>
        </w:r>
        <w:r w:rsidRPr="00EA47E3" w:rsidDel="00234B57">
          <w:rPr>
            <w:rPrChange w:id="5156" w:author="天赐 余" w:date="2025-11-29T18:12:00Z" w16du:dateUtc="2025-11-29T10:12:00Z">
              <w:rPr>
                <w:highlight w:val="yellow"/>
              </w:rPr>
            </w:rPrChange>
          </w:rPr>
          <w:delText>GM</w:delText>
        </w:r>
        <w:r w:rsidRPr="00EA47E3" w:rsidDel="00234B57">
          <w:rPr>
            <w:rFonts w:hint="eastAsia"/>
            <w:rPrChange w:id="5157" w:author="天赐 余" w:date="2025-11-29T18:12:00Z" w16du:dateUtc="2025-11-29T10:12:00Z">
              <w:rPr>
                <w:rFonts w:hint="eastAsia"/>
                <w:highlight w:val="yellow"/>
              </w:rPr>
            </w:rPrChange>
          </w:rPr>
          <w:delText>，所有节点将启动预设的同步收敛算法（例如</w:delText>
        </w:r>
      </w:del>
      <w:ins w:id="5158" w:author="天赐 余" w:date="2025-12-01T17:01:00Z" w16du:dateUtc="2025-12-01T09:01:00Z">
        <w:del w:id="5159" w:author="寅涵 孙" w:date="2025-12-04T14:57:00Z" w16du:dateUtc="2025-12-04T06:57:00Z">
          <w:r w:rsidR="00065A5D" w:rsidRPr="00065A5D" w:rsidDel="00234B57">
            <w:delText>MVTISA</w:delText>
          </w:r>
        </w:del>
      </w:ins>
      <w:del w:id="5160" w:author="寅涵 孙" w:date="2025-12-04T14:57:00Z" w16du:dateUtc="2025-12-04T06:57:00Z">
        <w:r w:rsidRPr="00F12921" w:rsidDel="00234B57">
          <w:rPr>
            <w:highlight w:val="yellow"/>
          </w:rPr>
          <w:delText>CON</w:delText>
        </w:r>
        <w:r w:rsidRPr="00EA47E3" w:rsidDel="00234B57">
          <w:rPr>
            <w:rPrChange w:id="5161" w:author="天赐 余" w:date="2025-11-29T18:12:00Z" w16du:dateUtc="2025-11-29T10:12:00Z">
              <w:rPr>
                <w:highlight w:val="yellow"/>
              </w:rPr>
            </w:rPrChange>
          </w:rPr>
          <w:delText xml:space="preserve"> </w:delText>
        </w:r>
        <w:r w:rsidRPr="00EA47E3" w:rsidDel="00234B57">
          <w:rPr>
            <w:rFonts w:hint="eastAsia"/>
            <w:rPrChange w:id="5162" w:author="天赐 余" w:date="2025-11-29T18:12:00Z" w16du:dateUtc="2025-11-29T10:12:00Z">
              <w:rPr>
                <w:rFonts w:hint="eastAsia"/>
                <w:highlight w:val="yellow"/>
              </w:rPr>
            </w:rPrChange>
          </w:rPr>
          <w:delText>算法</w:delText>
        </w:r>
      </w:del>
      <w:ins w:id="5163" w:author="天赐 余" w:date="2025-12-01T17:01:00Z" w16du:dateUtc="2025-12-01T09:01:00Z">
        <w:del w:id="5164" w:author="寅涵 孙" w:date="2025-12-04T14:57:00Z" w16du:dateUtc="2025-12-04T06:57:00Z">
          <w:r w:rsidR="00AC4B12" w:rsidDel="00234B57">
            <w:rPr>
              <w:rFonts w:hint="eastAsia"/>
            </w:rPr>
            <w:delText>802.1A</w:delText>
          </w:r>
        </w:del>
      </w:ins>
      <w:ins w:id="5165" w:author="天赐 余" w:date="2025-12-01T17:03:00Z" w16du:dateUtc="2025-12-01T09:03:00Z">
        <w:del w:id="5166" w:author="寅涵 孙" w:date="2025-12-04T14:57:00Z" w16du:dateUtc="2025-12-04T06:57:00Z">
          <w:r w:rsidR="007B1A10" w:rsidDel="00234B57">
            <w:rPr>
              <w:rFonts w:hint="eastAsia"/>
            </w:rPr>
            <w:delText>S</w:delText>
          </w:r>
        </w:del>
      </w:ins>
      <w:ins w:id="5167" w:author="天赐 余" w:date="2025-12-01T17:01:00Z" w16du:dateUtc="2025-12-01T09:01:00Z">
        <w:del w:id="5168" w:author="寅涵 孙" w:date="2025-12-04T14:57:00Z" w16du:dateUtc="2025-12-04T06:57:00Z">
          <w:r w:rsidR="00AC4B12" w:rsidDel="00234B57">
            <w:rPr>
              <w:rFonts w:hint="eastAsia"/>
            </w:rPr>
            <w:delText>ed</w:delText>
          </w:r>
        </w:del>
      </w:ins>
      <w:ins w:id="5169" w:author="天赐 余" w:date="2025-12-01T17:03:00Z" w16du:dateUtc="2025-12-01T09:03:00Z">
        <w:del w:id="5170" w:author="寅涵 孙" w:date="2025-12-04T14:57:00Z" w16du:dateUtc="2025-12-04T06:57:00Z">
          <w:r w:rsidR="00AC4B12" w:rsidDel="00234B57">
            <w:rPr>
              <w:rFonts w:hint="eastAsia"/>
            </w:rPr>
            <w:delText xml:space="preserve"> 20.3.5</w:delText>
          </w:r>
        </w:del>
      </w:ins>
      <w:del w:id="5171" w:author="寅涵 孙" w:date="2025-12-04T14:57:00Z" w16du:dateUtc="2025-12-04T06:57:00Z">
        <w:r w:rsidRPr="00EA47E3" w:rsidDel="00234B57">
          <w:rPr>
            <w:rFonts w:hint="eastAsia"/>
            <w:rPrChange w:id="5172" w:author="天赐 余" w:date="2025-11-29T18:12:00Z" w16du:dateUtc="2025-11-29T10:12:00Z">
              <w:rPr>
                <w:rFonts w:hint="eastAsia"/>
                <w:highlight w:val="yellow"/>
              </w:rPr>
            </w:rPrChange>
          </w:rPr>
          <w:delText>）作为备用同步方案。</w:delText>
        </w:r>
        <w:r w:rsidRPr="00EA47E3" w:rsidDel="00234B57">
          <w:rPr>
            <w:rPrChange w:id="5173" w:author="天赐 余" w:date="2025-11-29T18:12:00Z" w16du:dateUtc="2025-11-29T10:12:00Z">
              <w:rPr>
                <w:highlight w:val="yellow"/>
              </w:rPr>
            </w:rPrChange>
          </w:rPr>
          <w:delText>GM</w:delText>
        </w:r>
        <w:r w:rsidRPr="00EA47E3" w:rsidDel="00234B57">
          <w:rPr>
            <w:rFonts w:hint="eastAsia"/>
            <w:rPrChange w:id="5174" w:author="天赐 余" w:date="2025-11-29T18:12:00Z" w16du:dateUtc="2025-11-29T10:12:00Z">
              <w:rPr>
                <w:rFonts w:hint="eastAsia"/>
                <w:highlight w:val="yellow"/>
              </w:rPr>
            </w:rPrChange>
          </w:rPr>
          <w:delText>基于已收集到的时间信息计算出一个收敛时间，并将本地时钟和全局</w:delText>
        </w:r>
        <w:r w:rsidRPr="00EA47E3" w:rsidDel="00234B57">
          <w:rPr>
            <w:rPrChange w:id="5175" w:author="天赐 余" w:date="2025-11-29T18:12:00Z" w16du:dateUtc="2025-11-29T10:12:00Z">
              <w:rPr>
                <w:highlight w:val="yellow"/>
              </w:rPr>
            </w:rPrChange>
          </w:rPr>
          <w:delText>GM</w:delText>
        </w:r>
        <w:r w:rsidRPr="00EA47E3" w:rsidDel="00234B57">
          <w:rPr>
            <w:rFonts w:hint="eastAsia"/>
            <w:rPrChange w:id="5176" w:author="天赐 余" w:date="2025-11-29T18:12:00Z" w16du:dateUtc="2025-11-29T10:12:00Z">
              <w:rPr>
                <w:rFonts w:hint="eastAsia"/>
                <w:highlight w:val="yellow"/>
              </w:rPr>
            </w:rPrChange>
          </w:rPr>
          <w:delText>时钟同步至该结果，从而保证即使在首要</w:delText>
        </w:r>
        <w:r w:rsidRPr="00EA47E3" w:rsidDel="00234B57">
          <w:rPr>
            <w:rPrChange w:id="5177" w:author="天赐 余" w:date="2025-11-29T18:12:00Z" w16du:dateUtc="2025-11-29T10:12:00Z">
              <w:rPr>
                <w:highlight w:val="yellow"/>
              </w:rPr>
            </w:rPrChange>
          </w:rPr>
          <w:delText>GM</w:delText>
        </w:r>
        <w:r w:rsidRPr="00EA47E3" w:rsidDel="00234B57">
          <w:rPr>
            <w:rFonts w:hint="eastAsia"/>
            <w:rPrChange w:id="5178" w:author="天赐 余" w:date="2025-11-29T18:12:00Z" w16du:dateUtc="2025-11-29T10:12:00Z">
              <w:rPr>
                <w:rFonts w:hint="eastAsia"/>
                <w:highlight w:val="yellow"/>
              </w:rPr>
            </w:rPrChange>
          </w:rPr>
          <w:delText>失效的极端情况下，系统依然能够维持稳健的时间同步。</w:delText>
        </w:r>
      </w:del>
    </w:p>
    <w:p w14:paraId="0A1539BA" w14:textId="374B44DC" w:rsidR="00717322" w:rsidRDefault="00693114">
      <w:pPr>
        <w:ind w:firstLine="560"/>
        <w:pPrChange w:id="5179" w:author="天赐 余" w:date="2025-12-04T14:21:00Z" w16du:dateUtc="2025-12-04T06:21:00Z">
          <w:pPr>
            <w:ind w:firstLineChars="0" w:firstLine="0"/>
          </w:pPr>
        </w:pPrChange>
      </w:pPr>
      <w:ins w:id="5180" w:author="天赐 余" w:date="2025-12-04T14:19:00Z" w16du:dateUtc="2025-12-04T06:19:00Z">
        <w:r>
          <w:rPr>
            <w:rFonts w:hint="eastAsia"/>
          </w:rPr>
          <w:t>主时钟上电时应当先监听网络中是否有已</w:t>
        </w:r>
      </w:ins>
      <w:ins w:id="5181" w:author="天赐 余" w:date="2025-12-04T14:20:00Z" w16du:dateUtc="2025-12-04T06:20:00Z">
        <w:r>
          <w:rPr>
            <w:rFonts w:hint="eastAsia"/>
          </w:rPr>
          <w:t>建立时间同步</w:t>
        </w:r>
      </w:ins>
      <w:ins w:id="5182" w:author="天赐 余" w:date="2025-12-04T14:19:00Z" w16du:dateUtc="2025-12-04T06:19:00Z">
        <w:r>
          <w:rPr>
            <w:rFonts w:hint="eastAsia"/>
          </w:rPr>
          <w:t>，</w:t>
        </w:r>
      </w:ins>
      <w:ins w:id="5183" w:author="天赐 余" w:date="2025-12-04T14:20:00Z" w16du:dateUtc="2025-12-04T06:20:00Z">
        <w:r>
          <w:rPr>
            <w:rFonts w:hint="eastAsia"/>
          </w:rPr>
          <w:t>如果有则应当将自身时钟与</w:t>
        </w:r>
      </w:ins>
      <w:ins w:id="5184" w:author="天赐 余" w:date="2025-12-04T14:21:00Z" w16du:dateUtc="2025-12-04T06:21:00Z">
        <w:r>
          <w:rPr>
            <w:rFonts w:hint="eastAsia"/>
          </w:rPr>
          <w:t>现</w:t>
        </w:r>
      </w:ins>
      <w:ins w:id="5185" w:author="天赐 余" w:date="2025-12-04T14:20:00Z" w16du:dateUtc="2025-12-04T06:20:00Z">
        <w:r>
          <w:rPr>
            <w:rFonts w:hint="eastAsia"/>
          </w:rPr>
          <w:t>有</w:t>
        </w:r>
      </w:ins>
      <w:ins w:id="5186" w:author="天赐 余" w:date="2025-12-04T14:21:00Z" w16du:dateUtc="2025-12-04T06:21:00Z">
        <w:r>
          <w:rPr>
            <w:rFonts w:hint="eastAsia"/>
          </w:rPr>
          <w:t>同步时钟进行同步，达到同步后再向外发送时间同步报文，保证后上电</w:t>
        </w:r>
      </w:ins>
      <w:ins w:id="5187" w:author="天赐 余" w:date="2025-12-04T14:22:00Z" w16du:dateUtc="2025-12-04T06:22:00Z">
        <w:r>
          <w:rPr>
            <w:rFonts w:hint="eastAsia"/>
          </w:rPr>
          <w:t>设备不会使已有同步时钟跳变。进一步保证已有时间感知整形、到达窗口过滤受到影响。</w:t>
        </w:r>
      </w:ins>
    </w:p>
    <w:sectPr w:rsidR="00717322">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61" w:author="天赐 余" w:date="2025-11-29T15:58:00Z" w:initials="天余">
    <w:p w14:paraId="7A00123E" w14:textId="1EC7A43D" w:rsidR="00666F10" w:rsidRDefault="00666F10" w:rsidP="007523D7">
      <w:pPr>
        <w:pStyle w:val="aa"/>
        <w:ind w:firstLineChars="0" w:firstLine="0"/>
        <w:jc w:val="left"/>
      </w:pPr>
      <w:r>
        <w:rPr>
          <w:rStyle w:val="aff5"/>
        </w:rPr>
        <w:annotationRef/>
      </w:r>
      <w:r>
        <w:rPr>
          <w:rFonts w:hint="eastAsia"/>
        </w:rPr>
        <w:t>逐流</w:t>
      </w:r>
      <w:r>
        <w:rPr>
          <w:rFonts w:hint="eastAsia"/>
        </w:rPr>
        <w:t>CBS</w:t>
      </w:r>
      <w:r>
        <w:rPr>
          <w:rFonts w:hint="eastAsia"/>
        </w:rPr>
        <w:t>整形支持流量数还未确定</w:t>
      </w:r>
    </w:p>
  </w:comment>
  <w:comment w:id="687" w:author="天赐 余" w:date="2025-12-01T10:13:00Z" w:initials="天余">
    <w:p w14:paraId="0DA1AB91" w14:textId="77777777" w:rsidR="00666F10" w:rsidRDefault="00666F10" w:rsidP="00A303AC">
      <w:pPr>
        <w:pStyle w:val="aa"/>
        <w:ind w:firstLineChars="0" w:firstLine="0"/>
        <w:jc w:val="left"/>
      </w:pPr>
      <w:r>
        <w:rPr>
          <w:rStyle w:val="aff5"/>
        </w:rPr>
        <w:annotationRef/>
      </w:r>
      <w:r>
        <w:rPr>
          <w:rFonts w:hint="eastAsia"/>
        </w:rPr>
        <w:t>向量恢复和匹配为什么选择一种</w:t>
      </w:r>
    </w:p>
  </w:comment>
  <w:comment w:id="706" w:author="天赐 余" w:date="2025-11-29T15:58:00Z" w:initials="天余">
    <w:p w14:paraId="03C6F660" w14:textId="77777777" w:rsidR="00666F10" w:rsidRDefault="00666F10" w:rsidP="007523D7">
      <w:pPr>
        <w:pStyle w:val="aa"/>
        <w:ind w:firstLineChars="0" w:firstLine="0"/>
        <w:jc w:val="left"/>
      </w:pPr>
      <w:r>
        <w:rPr>
          <w:rStyle w:val="aff5"/>
        </w:rPr>
        <w:annotationRef/>
      </w:r>
      <w:r>
        <w:rPr>
          <w:rFonts w:hint="eastAsia"/>
        </w:rPr>
        <w:t>逐流</w:t>
      </w:r>
      <w:r>
        <w:rPr>
          <w:rFonts w:hint="eastAsia"/>
        </w:rPr>
        <w:t>CBS</w:t>
      </w:r>
      <w:r>
        <w:rPr>
          <w:rFonts w:hint="eastAsia"/>
        </w:rPr>
        <w:t>整形支持流量数还未确定</w:t>
      </w:r>
    </w:p>
  </w:comment>
  <w:comment w:id="837" w:author="天赐 余" w:date="2025-12-03T08:51:00Z" w:initials="天余">
    <w:p w14:paraId="3EF616FE" w14:textId="77777777" w:rsidR="00F12A75" w:rsidRDefault="00F12A75" w:rsidP="00F12A75">
      <w:pPr>
        <w:pStyle w:val="aa"/>
        <w:ind w:firstLineChars="0" w:firstLine="0"/>
        <w:jc w:val="left"/>
      </w:pPr>
      <w:r>
        <w:rPr>
          <w:rStyle w:val="aff5"/>
        </w:rPr>
        <w:annotationRef/>
      </w:r>
      <w:r>
        <w:rPr>
          <w:rFonts w:hint="eastAsia"/>
        </w:rPr>
        <w:t>自适应不用配置</w:t>
      </w:r>
    </w:p>
  </w:comment>
  <w:comment w:id="1624" w:author="天赐 余" w:date="2025-12-03T08:53:00Z" w:initials="天余">
    <w:p w14:paraId="6091DBE6" w14:textId="77777777" w:rsidR="00F12A75" w:rsidRDefault="00F12A75" w:rsidP="00F12A75">
      <w:pPr>
        <w:pStyle w:val="aa"/>
        <w:ind w:firstLineChars="0" w:firstLine="0"/>
        <w:jc w:val="left"/>
      </w:pPr>
      <w:r>
        <w:rPr>
          <w:rStyle w:val="aff5"/>
        </w:rPr>
        <w:annotationRef/>
      </w:r>
      <w:r>
        <w:rPr>
          <w:rFonts w:hint="eastAsia"/>
        </w:rPr>
        <w:t>目前是否要考虑突发流量</w:t>
      </w:r>
    </w:p>
  </w:comment>
  <w:comment w:id="2054" w:author="天赐 余" w:date="2025-12-01T10:37:00Z" w:initials="天余">
    <w:p w14:paraId="2DF0FEA1" w14:textId="173B14F0" w:rsidR="00C820CA" w:rsidRDefault="00C820CA" w:rsidP="00C820CA">
      <w:pPr>
        <w:pStyle w:val="aa"/>
        <w:ind w:firstLineChars="0" w:firstLine="0"/>
        <w:jc w:val="left"/>
      </w:pPr>
      <w:r>
        <w:rPr>
          <w:rStyle w:val="aff5"/>
        </w:rPr>
        <w:annotationRef/>
      </w:r>
      <w:r>
        <w:rPr>
          <w:rFonts w:hint="eastAsia"/>
        </w:rPr>
        <w:t>流量什么时候允许发送</w:t>
      </w:r>
    </w:p>
  </w:comment>
  <w:comment w:id="2562" w:author="天赐 余" w:date="2025-12-03T16:34:00Z" w:initials="天余">
    <w:p w14:paraId="13D2B1E2" w14:textId="77777777" w:rsidR="009C331F" w:rsidRDefault="009C331F" w:rsidP="009C331F">
      <w:pPr>
        <w:pStyle w:val="aa"/>
        <w:ind w:firstLineChars="0" w:firstLine="0"/>
        <w:jc w:val="left"/>
      </w:pPr>
      <w:r>
        <w:rPr>
          <w:rStyle w:val="aff5"/>
        </w:rPr>
        <w:annotationRef/>
      </w:r>
      <w:r>
        <w:rPr>
          <w:rFonts w:hint="eastAsia"/>
        </w:rPr>
        <w:t>是否要流计量器参数</w:t>
      </w:r>
    </w:p>
  </w:comment>
  <w:comment w:id="2776" w:author="天赐 余" w:date="2025-12-01T16:17:00Z" w:initials="天余">
    <w:p w14:paraId="1E84AE43" w14:textId="6623B0B2" w:rsidR="00E07D5E" w:rsidRDefault="00E07D5E" w:rsidP="00E07D5E">
      <w:pPr>
        <w:pStyle w:val="aa"/>
        <w:ind w:firstLineChars="0" w:firstLine="0"/>
        <w:jc w:val="left"/>
      </w:pPr>
      <w:r>
        <w:rPr>
          <w:rStyle w:val="aff5"/>
        </w:rPr>
        <w:annotationRef/>
      </w:r>
      <w:r>
        <w:rPr>
          <w:rFonts w:hint="eastAsia"/>
        </w:rPr>
        <w:t>向量恢复</w:t>
      </w:r>
    </w:p>
  </w:comment>
  <w:comment w:id="2886" w:author="天赐 余" w:date="2025-12-01T10:11:00Z" w:initials="天余">
    <w:p w14:paraId="55C2D9A1" w14:textId="327BC454" w:rsidR="00A303AC" w:rsidRDefault="00A303AC" w:rsidP="00A303AC">
      <w:pPr>
        <w:pStyle w:val="aa"/>
        <w:ind w:firstLineChars="0" w:firstLine="0"/>
        <w:jc w:val="left"/>
      </w:pPr>
      <w:r>
        <w:rPr>
          <w:rStyle w:val="aff5"/>
        </w:rPr>
        <w:annotationRef/>
      </w:r>
      <w:r>
        <w:rPr>
          <w:rFonts w:hint="eastAsia"/>
        </w:rPr>
        <w:t>更详细加引用，同一条流的</w:t>
      </w:r>
      <w:r>
        <w:rPr>
          <w:rFonts w:hint="eastAsia"/>
        </w:rPr>
        <w:t>sn</w:t>
      </w:r>
      <w:r>
        <w:rPr>
          <w:rFonts w:hint="eastAsia"/>
        </w:rPr>
        <w:t>递增加</w:t>
      </w:r>
      <w:r>
        <w:t>1</w:t>
      </w:r>
    </w:p>
  </w:comment>
  <w:comment w:id="2944" w:author="天赐 余" w:date="2025-12-01T10:46:00Z" w:initials="天余">
    <w:p w14:paraId="0312EFC3" w14:textId="02D567B5" w:rsidR="00B955EF" w:rsidRDefault="00B955EF" w:rsidP="00B955EF">
      <w:pPr>
        <w:pStyle w:val="aa"/>
        <w:ind w:firstLineChars="0" w:firstLine="0"/>
        <w:jc w:val="left"/>
      </w:pPr>
      <w:r>
        <w:rPr>
          <w:rStyle w:val="aff5"/>
        </w:rPr>
        <w:annotationRef/>
      </w:r>
      <w:r>
        <w:rPr>
          <w:rFonts w:hint="eastAsia"/>
        </w:rPr>
        <w:t>一次性下发配置</w:t>
      </w:r>
    </w:p>
  </w:comment>
  <w:comment w:id="4756" w:author="天赐 余" w:date="2025-12-04T13:29:00Z" w:initials="天余">
    <w:p w14:paraId="01818174" w14:textId="77777777" w:rsidR="00E715CD" w:rsidRDefault="00E715CD" w:rsidP="00E715CD">
      <w:pPr>
        <w:pStyle w:val="aa"/>
        <w:ind w:firstLineChars="0" w:firstLine="0"/>
        <w:jc w:val="left"/>
      </w:pPr>
      <w:r>
        <w:rPr>
          <w:rStyle w:val="aff5"/>
        </w:rPr>
        <w:annotationRef/>
      </w:r>
      <w:r>
        <w:t>TAGP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00123E" w15:done="1"/>
  <w15:commentEx w15:paraId="0DA1AB91" w15:done="1"/>
  <w15:commentEx w15:paraId="03C6F660" w15:done="1"/>
  <w15:commentEx w15:paraId="3EF616FE" w15:done="1"/>
  <w15:commentEx w15:paraId="6091DBE6" w15:done="1"/>
  <w15:commentEx w15:paraId="2DF0FEA1" w15:done="1"/>
  <w15:commentEx w15:paraId="13D2B1E2" w15:done="1"/>
  <w15:commentEx w15:paraId="1E84AE43" w15:done="1"/>
  <w15:commentEx w15:paraId="55C2D9A1" w15:done="1"/>
  <w15:commentEx w15:paraId="0312EFC3" w15:done="1"/>
  <w15:commentEx w15:paraId="018181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8CD404" w16cex:dateUtc="2025-11-29T07:58:00Z"/>
  <w16cex:commentExtensible w16cex:durableId="69834C1B" w16cex:dateUtc="2025-12-01T02:13:00Z"/>
  <w16cex:commentExtensible w16cex:durableId="459581DC" w16cex:dateUtc="2025-11-29T07:58:00Z"/>
  <w16cex:commentExtensible w16cex:durableId="043B2260" w16cex:dateUtc="2025-12-03T00:51:00Z"/>
  <w16cex:commentExtensible w16cex:durableId="4C6E3648" w16cex:dateUtc="2025-12-03T00:53:00Z"/>
  <w16cex:commentExtensible w16cex:durableId="23691EB3" w16cex:dateUtc="2025-12-01T02:37:00Z"/>
  <w16cex:commentExtensible w16cex:durableId="71EAFB17" w16cex:dateUtc="2025-12-03T08:34:00Z"/>
  <w16cex:commentExtensible w16cex:durableId="1C2090A0" w16cex:dateUtc="2025-12-01T08:17:00Z"/>
  <w16cex:commentExtensible w16cex:durableId="7EDD1C73" w16cex:dateUtc="2025-12-01T02:11:00Z"/>
  <w16cex:commentExtensible w16cex:durableId="5420FC92" w16cex:dateUtc="2025-12-01T02:46:00Z"/>
  <w16cex:commentExtensible w16cex:durableId="42CDBA7F" w16cex:dateUtc="2025-12-04T0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00123E" w16cid:durableId="698CD404"/>
  <w16cid:commentId w16cid:paraId="0DA1AB91" w16cid:durableId="69834C1B"/>
  <w16cid:commentId w16cid:paraId="03C6F660" w16cid:durableId="459581DC"/>
  <w16cid:commentId w16cid:paraId="3EF616FE" w16cid:durableId="043B2260"/>
  <w16cid:commentId w16cid:paraId="6091DBE6" w16cid:durableId="4C6E3648"/>
  <w16cid:commentId w16cid:paraId="2DF0FEA1" w16cid:durableId="23691EB3"/>
  <w16cid:commentId w16cid:paraId="13D2B1E2" w16cid:durableId="71EAFB17"/>
  <w16cid:commentId w16cid:paraId="1E84AE43" w16cid:durableId="1C2090A0"/>
  <w16cid:commentId w16cid:paraId="55C2D9A1" w16cid:durableId="7EDD1C73"/>
  <w16cid:commentId w16cid:paraId="0312EFC3" w16cid:durableId="5420FC92"/>
  <w16cid:commentId w16cid:paraId="01818174" w16cid:durableId="42CDBA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840C4" w14:textId="77777777" w:rsidR="004B4BB4" w:rsidRDefault="004B4BB4">
      <w:pPr>
        <w:spacing w:after="0" w:line="240" w:lineRule="auto"/>
        <w:ind w:firstLine="560"/>
      </w:pPr>
      <w:r>
        <w:separator/>
      </w:r>
    </w:p>
  </w:endnote>
  <w:endnote w:type="continuationSeparator" w:id="0">
    <w:p w14:paraId="14C91FF1" w14:textId="77777777" w:rsidR="004B4BB4" w:rsidRDefault="004B4BB4">
      <w:pPr>
        <w:spacing w:after="0"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Arial-BoldMT">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D1EE" w14:textId="77777777" w:rsidR="00717322" w:rsidRDefault="00717322">
    <w:pPr>
      <w:pStyle w:val="a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70449" w14:textId="77777777" w:rsidR="00717322" w:rsidRDefault="00717322">
    <w:pPr>
      <w:pStyle w:val="af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67BA" w14:textId="77777777" w:rsidR="00717322" w:rsidRDefault="00717322">
    <w:pPr>
      <w:pStyle w:val="af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40107" w14:textId="77777777" w:rsidR="004B4BB4" w:rsidRDefault="004B4BB4">
      <w:pPr>
        <w:spacing w:after="0" w:line="240" w:lineRule="auto"/>
        <w:ind w:firstLine="560"/>
      </w:pPr>
      <w:r>
        <w:separator/>
      </w:r>
    </w:p>
  </w:footnote>
  <w:footnote w:type="continuationSeparator" w:id="0">
    <w:p w14:paraId="14A3878A" w14:textId="77777777" w:rsidR="004B4BB4" w:rsidRDefault="004B4BB4">
      <w:pPr>
        <w:spacing w:after="0"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7942" w14:textId="77777777" w:rsidR="00717322" w:rsidRDefault="00717322">
    <w:pPr>
      <w:pStyle w:val="af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8801" w14:textId="77777777" w:rsidR="00717322" w:rsidRDefault="00717322">
    <w:pPr>
      <w:pStyle w:val="af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1114" w14:textId="77777777" w:rsidR="00717322" w:rsidRDefault="00717322">
    <w:pPr>
      <w:pStyle w:val="af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84F005"/>
    <w:multiLevelType w:val="singleLevel"/>
    <w:tmpl w:val="E584F005"/>
    <w:lvl w:ilvl="0">
      <w:start w:val="1"/>
      <w:numFmt w:val="decimal"/>
      <w:suff w:val="nothing"/>
      <w:lvlText w:val="（%1）"/>
      <w:lvlJc w:val="left"/>
    </w:lvl>
  </w:abstractNum>
  <w:abstractNum w:abstractNumId="1" w15:restartNumberingAfterBreak="0">
    <w:nsid w:val="04887E21"/>
    <w:multiLevelType w:val="singleLevel"/>
    <w:tmpl w:val="04887E21"/>
    <w:lvl w:ilvl="0">
      <w:start w:val="1"/>
      <w:numFmt w:val="decimalEnclosedCircleChinese"/>
      <w:suff w:val="nothing"/>
      <w:lvlText w:val="%1　"/>
      <w:lvlJc w:val="left"/>
      <w:pPr>
        <w:ind w:left="0" w:firstLine="400"/>
      </w:pPr>
      <w:rPr>
        <w:rFonts w:hint="eastAsia"/>
      </w:rPr>
    </w:lvl>
  </w:abstractNum>
  <w:abstractNum w:abstractNumId="2" w15:restartNumberingAfterBreak="0">
    <w:nsid w:val="0A7AA451"/>
    <w:multiLevelType w:val="singleLevel"/>
    <w:tmpl w:val="0A7AA451"/>
    <w:lvl w:ilvl="0">
      <w:start w:val="1"/>
      <w:numFmt w:val="decimal"/>
      <w:suff w:val="nothing"/>
      <w:lvlText w:val="（%1）"/>
      <w:lvlJc w:val="left"/>
    </w:lvl>
  </w:abstractNum>
  <w:abstractNum w:abstractNumId="3" w15:restartNumberingAfterBreak="0">
    <w:nsid w:val="0B2A74BB"/>
    <w:multiLevelType w:val="multilevel"/>
    <w:tmpl w:val="0B2A74BB"/>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4" w15:restartNumberingAfterBreak="0">
    <w:nsid w:val="13B95286"/>
    <w:multiLevelType w:val="singleLevel"/>
    <w:tmpl w:val="13B95286"/>
    <w:lvl w:ilvl="0">
      <w:start w:val="1"/>
      <w:numFmt w:val="decimal"/>
      <w:suff w:val="nothing"/>
      <w:lvlText w:val="（%1）"/>
      <w:lvlJc w:val="left"/>
    </w:lvl>
  </w:abstractNum>
  <w:abstractNum w:abstractNumId="5" w15:restartNumberingAfterBreak="0">
    <w:nsid w:val="1582512A"/>
    <w:multiLevelType w:val="multilevel"/>
    <w:tmpl w:val="1582512A"/>
    <w:lvl w:ilvl="0">
      <w:start w:val="1"/>
      <w:numFmt w:val="decimal"/>
      <w:pStyle w:val="4-1"/>
      <w:suff w:val="nothing"/>
      <w:lvlText w:val="图4-%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1E1F3128"/>
    <w:multiLevelType w:val="multilevel"/>
    <w:tmpl w:val="1E1F3128"/>
    <w:lvl w:ilvl="0">
      <w:start w:val="1"/>
      <w:numFmt w:val="decimal"/>
      <w:pStyle w:val="zw"/>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26203713"/>
    <w:multiLevelType w:val="singleLevel"/>
    <w:tmpl w:val="26203713"/>
    <w:lvl w:ilvl="0">
      <w:start w:val="1"/>
      <w:numFmt w:val="decimal"/>
      <w:suff w:val="nothing"/>
      <w:lvlText w:val="（%1）"/>
      <w:lvlJc w:val="left"/>
    </w:lvl>
  </w:abstractNum>
  <w:abstractNum w:abstractNumId="8" w15:restartNumberingAfterBreak="0">
    <w:nsid w:val="2D36C4E4"/>
    <w:multiLevelType w:val="singleLevel"/>
    <w:tmpl w:val="2D36C4E4"/>
    <w:lvl w:ilvl="0">
      <w:start w:val="1"/>
      <w:numFmt w:val="decimal"/>
      <w:suff w:val="nothing"/>
      <w:lvlText w:val="（%1）"/>
      <w:lvlJc w:val="left"/>
    </w:lvl>
  </w:abstractNum>
  <w:abstractNum w:abstractNumId="9" w15:restartNumberingAfterBreak="0">
    <w:nsid w:val="315C6613"/>
    <w:multiLevelType w:val="multilevel"/>
    <w:tmpl w:val="315C6613"/>
    <w:lvl w:ilvl="0">
      <w:start w:val="1"/>
      <w:numFmt w:val="decimal"/>
      <w:pStyle w:val="a"/>
      <w:suff w:val="nothing"/>
      <w:lvlText w:val="表4-%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8110A"/>
    <w:multiLevelType w:val="multilevel"/>
    <w:tmpl w:val="3CC8110A"/>
    <w:lvl w:ilvl="0">
      <w:start w:val="1"/>
      <w:numFmt w:val="decimal"/>
      <w:pStyle w:val="2-1"/>
      <w:lvlText w:val="图3-%1."/>
      <w:lvlJc w:val="left"/>
      <w:pPr>
        <w:ind w:left="4531"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3E1856F8"/>
    <w:multiLevelType w:val="multilevel"/>
    <w:tmpl w:val="3E1856F8"/>
    <w:lvl w:ilvl="0">
      <w:start w:val="1"/>
      <w:numFmt w:val="decimal"/>
      <w:pStyle w:val="1"/>
      <w:suff w:val="space"/>
      <w:lvlText w:val="2.2.2.%1."/>
      <w:lvlJc w:val="left"/>
      <w:pPr>
        <w:ind w:left="0" w:firstLine="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3424485"/>
    <w:multiLevelType w:val="multilevel"/>
    <w:tmpl w:val="53424485"/>
    <w:lvl w:ilvl="0">
      <w:start w:val="1"/>
      <w:numFmt w:val="upperLetter"/>
      <w:pStyle w:val="10"/>
      <w:lvlText w:val="附录%1."/>
      <w:lvlJc w:val="left"/>
      <w:pPr>
        <w:ind w:left="6095" w:firstLine="0"/>
      </w:pPr>
    </w:lvl>
    <w:lvl w:ilvl="1">
      <w:start w:val="1"/>
      <w:numFmt w:val="decimal"/>
      <w:pStyle w:val="2"/>
      <w:suff w:val="space"/>
      <w:lvlText w:val="%1.%2."/>
      <w:lvlJc w:val="left"/>
      <w:pPr>
        <w:ind w:left="0" w:firstLine="170"/>
      </w:pPr>
    </w:lvl>
    <w:lvl w:ilvl="2">
      <w:start w:val="1"/>
      <w:numFmt w:val="decimal"/>
      <w:pStyle w:val="3"/>
      <w:suff w:val="space"/>
      <w:lvlText w:val="%1.%2.%3."/>
      <w:lvlJc w:val="left"/>
      <w:pPr>
        <w:ind w:left="0" w:firstLine="284"/>
      </w:pPr>
    </w:lvl>
    <w:lvl w:ilvl="3">
      <w:start w:val="1"/>
      <w:numFmt w:val="decimal"/>
      <w:pStyle w:val="4"/>
      <w:suff w:val="space"/>
      <w:lvlText w:val="%1.%2.%3.%4."/>
      <w:lvlJc w:val="left"/>
      <w:pPr>
        <w:ind w:left="0" w:firstLine="425"/>
      </w:pPr>
    </w:lvl>
    <w:lvl w:ilvl="4">
      <w:start w:val="1"/>
      <w:numFmt w:val="decimal"/>
      <w:pStyle w:val="5"/>
      <w:suff w:val="space"/>
      <w:lvlText w:val="%1.%2.%3.%4.%5."/>
      <w:lvlJc w:val="left"/>
      <w:pPr>
        <w:ind w:left="0" w:firstLine="567"/>
      </w:pPr>
    </w:lvl>
    <w:lvl w:ilvl="5">
      <w:start w:val="1"/>
      <w:numFmt w:val="decimal"/>
      <w:pStyle w:val="6"/>
      <w:suff w:val="space"/>
      <w:lvlText w:val="%1.%2.%3.%4.%5.%6."/>
      <w:lvlJc w:val="left"/>
      <w:pPr>
        <w:ind w:left="3260" w:hanging="1134"/>
      </w:pPr>
    </w:lvl>
    <w:lvl w:ilvl="6">
      <w:start w:val="1"/>
      <w:numFmt w:val="decimal"/>
      <w:pStyle w:val="7"/>
      <w:suff w:val="space"/>
      <w:lvlText w:val="%1.%2.%3.%4.%5.%6.%7."/>
      <w:lvlJc w:val="left"/>
      <w:pPr>
        <w:ind w:left="3827" w:hanging="1276"/>
      </w:pPr>
    </w:lvl>
    <w:lvl w:ilvl="7">
      <w:start w:val="1"/>
      <w:numFmt w:val="decimal"/>
      <w:pStyle w:val="8"/>
      <w:suff w:val="space"/>
      <w:lvlText w:val="%1.%2.%3.%4.%5.%6.%7.%8."/>
      <w:lvlJc w:val="left"/>
      <w:pPr>
        <w:ind w:left="4394" w:hanging="1418"/>
      </w:pPr>
    </w:lvl>
    <w:lvl w:ilvl="8">
      <w:start w:val="1"/>
      <w:numFmt w:val="decimal"/>
      <w:pStyle w:val="9"/>
      <w:suff w:val="space"/>
      <w:lvlText w:val="%1.%2.%3.%4.%5.%6.%7.%8.%9."/>
      <w:lvlJc w:val="left"/>
      <w:pPr>
        <w:ind w:left="5102" w:hanging="1700"/>
      </w:pPr>
    </w:lvl>
  </w:abstractNum>
  <w:abstractNum w:abstractNumId="13" w15:restartNumberingAfterBreak="0">
    <w:nsid w:val="67F74B6C"/>
    <w:multiLevelType w:val="multilevel"/>
    <w:tmpl w:val="67F74B6C"/>
    <w:lvl w:ilvl="0">
      <w:start w:val="1"/>
      <w:numFmt w:val="decimal"/>
      <w:pStyle w:val="m"/>
      <w:lvlText w:val="表3-%1."/>
      <w:lvlJc w:val="left"/>
      <w:pPr>
        <w:ind w:left="4390" w:hanging="420"/>
      </w:pPr>
    </w:lvl>
    <w:lvl w:ilvl="1">
      <w:start w:val="1"/>
      <w:numFmt w:val="lowerLetter"/>
      <w:lvlText w:val="%2)"/>
      <w:lvlJc w:val="left"/>
      <w:pPr>
        <w:ind w:left="4810" w:hanging="420"/>
      </w:pPr>
    </w:lvl>
    <w:lvl w:ilvl="2">
      <w:start w:val="1"/>
      <w:numFmt w:val="lowerRoman"/>
      <w:lvlText w:val="%3."/>
      <w:lvlJc w:val="right"/>
      <w:pPr>
        <w:ind w:left="5230" w:hanging="420"/>
      </w:pPr>
    </w:lvl>
    <w:lvl w:ilvl="3">
      <w:start w:val="1"/>
      <w:numFmt w:val="decimal"/>
      <w:lvlText w:val="%4."/>
      <w:lvlJc w:val="left"/>
      <w:pPr>
        <w:ind w:left="5650" w:hanging="420"/>
      </w:pPr>
    </w:lvl>
    <w:lvl w:ilvl="4">
      <w:start w:val="1"/>
      <w:numFmt w:val="lowerLetter"/>
      <w:lvlText w:val="%5)"/>
      <w:lvlJc w:val="left"/>
      <w:pPr>
        <w:ind w:left="6070" w:hanging="420"/>
      </w:pPr>
    </w:lvl>
    <w:lvl w:ilvl="5">
      <w:start w:val="1"/>
      <w:numFmt w:val="lowerRoman"/>
      <w:lvlText w:val="%6."/>
      <w:lvlJc w:val="right"/>
      <w:pPr>
        <w:ind w:left="6490" w:hanging="420"/>
      </w:pPr>
    </w:lvl>
    <w:lvl w:ilvl="6">
      <w:start w:val="1"/>
      <w:numFmt w:val="decimal"/>
      <w:lvlText w:val="%7."/>
      <w:lvlJc w:val="left"/>
      <w:pPr>
        <w:ind w:left="6910" w:hanging="420"/>
      </w:pPr>
    </w:lvl>
    <w:lvl w:ilvl="7">
      <w:start w:val="1"/>
      <w:numFmt w:val="lowerLetter"/>
      <w:lvlText w:val="%8)"/>
      <w:lvlJc w:val="left"/>
      <w:pPr>
        <w:ind w:left="7330" w:hanging="420"/>
      </w:pPr>
    </w:lvl>
    <w:lvl w:ilvl="8">
      <w:start w:val="1"/>
      <w:numFmt w:val="lowerRoman"/>
      <w:lvlText w:val="%9."/>
      <w:lvlJc w:val="right"/>
      <w:pPr>
        <w:ind w:left="7750" w:hanging="420"/>
      </w:pPr>
    </w:lvl>
  </w:abstractNum>
  <w:abstractNum w:abstractNumId="14" w15:restartNumberingAfterBreak="0">
    <w:nsid w:val="721B3CF8"/>
    <w:multiLevelType w:val="multilevel"/>
    <w:tmpl w:val="721B3CF8"/>
    <w:lvl w:ilvl="0">
      <w:start w:val="1"/>
      <w:numFmt w:val="decimal"/>
      <w:pStyle w:val="20"/>
      <w:suff w:val="space"/>
      <w:lvlText w:val="2.1.2.%1."/>
      <w:lvlJc w:val="left"/>
      <w:pPr>
        <w:ind w:left="0" w:firstLine="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83E62EB"/>
    <w:multiLevelType w:val="singleLevel"/>
    <w:tmpl w:val="783E62EB"/>
    <w:lvl w:ilvl="0">
      <w:start w:val="1"/>
      <w:numFmt w:val="decimal"/>
      <w:suff w:val="nothing"/>
      <w:lvlText w:val="（%1）"/>
      <w:lvlJc w:val="left"/>
    </w:lvl>
  </w:abstractNum>
  <w:abstractNum w:abstractNumId="16" w15:restartNumberingAfterBreak="0">
    <w:nsid w:val="7B26B52D"/>
    <w:multiLevelType w:val="singleLevel"/>
    <w:tmpl w:val="7B26B52D"/>
    <w:lvl w:ilvl="0">
      <w:start w:val="1"/>
      <w:numFmt w:val="decimal"/>
      <w:lvlText w:val="%1."/>
      <w:lvlJc w:val="left"/>
      <w:pPr>
        <w:ind w:left="425" w:hanging="425"/>
      </w:pPr>
      <w:rPr>
        <w:rFonts w:hint="default"/>
      </w:rPr>
    </w:lvl>
  </w:abstractNum>
  <w:abstractNum w:abstractNumId="17" w15:restartNumberingAfterBreak="0">
    <w:nsid w:val="7CF33F1B"/>
    <w:multiLevelType w:val="multilevel"/>
    <w:tmpl w:val="7CF33F1B"/>
    <w:lvl w:ilvl="0">
      <w:start w:val="1"/>
      <w:numFmt w:val="decimal"/>
      <w:pStyle w:val="m0"/>
      <w:lvlText w:val="图2-%1."/>
      <w:lvlJc w:val="left"/>
      <w:pPr>
        <w:ind w:left="420" w:hanging="420"/>
      </w:pPr>
    </w:lvl>
    <w:lvl w:ilvl="1">
      <w:start w:val="1"/>
      <w:numFmt w:val="decimal"/>
      <w:lvlText w:val="（%2）"/>
      <w:lvlJc w:val="left"/>
      <w:pPr>
        <w:ind w:left="1140" w:hanging="7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F3F58E7"/>
    <w:multiLevelType w:val="multilevel"/>
    <w:tmpl w:val="821CD4D8"/>
    <w:lvl w:ilvl="0">
      <w:start w:val="1"/>
      <w:numFmt w:val="decimal"/>
      <w:pStyle w:val="11"/>
      <w:lvlText w:val="%1."/>
      <w:lvlJc w:val="left"/>
      <w:pPr>
        <w:ind w:left="425" w:hanging="425"/>
      </w:pPr>
    </w:lvl>
    <w:lvl w:ilvl="1">
      <w:start w:val="1"/>
      <w:numFmt w:val="decimal"/>
      <w:pStyle w:val="21"/>
      <w:lvlText w:val="%1.%2."/>
      <w:lvlJc w:val="left"/>
      <w:pPr>
        <w:ind w:left="992" w:hanging="850"/>
      </w:pPr>
    </w:lvl>
    <w:lvl w:ilvl="2">
      <w:start w:val="1"/>
      <w:numFmt w:val="decimal"/>
      <w:pStyle w:val="30"/>
      <w:lvlText w:val="%1.%2.%3."/>
      <w:lvlJc w:val="left"/>
      <w:pPr>
        <w:ind w:left="5670" w:hanging="1134"/>
      </w:pPr>
    </w:lvl>
    <w:lvl w:ilvl="3">
      <w:start w:val="1"/>
      <w:numFmt w:val="decimal"/>
      <w:pStyle w:val="40"/>
      <w:lvlText w:val="%1.%2.%3.%4."/>
      <w:lvlJc w:val="left"/>
      <w:pPr>
        <w:ind w:left="2268" w:hanging="1559"/>
      </w:pPr>
    </w:lvl>
    <w:lvl w:ilvl="4">
      <w:start w:val="1"/>
      <w:numFmt w:val="decimal"/>
      <w:pStyle w:val="50"/>
      <w:lvlText w:val="%1.%2.%3.%4.%5."/>
      <w:lvlJc w:val="left"/>
      <w:pPr>
        <w:ind w:left="2551" w:hanging="1984"/>
      </w:pPr>
    </w:lvl>
    <w:lvl w:ilvl="5">
      <w:start w:val="1"/>
      <w:numFmt w:val="decimal"/>
      <w:pStyle w:val="60"/>
      <w:lvlText w:val="%1.%2.%3.%4.%5.%6."/>
      <w:lvlJc w:val="left"/>
      <w:pPr>
        <w:ind w:left="3260" w:hanging="2551"/>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104812846">
    <w:abstractNumId w:val="18"/>
  </w:num>
  <w:num w:numId="2" w16cid:durableId="1751808082">
    <w:abstractNumId w:val="13"/>
  </w:num>
  <w:num w:numId="3" w16cid:durableId="973173522">
    <w:abstractNumId w:val="9"/>
  </w:num>
  <w:num w:numId="4" w16cid:durableId="906455183">
    <w:abstractNumId w:val="17"/>
  </w:num>
  <w:num w:numId="5" w16cid:durableId="1427581923">
    <w:abstractNumId w:val="10"/>
  </w:num>
  <w:num w:numId="6" w16cid:durableId="1781727614">
    <w:abstractNumId w:val="5"/>
  </w:num>
  <w:num w:numId="7" w16cid:durableId="671491248">
    <w:abstractNumId w:val="6"/>
  </w:num>
  <w:num w:numId="8" w16cid:durableId="2060351961">
    <w:abstractNumId w:val="14"/>
  </w:num>
  <w:num w:numId="9" w16cid:durableId="1782531793">
    <w:abstractNumId w:val="11"/>
  </w:num>
  <w:num w:numId="10" w16cid:durableId="1181242748">
    <w:abstractNumId w:val="12"/>
  </w:num>
  <w:num w:numId="11" w16cid:durableId="448278306">
    <w:abstractNumId w:val="15"/>
  </w:num>
  <w:num w:numId="12" w16cid:durableId="1680812678">
    <w:abstractNumId w:val="2"/>
  </w:num>
  <w:num w:numId="13" w16cid:durableId="1786266698">
    <w:abstractNumId w:val="16"/>
  </w:num>
  <w:num w:numId="14" w16cid:durableId="1987077649">
    <w:abstractNumId w:val="1"/>
  </w:num>
  <w:num w:numId="15" w16cid:durableId="661202606">
    <w:abstractNumId w:val="7"/>
  </w:num>
  <w:num w:numId="16" w16cid:durableId="1958637154">
    <w:abstractNumId w:val="0"/>
  </w:num>
  <w:num w:numId="17" w16cid:durableId="2049908370">
    <w:abstractNumId w:val="4"/>
  </w:num>
  <w:num w:numId="18" w16cid:durableId="907423267">
    <w:abstractNumId w:val="8"/>
  </w:num>
  <w:num w:numId="19" w16cid:durableId="1130169957">
    <w:abstractNumId w:val="3"/>
  </w:num>
  <w:num w:numId="20" w16cid:durableId="803161090">
    <w:abstractNumId w:val="18"/>
  </w:num>
  <w:num w:numId="21" w16cid:durableId="1768229871">
    <w:abstractNumId w:val="18"/>
  </w:num>
  <w:num w:numId="22" w16cid:durableId="1770810523">
    <w:abstractNumId w:val="18"/>
  </w:num>
  <w:num w:numId="23" w16cid:durableId="249975615">
    <w:abstractNumId w:val="18"/>
  </w:num>
  <w:num w:numId="24" w16cid:durableId="547838855">
    <w:abstractNumId w:val="18"/>
  </w:num>
  <w:num w:numId="25" w16cid:durableId="612978704">
    <w:abstractNumId w:val="18"/>
  </w:num>
  <w:num w:numId="26" w16cid:durableId="1777167103">
    <w:abstractNumId w:val="18"/>
  </w:num>
  <w:num w:numId="27" w16cid:durableId="776487384">
    <w:abstractNumId w:val="18"/>
  </w:num>
  <w:num w:numId="28" w16cid:durableId="1889491084">
    <w:abstractNumId w:val="18"/>
  </w:num>
  <w:num w:numId="29" w16cid:durableId="28770839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天赐 余">
    <w15:presenceInfo w15:providerId="Windows Live" w15:userId="226b0ca82af9e8cb"/>
  </w15:person>
  <w15:person w15:author="liubing">
    <w15:presenceInfo w15:providerId="None" w15:userId="liubing"/>
  </w15:person>
  <w15:person w15:author="寅涵 孙">
    <w15:presenceInfo w15:providerId="Windows Live" w15:userId="7fe47ca3ccb79e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hideSpellingErrors/>
  <w:proofState w:spelling="clean"/>
  <w:attachedTemplate r:id="rId1"/>
  <w:trackRevisions/>
  <w:defaultTabStop w:val="50"/>
  <w:drawingGridHorizontalSpacing w:val="140"/>
  <w:drawingGridVerticalSpacing w:val="381"/>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022"/>
    <w:rsid w:val="00000467"/>
    <w:rsid w:val="0000055D"/>
    <w:rsid w:val="00000A54"/>
    <w:rsid w:val="00000ADE"/>
    <w:rsid w:val="00000C23"/>
    <w:rsid w:val="00000DC3"/>
    <w:rsid w:val="00000E7A"/>
    <w:rsid w:val="00000EF4"/>
    <w:rsid w:val="00000F1E"/>
    <w:rsid w:val="000011FD"/>
    <w:rsid w:val="00001465"/>
    <w:rsid w:val="00001500"/>
    <w:rsid w:val="000015B8"/>
    <w:rsid w:val="000016F7"/>
    <w:rsid w:val="00001907"/>
    <w:rsid w:val="00001D10"/>
    <w:rsid w:val="00001D96"/>
    <w:rsid w:val="00001DAC"/>
    <w:rsid w:val="00002175"/>
    <w:rsid w:val="0000226D"/>
    <w:rsid w:val="000022C9"/>
    <w:rsid w:val="00002679"/>
    <w:rsid w:val="000026E2"/>
    <w:rsid w:val="00002803"/>
    <w:rsid w:val="00002952"/>
    <w:rsid w:val="00002D99"/>
    <w:rsid w:val="00002DE4"/>
    <w:rsid w:val="00003055"/>
    <w:rsid w:val="000030A4"/>
    <w:rsid w:val="0000368B"/>
    <w:rsid w:val="0000397C"/>
    <w:rsid w:val="000039FF"/>
    <w:rsid w:val="00003BF6"/>
    <w:rsid w:val="00003C6F"/>
    <w:rsid w:val="00003D3E"/>
    <w:rsid w:val="00003DC2"/>
    <w:rsid w:val="00003E4D"/>
    <w:rsid w:val="00003E9D"/>
    <w:rsid w:val="00003F58"/>
    <w:rsid w:val="00003F72"/>
    <w:rsid w:val="0000429A"/>
    <w:rsid w:val="0000436D"/>
    <w:rsid w:val="0000442C"/>
    <w:rsid w:val="000046B0"/>
    <w:rsid w:val="00004709"/>
    <w:rsid w:val="0000490D"/>
    <w:rsid w:val="00004C9D"/>
    <w:rsid w:val="00004D09"/>
    <w:rsid w:val="00004D66"/>
    <w:rsid w:val="00004E28"/>
    <w:rsid w:val="00005070"/>
    <w:rsid w:val="000051B5"/>
    <w:rsid w:val="000052D2"/>
    <w:rsid w:val="000055BF"/>
    <w:rsid w:val="000056DF"/>
    <w:rsid w:val="000059EC"/>
    <w:rsid w:val="00005BD5"/>
    <w:rsid w:val="00005C51"/>
    <w:rsid w:val="00005EE3"/>
    <w:rsid w:val="0000629B"/>
    <w:rsid w:val="0000637C"/>
    <w:rsid w:val="000063C4"/>
    <w:rsid w:val="000063EA"/>
    <w:rsid w:val="0000651D"/>
    <w:rsid w:val="0000656D"/>
    <w:rsid w:val="000065F2"/>
    <w:rsid w:val="00006630"/>
    <w:rsid w:val="00006672"/>
    <w:rsid w:val="000066B0"/>
    <w:rsid w:val="00006756"/>
    <w:rsid w:val="000068A2"/>
    <w:rsid w:val="00006A6D"/>
    <w:rsid w:val="00006EC7"/>
    <w:rsid w:val="00006F71"/>
    <w:rsid w:val="0000728F"/>
    <w:rsid w:val="00007356"/>
    <w:rsid w:val="000073E4"/>
    <w:rsid w:val="000073FB"/>
    <w:rsid w:val="000077FC"/>
    <w:rsid w:val="000078A6"/>
    <w:rsid w:val="000078C3"/>
    <w:rsid w:val="00007B8D"/>
    <w:rsid w:val="00007C5E"/>
    <w:rsid w:val="00007D87"/>
    <w:rsid w:val="00007E3D"/>
    <w:rsid w:val="00007E5A"/>
    <w:rsid w:val="0001033B"/>
    <w:rsid w:val="000103BE"/>
    <w:rsid w:val="00010823"/>
    <w:rsid w:val="00010961"/>
    <w:rsid w:val="00010B04"/>
    <w:rsid w:val="00011134"/>
    <w:rsid w:val="000114D2"/>
    <w:rsid w:val="00011550"/>
    <w:rsid w:val="0001158C"/>
    <w:rsid w:val="00011659"/>
    <w:rsid w:val="0001171C"/>
    <w:rsid w:val="000117E4"/>
    <w:rsid w:val="00011939"/>
    <w:rsid w:val="00011A60"/>
    <w:rsid w:val="00011AD0"/>
    <w:rsid w:val="00011C2B"/>
    <w:rsid w:val="00011D60"/>
    <w:rsid w:val="00011ED2"/>
    <w:rsid w:val="000120C6"/>
    <w:rsid w:val="0001211E"/>
    <w:rsid w:val="00012360"/>
    <w:rsid w:val="0001245D"/>
    <w:rsid w:val="000127B5"/>
    <w:rsid w:val="000127F9"/>
    <w:rsid w:val="000127FA"/>
    <w:rsid w:val="00012CD6"/>
    <w:rsid w:val="00012D91"/>
    <w:rsid w:val="00012E50"/>
    <w:rsid w:val="00012FE5"/>
    <w:rsid w:val="000130B5"/>
    <w:rsid w:val="000132CE"/>
    <w:rsid w:val="0001349E"/>
    <w:rsid w:val="0001393E"/>
    <w:rsid w:val="00013943"/>
    <w:rsid w:val="00013CF2"/>
    <w:rsid w:val="00013DE4"/>
    <w:rsid w:val="00013EBC"/>
    <w:rsid w:val="00014023"/>
    <w:rsid w:val="000140DF"/>
    <w:rsid w:val="000141A6"/>
    <w:rsid w:val="00014323"/>
    <w:rsid w:val="000143AB"/>
    <w:rsid w:val="000144CA"/>
    <w:rsid w:val="000148BE"/>
    <w:rsid w:val="0001497F"/>
    <w:rsid w:val="00014C93"/>
    <w:rsid w:val="00014CBE"/>
    <w:rsid w:val="00014E60"/>
    <w:rsid w:val="00014E9F"/>
    <w:rsid w:val="00014EEF"/>
    <w:rsid w:val="00015611"/>
    <w:rsid w:val="0001598D"/>
    <w:rsid w:val="00015A9F"/>
    <w:rsid w:val="00015BA1"/>
    <w:rsid w:val="00015D82"/>
    <w:rsid w:val="00015F58"/>
    <w:rsid w:val="000160EE"/>
    <w:rsid w:val="00016199"/>
    <w:rsid w:val="00016999"/>
    <w:rsid w:val="00016E57"/>
    <w:rsid w:val="000173DC"/>
    <w:rsid w:val="000177E6"/>
    <w:rsid w:val="0001789B"/>
    <w:rsid w:val="000178E2"/>
    <w:rsid w:val="0001793E"/>
    <w:rsid w:val="00017A40"/>
    <w:rsid w:val="00017B8D"/>
    <w:rsid w:val="00017D29"/>
    <w:rsid w:val="00017D8B"/>
    <w:rsid w:val="00017EF1"/>
    <w:rsid w:val="00017FC4"/>
    <w:rsid w:val="0002015C"/>
    <w:rsid w:val="000201EB"/>
    <w:rsid w:val="00020498"/>
    <w:rsid w:val="00020AFD"/>
    <w:rsid w:val="0002106A"/>
    <w:rsid w:val="000211E9"/>
    <w:rsid w:val="0002128B"/>
    <w:rsid w:val="00021386"/>
    <w:rsid w:val="00021459"/>
    <w:rsid w:val="000214CE"/>
    <w:rsid w:val="0002157E"/>
    <w:rsid w:val="000215A4"/>
    <w:rsid w:val="0002186A"/>
    <w:rsid w:val="00021A22"/>
    <w:rsid w:val="00021C04"/>
    <w:rsid w:val="0002252A"/>
    <w:rsid w:val="00022552"/>
    <w:rsid w:val="000225B0"/>
    <w:rsid w:val="000228D0"/>
    <w:rsid w:val="00022DDC"/>
    <w:rsid w:val="00022DEB"/>
    <w:rsid w:val="00022E01"/>
    <w:rsid w:val="0002322F"/>
    <w:rsid w:val="00023354"/>
    <w:rsid w:val="000235C6"/>
    <w:rsid w:val="000235D2"/>
    <w:rsid w:val="000236B6"/>
    <w:rsid w:val="000237FD"/>
    <w:rsid w:val="0002399A"/>
    <w:rsid w:val="00023BA5"/>
    <w:rsid w:val="00023F6E"/>
    <w:rsid w:val="0002401B"/>
    <w:rsid w:val="00024041"/>
    <w:rsid w:val="000241CB"/>
    <w:rsid w:val="000242E6"/>
    <w:rsid w:val="00024547"/>
    <w:rsid w:val="00024890"/>
    <w:rsid w:val="00024B89"/>
    <w:rsid w:val="00025C88"/>
    <w:rsid w:val="00025C89"/>
    <w:rsid w:val="00025DBA"/>
    <w:rsid w:val="00025DD5"/>
    <w:rsid w:val="00025EA8"/>
    <w:rsid w:val="0002602C"/>
    <w:rsid w:val="000260AF"/>
    <w:rsid w:val="00026151"/>
    <w:rsid w:val="00026370"/>
    <w:rsid w:val="000266B9"/>
    <w:rsid w:val="000266EC"/>
    <w:rsid w:val="000267C7"/>
    <w:rsid w:val="0002683D"/>
    <w:rsid w:val="00026BFB"/>
    <w:rsid w:val="00026C91"/>
    <w:rsid w:val="00027047"/>
    <w:rsid w:val="000270F0"/>
    <w:rsid w:val="000271C4"/>
    <w:rsid w:val="000271DE"/>
    <w:rsid w:val="00027792"/>
    <w:rsid w:val="0002781E"/>
    <w:rsid w:val="00027983"/>
    <w:rsid w:val="00027AE2"/>
    <w:rsid w:val="00027CFB"/>
    <w:rsid w:val="00027EBD"/>
    <w:rsid w:val="00027ED9"/>
    <w:rsid w:val="0003020E"/>
    <w:rsid w:val="00030920"/>
    <w:rsid w:val="00030A3B"/>
    <w:rsid w:val="00030B75"/>
    <w:rsid w:val="00030ED8"/>
    <w:rsid w:val="00030F36"/>
    <w:rsid w:val="00031036"/>
    <w:rsid w:val="00031124"/>
    <w:rsid w:val="0003113F"/>
    <w:rsid w:val="000311D7"/>
    <w:rsid w:val="000312B9"/>
    <w:rsid w:val="000314DE"/>
    <w:rsid w:val="0003167A"/>
    <w:rsid w:val="000316A2"/>
    <w:rsid w:val="0003181C"/>
    <w:rsid w:val="000319C6"/>
    <w:rsid w:val="00031C49"/>
    <w:rsid w:val="00031CDB"/>
    <w:rsid w:val="00031E00"/>
    <w:rsid w:val="00031E02"/>
    <w:rsid w:val="00032431"/>
    <w:rsid w:val="00032457"/>
    <w:rsid w:val="00032639"/>
    <w:rsid w:val="000327C8"/>
    <w:rsid w:val="00032875"/>
    <w:rsid w:val="00032D55"/>
    <w:rsid w:val="00032D8C"/>
    <w:rsid w:val="00032F9F"/>
    <w:rsid w:val="00032FF9"/>
    <w:rsid w:val="000331B3"/>
    <w:rsid w:val="00033382"/>
    <w:rsid w:val="000334C6"/>
    <w:rsid w:val="0003359E"/>
    <w:rsid w:val="000338DB"/>
    <w:rsid w:val="000339B0"/>
    <w:rsid w:val="00033AFE"/>
    <w:rsid w:val="00033B0C"/>
    <w:rsid w:val="00033C6C"/>
    <w:rsid w:val="00033CB1"/>
    <w:rsid w:val="00033D24"/>
    <w:rsid w:val="00033EF7"/>
    <w:rsid w:val="000340BE"/>
    <w:rsid w:val="00034255"/>
    <w:rsid w:val="00034259"/>
    <w:rsid w:val="0003477D"/>
    <w:rsid w:val="00034A46"/>
    <w:rsid w:val="00034A82"/>
    <w:rsid w:val="00034BAC"/>
    <w:rsid w:val="000351E6"/>
    <w:rsid w:val="00035420"/>
    <w:rsid w:val="000355E7"/>
    <w:rsid w:val="0003560D"/>
    <w:rsid w:val="000356B1"/>
    <w:rsid w:val="0003589C"/>
    <w:rsid w:val="000358E2"/>
    <w:rsid w:val="000359E0"/>
    <w:rsid w:val="00035A20"/>
    <w:rsid w:val="00035C7C"/>
    <w:rsid w:val="00036012"/>
    <w:rsid w:val="00036351"/>
    <w:rsid w:val="00036410"/>
    <w:rsid w:val="00036713"/>
    <w:rsid w:val="00036755"/>
    <w:rsid w:val="000369FC"/>
    <w:rsid w:val="00036A74"/>
    <w:rsid w:val="00036D54"/>
    <w:rsid w:val="0003700C"/>
    <w:rsid w:val="00037013"/>
    <w:rsid w:val="00037460"/>
    <w:rsid w:val="0003786D"/>
    <w:rsid w:val="00037A08"/>
    <w:rsid w:val="00037A28"/>
    <w:rsid w:val="00037BF8"/>
    <w:rsid w:val="00037D79"/>
    <w:rsid w:val="00037EE1"/>
    <w:rsid w:val="00037FBA"/>
    <w:rsid w:val="0004001C"/>
    <w:rsid w:val="0004003B"/>
    <w:rsid w:val="00040152"/>
    <w:rsid w:val="000402D4"/>
    <w:rsid w:val="000406BD"/>
    <w:rsid w:val="000406F9"/>
    <w:rsid w:val="00040703"/>
    <w:rsid w:val="00040841"/>
    <w:rsid w:val="00040B8C"/>
    <w:rsid w:val="00040BBB"/>
    <w:rsid w:val="00041028"/>
    <w:rsid w:val="000410BC"/>
    <w:rsid w:val="000415B3"/>
    <w:rsid w:val="000415D1"/>
    <w:rsid w:val="00041739"/>
    <w:rsid w:val="000417A2"/>
    <w:rsid w:val="0004180F"/>
    <w:rsid w:val="00041882"/>
    <w:rsid w:val="000418A9"/>
    <w:rsid w:val="00041BBD"/>
    <w:rsid w:val="00041BD0"/>
    <w:rsid w:val="00041BF9"/>
    <w:rsid w:val="00041C78"/>
    <w:rsid w:val="00041D1B"/>
    <w:rsid w:val="0004204F"/>
    <w:rsid w:val="0004206C"/>
    <w:rsid w:val="00042281"/>
    <w:rsid w:val="00042A3B"/>
    <w:rsid w:val="00043322"/>
    <w:rsid w:val="00043571"/>
    <w:rsid w:val="00043578"/>
    <w:rsid w:val="0004371A"/>
    <w:rsid w:val="0004378B"/>
    <w:rsid w:val="000437F4"/>
    <w:rsid w:val="00043836"/>
    <w:rsid w:val="000438A6"/>
    <w:rsid w:val="000438D0"/>
    <w:rsid w:val="00043998"/>
    <w:rsid w:val="00043AC0"/>
    <w:rsid w:val="00043AE9"/>
    <w:rsid w:val="00043CCF"/>
    <w:rsid w:val="00043EFA"/>
    <w:rsid w:val="00043F2B"/>
    <w:rsid w:val="0004407A"/>
    <w:rsid w:val="000448A5"/>
    <w:rsid w:val="00044A50"/>
    <w:rsid w:val="00044B18"/>
    <w:rsid w:val="00044B5C"/>
    <w:rsid w:val="00044B6B"/>
    <w:rsid w:val="00044C7B"/>
    <w:rsid w:val="00044C7F"/>
    <w:rsid w:val="00044D95"/>
    <w:rsid w:val="00044EE6"/>
    <w:rsid w:val="00044EF2"/>
    <w:rsid w:val="00045349"/>
    <w:rsid w:val="00045392"/>
    <w:rsid w:val="0004546A"/>
    <w:rsid w:val="000455E9"/>
    <w:rsid w:val="00045839"/>
    <w:rsid w:val="00045BA3"/>
    <w:rsid w:val="00045C89"/>
    <w:rsid w:val="00045E2D"/>
    <w:rsid w:val="00046177"/>
    <w:rsid w:val="000461AB"/>
    <w:rsid w:val="000461DC"/>
    <w:rsid w:val="00046383"/>
    <w:rsid w:val="0004654B"/>
    <w:rsid w:val="0004669B"/>
    <w:rsid w:val="0004674D"/>
    <w:rsid w:val="000469C5"/>
    <w:rsid w:val="00046B15"/>
    <w:rsid w:val="00046D4E"/>
    <w:rsid w:val="00046D81"/>
    <w:rsid w:val="00046D8B"/>
    <w:rsid w:val="00046E95"/>
    <w:rsid w:val="0004707F"/>
    <w:rsid w:val="0004708E"/>
    <w:rsid w:val="000471D4"/>
    <w:rsid w:val="00047412"/>
    <w:rsid w:val="000474DF"/>
    <w:rsid w:val="00047562"/>
    <w:rsid w:val="00047580"/>
    <w:rsid w:val="0004769A"/>
    <w:rsid w:val="00047933"/>
    <w:rsid w:val="00047A64"/>
    <w:rsid w:val="00047E58"/>
    <w:rsid w:val="000500C6"/>
    <w:rsid w:val="00050232"/>
    <w:rsid w:val="000502E0"/>
    <w:rsid w:val="00050360"/>
    <w:rsid w:val="000504E3"/>
    <w:rsid w:val="00050B72"/>
    <w:rsid w:val="00050CF0"/>
    <w:rsid w:val="0005121B"/>
    <w:rsid w:val="0005124E"/>
    <w:rsid w:val="00051252"/>
    <w:rsid w:val="00051256"/>
    <w:rsid w:val="000512CD"/>
    <w:rsid w:val="000513B7"/>
    <w:rsid w:val="00051414"/>
    <w:rsid w:val="000515AF"/>
    <w:rsid w:val="000516C9"/>
    <w:rsid w:val="000518CD"/>
    <w:rsid w:val="000518E9"/>
    <w:rsid w:val="00051AFC"/>
    <w:rsid w:val="00051D35"/>
    <w:rsid w:val="00051DAD"/>
    <w:rsid w:val="00051E11"/>
    <w:rsid w:val="00051F28"/>
    <w:rsid w:val="00052298"/>
    <w:rsid w:val="00052539"/>
    <w:rsid w:val="00052585"/>
    <w:rsid w:val="0005285F"/>
    <w:rsid w:val="000529C4"/>
    <w:rsid w:val="00052A17"/>
    <w:rsid w:val="00052A34"/>
    <w:rsid w:val="00052D5C"/>
    <w:rsid w:val="00052DEB"/>
    <w:rsid w:val="00052E8F"/>
    <w:rsid w:val="00052F5F"/>
    <w:rsid w:val="00052FA8"/>
    <w:rsid w:val="000537C0"/>
    <w:rsid w:val="00053A54"/>
    <w:rsid w:val="00053AFD"/>
    <w:rsid w:val="00053BD9"/>
    <w:rsid w:val="00053BFD"/>
    <w:rsid w:val="00053C02"/>
    <w:rsid w:val="00053E1E"/>
    <w:rsid w:val="00053EAC"/>
    <w:rsid w:val="00053FCF"/>
    <w:rsid w:val="000543F1"/>
    <w:rsid w:val="00054496"/>
    <w:rsid w:val="0005453A"/>
    <w:rsid w:val="0005470C"/>
    <w:rsid w:val="0005483B"/>
    <w:rsid w:val="000548E2"/>
    <w:rsid w:val="00054A99"/>
    <w:rsid w:val="00054B93"/>
    <w:rsid w:val="00054C82"/>
    <w:rsid w:val="00055273"/>
    <w:rsid w:val="00055815"/>
    <w:rsid w:val="000559AB"/>
    <w:rsid w:val="000559D1"/>
    <w:rsid w:val="00055A80"/>
    <w:rsid w:val="00055B27"/>
    <w:rsid w:val="00055DF2"/>
    <w:rsid w:val="000560B0"/>
    <w:rsid w:val="000560D4"/>
    <w:rsid w:val="0005625C"/>
    <w:rsid w:val="0005626D"/>
    <w:rsid w:val="00056292"/>
    <w:rsid w:val="000563DE"/>
    <w:rsid w:val="0005645D"/>
    <w:rsid w:val="000566FD"/>
    <w:rsid w:val="000567B1"/>
    <w:rsid w:val="00056CBE"/>
    <w:rsid w:val="00056DAD"/>
    <w:rsid w:val="00056F5F"/>
    <w:rsid w:val="00056F7F"/>
    <w:rsid w:val="00057040"/>
    <w:rsid w:val="0005715B"/>
    <w:rsid w:val="000571CB"/>
    <w:rsid w:val="000576DB"/>
    <w:rsid w:val="00057843"/>
    <w:rsid w:val="00057945"/>
    <w:rsid w:val="00057962"/>
    <w:rsid w:val="00057ACD"/>
    <w:rsid w:val="00057B82"/>
    <w:rsid w:val="00057C75"/>
    <w:rsid w:val="00057EDA"/>
    <w:rsid w:val="000602AB"/>
    <w:rsid w:val="0006088D"/>
    <w:rsid w:val="00060D4D"/>
    <w:rsid w:val="00060E98"/>
    <w:rsid w:val="00060EB5"/>
    <w:rsid w:val="00060F29"/>
    <w:rsid w:val="000611ED"/>
    <w:rsid w:val="00061210"/>
    <w:rsid w:val="00061316"/>
    <w:rsid w:val="00061583"/>
    <w:rsid w:val="00061696"/>
    <w:rsid w:val="000617A8"/>
    <w:rsid w:val="000617F1"/>
    <w:rsid w:val="0006183D"/>
    <w:rsid w:val="00061921"/>
    <w:rsid w:val="000619A5"/>
    <w:rsid w:val="000619FB"/>
    <w:rsid w:val="00061A50"/>
    <w:rsid w:val="00061B21"/>
    <w:rsid w:val="00061B54"/>
    <w:rsid w:val="00061D3E"/>
    <w:rsid w:val="00061E1C"/>
    <w:rsid w:val="00061ECF"/>
    <w:rsid w:val="0006202D"/>
    <w:rsid w:val="00062199"/>
    <w:rsid w:val="000621BF"/>
    <w:rsid w:val="00062368"/>
    <w:rsid w:val="0006279B"/>
    <w:rsid w:val="000627FA"/>
    <w:rsid w:val="0006291C"/>
    <w:rsid w:val="00062D7A"/>
    <w:rsid w:val="00062FBB"/>
    <w:rsid w:val="000637FB"/>
    <w:rsid w:val="00063D73"/>
    <w:rsid w:val="00063E2F"/>
    <w:rsid w:val="00063F47"/>
    <w:rsid w:val="00064070"/>
    <w:rsid w:val="000640D5"/>
    <w:rsid w:val="00064158"/>
    <w:rsid w:val="000641D3"/>
    <w:rsid w:val="000642AC"/>
    <w:rsid w:val="00064504"/>
    <w:rsid w:val="00064719"/>
    <w:rsid w:val="000649E6"/>
    <w:rsid w:val="00064E67"/>
    <w:rsid w:val="00064E7C"/>
    <w:rsid w:val="00064F2E"/>
    <w:rsid w:val="00065201"/>
    <w:rsid w:val="00065814"/>
    <w:rsid w:val="00065828"/>
    <w:rsid w:val="000658E8"/>
    <w:rsid w:val="00065A5D"/>
    <w:rsid w:val="00065C66"/>
    <w:rsid w:val="00065CA8"/>
    <w:rsid w:val="00065DA8"/>
    <w:rsid w:val="00065FB4"/>
    <w:rsid w:val="0006634F"/>
    <w:rsid w:val="000669A2"/>
    <w:rsid w:val="000669CE"/>
    <w:rsid w:val="00066EB8"/>
    <w:rsid w:val="00066F06"/>
    <w:rsid w:val="00067034"/>
    <w:rsid w:val="000671D1"/>
    <w:rsid w:val="00067801"/>
    <w:rsid w:val="00067C93"/>
    <w:rsid w:val="00067E58"/>
    <w:rsid w:val="00067EFB"/>
    <w:rsid w:val="00070212"/>
    <w:rsid w:val="00070247"/>
    <w:rsid w:val="00070294"/>
    <w:rsid w:val="000704D3"/>
    <w:rsid w:val="0007099F"/>
    <w:rsid w:val="00070EC8"/>
    <w:rsid w:val="00070FBA"/>
    <w:rsid w:val="00071002"/>
    <w:rsid w:val="00071A30"/>
    <w:rsid w:val="00071AB5"/>
    <w:rsid w:val="00071B13"/>
    <w:rsid w:val="00071BA8"/>
    <w:rsid w:val="00071BE4"/>
    <w:rsid w:val="00071CE4"/>
    <w:rsid w:val="00071DCE"/>
    <w:rsid w:val="00071FD6"/>
    <w:rsid w:val="0007202A"/>
    <w:rsid w:val="000721EB"/>
    <w:rsid w:val="0007270F"/>
    <w:rsid w:val="00072A65"/>
    <w:rsid w:val="00072CE8"/>
    <w:rsid w:val="00072DBD"/>
    <w:rsid w:val="000730BD"/>
    <w:rsid w:val="00073352"/>
    <w:rsid w:val="000733A0"/>
    <w:rsid w:val="00073662"/>
    <w:rsid w:val="00073831"/>
    <w:rsid w:val="0007384A"/>
    <w:rsid w:val="0007390E"/>
    <w:rsid w:val="00073C9E"/>
    <w:rsid w:val="00073FE9"/>
    <w:rsid w:val="00074099"/>
    <w:rsid w:val="000740A5"/>
    <w:rsid w:val="00074132"/>
    <w:rsid w:val="000743BD"/>
    <w:rsid w:val="000744F8"/>
    <w:rsid w:val="000746E7"/>
    <w:rsid w:val="000746E9"/>
    <w:rsid w:val="00074B81"/>
    <w:rsid w:val="00074D8E"/>
    <w:rsid w:val="0007514C"/>
    <w:rsid w:val="0007544A"/>
    <w:rsid w:val="000754E7"/>
    <w:rsid w:val="00075665"/>
    <w:rsid w:val="00075762"/>
    <w:rsid w:val="00075906"/>
    <w:rsid w:val="00075907"/>
    <w:rsid w:val="0007592E"/>
    <w:rsid w:val="00075C53"/>
    <w:rsid w:val="00075D18"/>
    <w:rsid w:val="00075FFB"/>
    <w:rsid w:val="00076074"/>
    <w:rsid w:val="0007616C"/>
    <w:rsid w:val="00076289"/>
    <w:rsid w:val="000762FA"/>
    <w:rsid w:val="00076405"/>
    <w:rsid w:val="00076619"/>
    <w:rsid w:val="0007664D"/>
    <w:rsid w:val="000767C1"/>
    <w:rsid w:val="00076807"/>
    <w:rsid w:val="0007683E"/>
    <w:rsid w:val="000769DA"/>
    <w:rsid w:val="000769EC"/>
    <w:rsid w:val="00076A9F"/>
    <w:rsid w:val="00076AC3"/>
    <w:rsid w:val="00076D8F"/>
    <w:rsid w:val="00076DA9"/>
    <w:rsid w:val="00076DAA"/>
    <w:rsid w:val="00076E7F"/>
    <w:rsid w:val="0007746F"/>
    <w:rsid w:val="0007762A"/>
    <w:rsid w:val="000776C2"/>
    <w:rsid w:val="0007779E"/>
    <w:rsid w:val="00077B6A"/>
    <w:rsid w:val="00077D07"/>
    <w:rsid w:val="00077E42"/>
    <w:rsid w:val="00077FF3"/>
    <w:rsid w:val="0008015F"/>
    <w:rsid w:val="00080326"/>
    <w:rsid w:val="000803D1"/>
    <w:rsid w:val="00080404"/>
    <w:rsid w:val="00080458"/>
    <w:rsid w:val="00080673"/>
    <w:rsid w:val="00080A87"/>
    <w:rsid w:val="00080C35"/>
    <w:rsid w:val="00080D70"/>
    <w:rsid w:val="00080EAD"/>
    <w:rsid w:val="00080F10"/>
    <w:rsid w:val="00080F81"/>
    <w:rsid w:val="0008114A"/>
    <w:rsid w:val="00081257"/>
    <w:rsid w:val="000812A9"/>
    <w:rsid w:val="00081555"/>
    <w:rsid w:val="000818B2"/>
    <w:rsid w:val="00081A88"/>
    <w:rsid w:val="00081E0C"/>
    <w:rsid w:val="00081FD8"/>
    <w:rsid w:val="00082084"/>
    <w:rsid w:val="000821B1"/>
    <w:rsid w:val="0008221B"/>
    <w:rsid w:val="000823A7"/>
    <w:rsid w:val="000823AB"/>
    <w:rsid w:val="000823C8"/>
    <w:rsid w:val="00082843"/>
    <w:rsid w:val="00082A05"/>
    <w:rsid w:val="00082A40"/>
    <w:rsid w:val="00082A9C"/>
    <w:rsid w:val="00082BB2"/>
    <w:rsid w:val="00082D6A"/>
    <w:rsid w:val="00082D7A"/>
    <w:rsid w:val="00082E8F"/>
    <w:rsid w:val="0008316B"/>
    <w:rsid w:val="00083201"/>
    <w:rsid w:val="000833A3"/>
    <w:rsid w:val="00083706"/>
    <w:rsid w:val="00083A12"/>
    <w:rsid w:val="00083C9A"/>
    <w:rsid w:val="00083CB4"/>
    <w:rsid w:val="00083CDF"/>
    <w:rsid w:val="00083D0D"/>
    <w:rsid w:val="00083E9A"/>
    <w:rsid w:val="00083EC7"/>
    <w:rsid w:val="00083FFE"/>
    <w:rsid w:val="00084039"/>
    <w:rsid w:val="000840D4"/>
    <w:rsid w:val="00084144"/>
    <w:rsid w:val="00084247"/>
    <w:rsid w:val="00084470"/>
    <w:rsid w:val="00084506"/>
    <w:rsid w:val="00084991"/>
    <w:rsid w:val="00084CC1"/>
    <w:rsid w:val="00084D3D"/>
    <w:rsid w:val="0008524D"/>
    <w:rsid w:val="000853EF"/>
    <w:rsid w:val="00085565"/>
    <w:rsid w:val="0008556B"/>
    <w:rsid w:val="000855A1"/>
    <w:rsid w:val="0008591F"/>
    <w:rsid w:val="00085A43"/>
    <w:rsid w:val="00085ACE"/>
    <w:rsid w:val="00085B35"/>
    <w:rsid w:val="00085B63"/>
    <w:rsid w:val="00085D84"/>
    <w:rsid w:val="00085E1C"/>
    <w:rsid w:val="000860B5"/>
    <w:rsid w:val="00086747"/>
    <w:rsid w:val="0008676D"/>
    <w:rsid w:val="00086772"/>
    <w:rsid w:val="0008686D"/>
    <w:rsid w:val="00086D61"/>
    <w:rsid w:val="00086E92"/>
    <w:rsid w:val="00086F85"/>
    <w:rsid w:val="0008705E"/>
    <w:rsid w:val="000871B7"/>
    <w:rsid w:val="000873A8"/>
    <w:rsid w:val="000875D0"/>
    <w:rsid w:val="000876BA"/>
    <w:rsid w:val="000876C4"/>
    <w:rsid w:val="00087705"/>
    <w:rsid w:val="00087731"/>
    <w:rsid w:val="000877ED"/>
    <w:rsid w:val="000878DA"/>
    <w:rsid w:val="00087C4E"/>
    <w:rsid w:val="000904A2"/>
    <w:rsid w:val="000905E2"/>
    <w:rsid w:val="000906FE"/>
    <w:rsid w:val="00090979"/>
    <w:rsid w:val="00090B76"/>
    <w:rsid w:val="00090C19"/>
    <w:rsid w:val="00090CAC"/>
    <w:rsid w:val="00090CAE"/>
    <w:rsid w:val="000910DF"/>
    <w:rsid w:val="0009139D"/>
    <w:rsid w:val="000915B3"/>
    <w:rsid w:val="0009160E"/>
    <w:rsid w:val="0009174E"/>
    <w:rsid w:val="00091A4B"/>
    <w:rsid w:val="00091A65"/>
    <w:rsid w:val="00091DDE"/>
    <w:rsid w:val="00091F07"/>
    <w:rsid w:val="00092232"/>
    <w:rsid w:val="00092561"/>
    <w:rsid w:val="0009271A"/>
    <w:rsid w:val="000927AD"/>
    <w:rsid w:val="00092CA2"/>
    <w:rsid w:val="00092ED7"/>
    <w:rsid w:val="0009300C"/>
    <w:rsid w:val="000932C2"/>
    <w:rsid w:val="00093609"/>
    <w:rsid w:val="000941EE"/>
    <w:rsid w:val="00094285"/>
    <w:rsid w:val="000942B0"/>
    <w:rsid w:val="000944C4"/>
    <w:rsid w:val="00094539"/>
    <w:rsid w:val="00094937"/>
    <w:rsid w:val="000949C0"/>
    <w:rsid w:val="00094A51"/>
    <w:rsid w:val="00094C50"/>
    <w:rsid w:val="00095090"/>
    <w:rsid w:val="000950AD"/>
    <w:rsid w:val="000952F5"/>
    <w:rsid w:val="00095425"/>
    <w:rsid w:val="00095800"/>
    <w:rsid w:val="0009597B"/>
    <w:rsid w:val="00095D9C"/>
    <w:rsid w:val="00095DB9"/>
    <w:rsid w:val="00095F18"/>
    <w:rsid w:val="00096096"/>
    <w:rsid w:val="00096306"/>
    <w:rsid w:val="00096387"/>
    <w:rsid w:val="00096470"/>
    <w:rsid w:val="00096C4D"/>
    <w:rsid w:val="00096F29"/>
    <w:rsid w:val="00096FD1"/>
    <w:rsid w:val="0009716D"/>
    <w:rsid w:val="000971B1"/>
    <w:rsid w:val="000972B5"/>
    <w:rsid w:val="000973A6"/>
    <w:rsid w:val="000974F4"/>
    <w:rsid w:val="0009756E"/>
    <w:rsid w:val="00097773"/>
    <w:rsid w:val="00097A68"/>
    <w:rsid w:val="00097E06"/>
    <w:rsid w:val="00097ECC"/>
    <w:rsid w:val="000A0109"/>
    <w:rsid w:val="000A013D"/>
    <w:rsid w:val="000A01E0"/>
    <w:rsid w:val="000A067A"/>
    <w:rsid w:val="000A073E"/>
    <w:rsid w:val="000A0750"/>
    <w:rsid w:val="000A0A58"/>
    <w:rsid w:val="000A0AC8"/>
    <w:rsid w:val="000A0C7C"/>
    <w:rsid w:val="000A0D26"/>
    <w:rsid w:val="000A0D5E"/>
    <w:rsid w:val="000A0D5F"/>
    <w:rsid w:val="000A0ED0"/>
    <w:rsid w:val="000A0ED7"/>
    <w:rsid w:val="000A0F96"/>
    <w:rsid w:val="000A10B8"/>
    <w:rsid w:val="000A11DF"/>
    <w:rsid w:val="000A13C9"/>
    <w:rsid w:val="000A14D8"/>
    <w:rsid w:val="000A17A4"/>
    <w:rsid w:val="000A1D5E"/>
    <w:rsid w:val="000A1D5F"/>
    <w:rsid w:val="000A1E99"/>
    <w:rsid w:val="000A1F45"/>
    <w:rsid w:val="000A1F76"/>
    <w:rsid w:val="000A25B6"/>
    <w:rsid w:val="000A263A"/>
    <w:rsid w:val="000A2901"/>
    <w:rsid w:val="000A2D67"/>
    <w:rsid w:val="000A2DC0"/>
    <w:rsid w:val="000A2EFA"/>
    <w:rsid w:val="000A3752"/>
    <w:rsid w:val="000A3EBB"/>
    <w:rsid w:val="000A3EE4"/>
    <w:rsid w:val="000A3F46"/>
    <w:rsid w:val="000A42C9"/>
    <w:rsid w:val="000A43EB"/>
    <w:rsid w:val="000A4466"/>
    <w:rsid w:val="000A46C3"/>
    <w:rsid w:val="000A4792"/>
    <w:rsid w:val="000A48EB"/>
    <w:rsid w:val="000A48F2"/>
    <w:rsid w:val="000A498F"/>
    <w:rsid w:val="000A49F7"/>
    <w:rsid w:val="000A4C31"/>
    <w:rsid w:val="000A4E45"/>
    <w:rsid w:val="000A4F4C"/>
    <w:rsid w:val="000A4F5A"/>
    <w:rsid w:val="000A50A2"/>
    <w:rsid w:val="000A5250"/>
    <w:rsid w:val="000A5482"/>
    <w:rsid w:val="000A54B9"/>
    <w:rsid w:val="000A57A6"/>
    <w:rsid w:val="000A58F3"/>
    <w:rsid w:val="000A5901"/>
    <w:rsid w:val="000A5926"/>
    <w:rsid w:val="000A6072"/>
    <w:rsid w:val="000A608B"/>
    <w:rsid w:val="000A6445"/>
    <w:rsid w:val="000A69A0"/>
    <w:rsid w:val="000A6BEF"/>
    <w:rsid w:val="000A6DFF"/>
    <w:rsid w:val="000A6FA8"/>
    <w:rsid w:val="000A73B9"/>
    <w:rsid w:val="000A73D8"/>
    <w:rsid w:val="000A77EC"/>
    <w:rsid w:val="000A7B61"/>
    <w:rsid w:val="000B019F"/>
    <w:rsid w:val="000B01D0"/>
    <w:rsid w:val="000B01D5"/>
    <w:rsid w:val="000B01F6"/>
    <w:rsid w:val="000B03D7"/>
    <w:rsid w:val="000B049B"/>
    <w:rsid w:val="000B04F0"/>
    <w:rsid w:val="000B0697"/>
    <w:rsid w:val="000B06FA"/>
    <w:rsid w:val="000B0805"/>
    <w:rsid w:val="000B08DC"/>
    <w:rsid w:val="000B091A"/>
    <w:rsid w:val="000B0CAD"/>
    <w:rsid w:val="000B0D89"/>
    <w:rsid w:val="000B0D99"/>
    <w:rsid w:val="000B0DCB"/>
    <w:rsid w:val="000B0EE4"/>
    <w:rsid w:val="000B128D"/>
    <w:rsid w:val="000B1300"/>
    <w:rsid w:val="000B15CC"/>
    <w:rsid w:val="000B160B"/>
    <w:rsid w:val="000B172C"/>
    <w:rsid w:val="000B1801"/>
    <w:rsid w:val="000B1A1A"/>
    <w:rsid w:val="000B2059"/>
    <w:rsid w:val="000B20EF"/>
    <w:rsid w:val="000B2365"/>
    <w:rsid w:val="000B249C"/>
    <w:rsid w:val="000B25AC"/>
    <w:rsid w:val="000B25F0"/>
    <w:rsid w:val="000B263B"/>
    <w:rsid w:val="000B266B"/>
    <w:rsid w:val="000B293B"/>
    <w:rsid w:val="000B2949"/>
    <w:rsid w:val="000B2EFA"/>
    <w:rsid w:val="000B308E"/>
    <w:rsid w:val="000B332F"/>
    <w:rsid w:val="000B3486"/>
    <w:rsid w:val="000B3999"/>
    <w:rsid w:val="000B3AD0"/>
    <w:rsid w:val="000B3AD2"/>
    <w:rsid w:val="000B3AEC"/>
    <w:rsid w:val="000B4287"/>
    <w:rsid w:val="000B43D8"/>
    <w:rsid w:val="000B44E6"/>
    <w:rsid w:val="000B4627"/>
    <w:rsid w:val="000B47AC"/>
    <w:rsid w:val="000B4824"/>
    <w:rsid w:val="000B4A0C"/>
    <w:rsid w:val="000B4B7A"/>
    <w:rsid w:val="000B4D57"/>
    <w:rsid w:val="000B503C"/>
    <w:rsid w:val="000B520E"/>
    <w:rsid w:val="000B5403"/>
    <w:rsid w:val="000B54BD"/>
    <w:rsid w:val="000B5649"/>
    <w:rsid w:val="000B5B5F"/>
    <w:rsid w:val="000B5C5B"/>
    <w:rsid w:val="000B5F93"/>
    <w:rsid w:val="000B655D"/>
    <w:rsid w:val="000B65DA"/>
    <w:rsid w:val="000B6843"/>
    <w:rsid w:val="000B68B4"/>
    <w:rsid w:val="000B69CF"/>
    <w:rsid w:val="000B6C74"/>
    <w:rsid w:val="000B6E15"/>
    <w:rsid w:val="000B6E68"/>
    <w:rsid w:val="000B6FBF"/>
    <w:rsid w:val="000B6FC8"/>
    <w:rsid w:val="000B7176"/>
    <w:rsid w:val="000B75F4"/>
    <w:rsid w:val="000B762B"/>
    <w:rsid w:val="000B76FE"/>
    <w:rsid w:val="000B770E"/>
    <w:rsid w:val="000B78AD"/>
    <w:rsid w:val="000B7B41"/>
    <w:rsid w:val="000B7BE6"/>
    <w:rsid w:val="000C01A4"/>
    <w:rsid w:val="000C01CF"/>
    <w:rsid w:val="000C0209"/>
    <w:rsid w:val="000C0308"/>
    <w:rsid w:val="000C0AD7"/>
    <w:rsid w:val="000C0C2D"/>
    <w:rsid w:val="000C0C51"/>
    <w:rsid w:val="000C0C82"/>
    <w:rsid w:val="000C0DE9"/>
    <w:rsid w:val="000C0E3C"/>
    <w:rsid w:val="000C0F5D"/>
    <w:rsid w:val="000C0F92"/>
    <w:rsid w:val="000C1610"/>
    <w:rsid w:val="000C17F2"/>
    <w:rsid w:val="000C17FF"/>
    <w:rsid w:val="000C1DBF"/>
    <w:rsid w:val="000C1EDF"/>
    <w:rsid w:val="000C1F16"/>
    <w:rsid w:val="000C2021"/>
    <w:rsid w:val="000C24F2"/>
    <w:rsid w:val="000C2792"/>
    <w:rsid w:val="000C27B2"/>
    <w:rsid w:val="000C2832"/>
    <w:rsid w:val="000C2927"/>
    <w:rsid w:val="000C2AFB"/>
    <w:rsid w:val="000C2B74"/>
    <w:rsid w:val="000C2B95"/>
    <w:rsid w:val="000C2C13"/>
    <w:rsid w:val="000C2D17"/>
    <w:rsid w:val="000C2F0F"/>
    <w:rsid w:val="000C2F28"/>
    <w:rsid w:val="000C325E"/>
    <w:rsid w:val="000C326B"/>
    <w:rsid w:val="000C361A"/>
    <w:rsid w:val="000C36C8"/>
    <w:rsid w:val="000C38C0"/>
    <w:rsid w:val="000C39EF"/>
    <w:rsid w:val="000C3AD1"/>
    <w:rsid w:val="000C3CBE"/>
    <w:rsid w:val="000C3E90"/>
    <w:rsid w:val="000C40B7"/>
    <w:rsid w:val="000C418E"/>
    <w:rsid w:val="000C41B4"/>
    <w:rsid w:val="000C4550"/>
    <w:rsid w:val="000C46A0"/>
    <w:rsid w:val="000C479F"/>
    <w:rsid w:val="000C4816"/>
    <w:rsid w:val="000C4D0F"/>
    <w:rsid w:val="000C4D52"/>
    <w:rsid w:val="000C5045"/>
    <w:rsid w:val="000C504B"/>
    <w:rsid w:val="000C55D6"/>
    <w:rsid w:val="000C55EB"/>
    <w:rsid w:val="000C57EC"/>
    <w:rsid w:val="000C58A7"/>
    <w:rsid w:val="000C592A"/>
    <w:rsid w:val="000C592E"/>
    <w:rsid w:val="000C5A7C"/>
    <w:rsid w:val="000C5AAE"/>
    <w:rsid w:val="000C5D24"/>
    <w:rsid w:val="000C5D7A"/>
    <w:rsid w:val="000C5F02"/>
    <w:rsid w:val="000C6117"/>
    <w:rsid w:val="000C61DB"/>
    <w:rsid w:val="000C6289"/>
    <w:rsid w:val="000C644E"/>
    <w:rsid w:val="000C64D5"/>
    <w:rsid w:val="000C65CA"/>
    <w:rsid w:val="000C66A8"/>
    <w:rsid w:val="000C67FB"/>
    <w:rsid w:val="000C6874"/>
    <w:rsid w:val="000C6939"/>
    <w:rsid w:val="000C6A43"/>
    <w:rsid w:val="000C6C31"/>
    <w:rsid w:val="000C6C69"/>
    <w:rsid w:val="000C6EC2"/>
    <w:rsid w:val="000C70F3"/>
    <w:rsid w:val="000C78B6"/>
    <w:rsid w:val="000C792C"/>
    <w:rsid w:val="000C79C9"/>
    <w:rsid w:val="000C7A19"/>
    <w:rsid w:val="000C7AA4"/>
    <w:rsid w:val="000C7C77"/>
    <w:rsid w:val="000D000D"/>
    <w:rsid w:val="000D00C8"/>
    <w:rsid w:val="000D02EE"/>
    <w:rsid w:val="000D03E9"/>
    <w:rsid w:val="000D0430"/>
    <w:rsid w:val="000D04E8"/>
    <w:rsid w:val="000D0643"/>
    <w:rsid w:val="000D0718"/>
    <w:rsid w:val="000D07E7"/>
    <w:rsid w:val="000D0A25"/>
    <w:rsid w:val="000D0A5C"/>
    <w:rsid w:val="000D0A8B"/>
    <w:rsid w:val="000D0B6F"/>
    <w:rsid w:val="000D0C07"/>
    <w:rsid w:val="000D0C68"/>
    <w:rsid w:val="000D0DF8"/>
    <w:rsid w:val="000D0E9E"/>
    <w:rsid w:val="000D119D"/>
    <w:rsid w:val="000D156C"/>
    <w:rsid w:val="000D183A"/>
    <w:rsid w:val="000D1887"/>
    <w:rsid w:val="000D1930"/>
    <w:rsid w:val="000D19E2"/>
    <w:rsid w:val="000D1B38"/>
    <w:rsid w:val="000D1B8D"/>
    <w:rsid w:val="000D1C75"/>
    <w:rsid w:val="000D1D98"/>
    <w:rsid w:val="000D21CF"/>
    <w:rsid w:val="000D22AC"/>
    <w:rsid w:val="000D2421"/>
    <w:rsid w:val="000D27A2"/>
    <w:rsid w:val="000D2AF8"/>
    <w:rsid w:val="000D2BA8"/>
    <w:rsid w:val="000D2D7C"/>
    <w:rsid w:val="000D2D94"/>
    <w:rsid w:val="000D308E"/>
    <w:rsid w:val="000D315B"/>
    <w:rsid w:val="000D32F3"/>
    <w:rsid w:val="000D3350"/>
    <w:rsid w:val="000D3448"/>
    <w:rsid w:val="000D34C4"/>
    <w:rsid w:val="000D3604"/>
    <w:rsid w:val="000D363C"/>
    <w:rsid w:val="000D3675"/>
    <w:rsid w:val="000D3728"/>
    <w:rsid w:val="000D39B2"/>
    <w:rsid w:val="000D39EF"/>
    <w:rsid w:val="000D3C22"/>
    <w:rsid w:val="000D3CC1"/>
    <w:rsid w:val="000D3F50"/>
    <w:rsid w:val="000D3F66"/>
    <w:rsid w:val="000D3FA4"/>
    <w:rsid w:val="000D41D7"/>
    <w:rsid w:val="000D44C9"/>
    <w:rsid w:val="000D450C"/>
    <w:rsid w:val="000D4791"/>
    <w:rsid w:val="000D4941"/>
    <w:rsid w:val="000D4BBE"/>
    <w:rsid w:val="000D4D1D"/>
    <w:rsid w:val="000D542E"/>
    <w:rsid w:val="000D5684"/>
    <w:rsid w:val="000D58AF"/>
    <w:rsid w:val="000D5985"/>
    <w:rsid w:val="000D5D73"/>
    <w:rsid w:val="000D5F11"/>
    <w:rsid w:val="000D5F3D"/>
    <w:rsid w:val="000D5F47"/>
    <w:rsid w:val="000D5FDE"/>
    <w:rsid w:val="000D611D"/>
    <w:rsid w:val="000D614E"/>
    <w:rsid w:val="000D619B"/>
    <w:rsid w:val="000D636D"/>
    <w:rsid w:val="000D6424"/>
    <w:rsid w:val="000D64C1"/>
    <w:rsid w:val="000D6686"/>
    <w:rsid w:val="000D66B1"/>
    <w:rsid w:val="000D6FBF"/>
    <w:rsid w:val="000D7280"/>
    <w:rsid w:val="000D745D"/>
    <w:rsid w:val="000D74F9"/>
    <w:rsid w:val="000D76C0"/>
    <w:rsid w:val="000D7722"/>
    <w:rsid w:val="000D78D1"/>
    <w:rsid w:val="000D7AC2"/>
    <w:rsid w:val="000D7CD8"/>
    <w:rsid w:val="000D7E38"/>
    <w:rsid w:val="000D7E83"/>
    <w:rsid w:val="000E01EF"/>
    <w:rsid w:val="000E041A"/>
    <w:rsid w:val="000E054D"/>
    <w:rsid w:val="000E0920"/>
    <w:rsid w:val="000E09BF"/>
    <w:rsid w:val="000E0AF3"/>
    <w:rsid w:val="000E0BDF"/>
    <w:rsid w:val="000E0CC8"/>
    <w:rsid w:val="000E0D6D"/>
    <w:rsid w:val="000E11E5"/>
    <w:rsid w:val="000E1224"/>
    <w:rsid w:val="000E1395"/>
    <w:rsid w:val="000E1396"/>
    <w:rsid w:val="000E16D0"/>
    <w:rsid w:val="000E1717"/>
    <w:rsid w:val="000E18B3"/>
    <w:rsid w:val="000E1D20"/>
    <w:rsid w:val="000E1E79"/>
    <w:rsid w:val="000E1F51"/>
    <w:rsid w:val="000E2001"/>
    <w:rsid w:val="000E2201"/>
    <w:rsid w:val="000E248F"/>
    <w:rsid w:val="000E25A3"/>
    <w:rsid w:val="000E2603"/>
    <w:rsid w:val="000E2681"/>
    <w:rsid w:val="000E269A"/>
    <w:rsid w:val="000E293E"/>
    <w:rsid w:val="000E2A3A"/>
    <w:rsid w:val="000E2AEC"/>
    <w:rsid w:val="000E2BD0"/>
    <w:rsid w:val="000E2C8C"/>
    <w:rsid w:val="000E2D9E"/>
    <w:rsid w:val="000E2E87"/>
    <w:rsid w:val="000E2F67"/>
    <w:rsid w:val="000E307C"/>
    <w:rsid w:val="000E31A3"/>
    <w:rsid w:val="000E3211"/>
    <w:rsid w:val="000E322C"/>
    <w:rsid w:val="000E3456"/>
    <w:rsid w:val="000E348A"/>
    <w:rsid w:val="000E36D9"/>
    <w:rsid w:val="000E37A9"/>
    <w:rsid w:val="000E39DA"/>
    <w:rsid w:val="000E3EA2"/>
    <w:rsid w:val="000E3EC7"/>
    <w:rsid w:val="000E40D8"/>
    <w:rsid w:val="000E4608"/>
    <w:rsid w:val="000E4647"/>
    <w:rsid w:val="000E4952"/>
    <w:rsid w:val="000E4CEF"/>
    <w:rsid w:val="000E4D85"/>
    <w:rsid w:val="000E4E76"/>
    <w:rsid w:val="000E4F30"/>
    <w:rsid w:val="000E545A"/>
    <w:rsid w:val="000E57B9"/>
    <w:rsid w:val="000E5DDB"/>
    <w:rsid w:val="000E5DF3"/>
    <w:rsid w:val="000E5E3E"/>
    <w:rsid w:val="000E5FC8"/>
    <w:rsid w:val="000E602A"/>
    <w:rsid w:val="000E612E"/>
    <w:rsid w:val="000E61DC"/>
    <w:rsid w:val="000E6206"/>
    <w:rsid w:val="000E6385"/>
    <w:rsid w:val="000E6423"/>
    <w:rsid w:val="000E647A"/>
    <w:rsid w:val="000E651F"/>
    <w:rsid w:val="000E6633"/>
    <w:rsid w:val="000E6755"/>
    <w:rsid w:val="000E67EE"/>
    <w:rsid w:val="000E686B"/>
    <w:rsid w:val="000E6E05"/>
    <w:rsid w:val="000E6EDE"/>
    <w:rsid w:val="000E6F9B"/>
    <w:rsid w:val="000E6FDB"/>
    <w:rsid w:val="000E7055"/>
    <w:rsid w:val="000E73EF"/>
    <w:rsid w:val="000E7525"/>
    <w:rsid w:val="000E762C"/>
    <w:rsid w:val="000E7666"/>
    <w:rsid w:val="000E7735"/>
    <w:rsid w:val="000E77CE"/>
    <w:rsid w:val="000E7A13"/>
    <w:rsid w:val="000E7AFD"/>
    <w:rsid w:val="000E7BBF"/>
    <w:rsid w:val="000F038E"/>
    <w:rsid w:val="000F04C4"/>
    <w:rsid w:val="000F06D7"/>
    <w:rsid w:val="000F08B4"/>
    <w:rsid w:val="000F090E"/>
    <w:rsid w:val="000F0C8B"/>
    <w:rsid w:val="000F0DD7"/>
    <w:rsid w:val="000F0E69"/>
    <w:rsid w:val="000F1041"/>
    <w:rsid w:val="000F1130"/>
    <w:rsid w:val="000F12F6"/>
    <w:rsid w:val="000F147C"/>
    <w:rsid w:val="000F1480"/>
    <w:rsid w:val="000F14F6"/>
    <w:rsid w:val="000F1537"/>
    <w:rsid w:val="000F1831"/>
    <w:rsid w:val="000F189B"/>
    <w:rsid w:val="000F18A7"/>
    <w:rsid w:val="000F19F5"/>
    <w:rsid w:val="000F1BEE"/>
    <w:rsid w:val="000F1E5B"/>
    <w:rsid w:val="000F1F8E"/>
    <w:rsid w:val="000F1FCB"/>
    <w:rsid w:val="000F2023"/>
    <w:rsid w:val="000F2030"/>
    <w:rsid w:val="000F21EC"/>
    <w:rsid w:val="000F23BA"/>
    <w:rsid w:val="000F25BD"/>
    <w:rsid w:val="000F290E"/>
    <w:rsid w:val="000F2946"/>
    <w:rsid w:val="000F2BE5"/>
    <w:rsid w:val="000F2DDD"/>
    <w:rsid w:val="000F2DFF"/>
    <w:rsid w:val="000F2E29"/>
    <w:rsid w:val="000F2F13"/>
    <w:rsid w:val="000F2FB0"/>
    <w:rsid w:val="000F352E"/>
    <w:rsid w:val="000F365B"/>
    <w:rsid w:val="000F3660"/>
    <w:rsid w:val="000F37A2"/>
    <w:rsid w:val="000F37A3"/>
    <w:rsid w:val="000F4033"/>
    <w:rsid w:val="000F4036"/>
    <w:rsid w:val="000F4824"/>
    <w:rsid w:val="000F4A73"/>
    <w:rsid w:val="000F4CEA"/>
    <w:rsid w:val="000F4DB4"/>
    <w:rsid w:val="000F5189"/>
    <w:rsid w:val="000F521C"/>
    <w:rsid w:val="000F570B"/>
    <w:rsid w:val="000F57B8"/>
    <w:rsid w:val="000F5A63"/>
    <w:rsid w:val="000F5B0E"/>
    <w:rsid w:val="000F5D91"/>
    <w:rsid w:val="000F5FA4"/>
    <w:rsid w:val="000F5FA8"/>
    <w:rsid w:val="000F63C1"/>
    <w:rsid w:val="000F659F"/>
    <w:rsid w:val="000F66A5"/>
    <w:rsid w:val="000F6D7C"/>
    <w:rsid w:val="000F6EA4"/>
    <w:rsid w:val="000F6EFC"/>
    <w:rsid w:val="000F6FDA"/>
    <w:rsid w:val="000F7134"/>
    <w:rsid w:val="000F7139"/>
    <w:rsid w:val="000F7156"/>
    <w:rsid w:val="000F7762"/>
    <w:rsid w:val="000F7A83"/>
    <w:rsid w:val="00100192"/>
    <w:rsid w:val="001001C1"/>
    <w:rsid w:val="001004C1"/>
    <w:rsid w:val="00100552"/>
    <w:rsid w:val="0010058F"/>
    <w:rsid w:val="0010069B"/>
    <w:rsid w:val="001006C4"/>
    <w:rsid w:val="00100A27"/>
    <w:rsid w:val="00100D5B"/>
    <w:rsid w:val="00100EF4"/>
    <w:rsid w:val="0010108E"/>
    <w:rsid w:val="001014F8"/>
    <w:rsid w:val="0010156F"/>
    <w:rsid w:val="001017A2"/>
    <w:rsid w:val="0010180B"/>
    <w:rsid w:val="00101812"/>
    <w:rsid w:val="00101A5E"/>
    <w:rsid w:val="00101BF6"/>
    <w:rsid w:val="00101C82"/>
    <w:rsid w:val="00102020"/>
    <w:rsid w:val="00102050"/>
    <w:rsid w:val="0010218A"/>
    <w:rsid w:val="001021B2"/>
    <w:rsid w:val="001024FB"/>
    <w:rsid w:val="001025A9"/>
    <w:rsid w:val="00102657"/>
    <w:rsid w:val="0010273A"/>
    <w:rsid w:val="00102771"/>
    <w:rsid w:val="00102B8A"/>
    <w:rsid w:val="00102CE1"/>
    <w:rsid w:val="00102DCC"/>
    <w:rsid w:val="00102ED0"/>
    <w:rsid w:val="00102F40"/>
    <w:rsid w:val="0010307F"/>
    <w:rsid w:val="001030F7"/>
    <w:rsid w:val="001031F6"/>
    <w:rsid w:val="001033F0"/>
    <w:rsid w:val="00103523"/>
    <w:rsid w:val="001035D4"/>
    <w:rsid w:val="00103685"/>
    <w:rsid w:val="00103759"/>
    <w:rsid w:val="001039BD"/>
    <w:rsid w:val="00103A45"/>
    <w:rsid w:val="00103CFA"/>
    <w:rsid w:val="00103D07"/>
    <w:rsid w:val="00103F93"/>
    <w:rsid w:val="00104081"/>
    <w:rsid w:val="0010424C"/>
    <w:rsid w:val="0010441A"/>
    <w:rsid w:val="0010444C"/>
    <w:rsid w:val="0010456D"/>
    <w:rsid w:val="001046A1"/>
    <w:rsid w:val="00104796"/>
    <w:rsid w:val="00104A28"/>
    <w:rsid w:val="00104A4A"/>
    <w:rsid w:val="00104A8B"/>
    <w:rsid w:val="00104CE3"/>
    <w:rsid w:val="00104F38"/>
    <w:rsid w:val="001050BF"/>
    <w:rsid w:val="00105277"/>
    <w:rsid w:val="00105386"/>
    <w:rsid w:val="001053A2"/>
    <w:rsid w:val="001054F9"/>
    <w:rsid w:val="00105531"/>
    <w:rsid w:val="00105740"/>
    <w:rsid w:val="001057EB"/>
    <w:rsid w:val="0010584B"/>
    <w:rsid w:val="001058F4"/>
    <w:rsid w:val="00105B50"/>
    <w:rsid w:val="00105D7C"/>
    <w:rsid w:val="00105FC5"/>
    <w:rsid w:val="00106080"/>
    <w:rsid w:val="00106192"/>
    <w:rsid w:val="001061D6"/>
    <w:rsid w:val="0010631D"/>
    <w:rsid w:val="00106336"/>
    <w:rsid w:val="0010664A"/>
    <w:rsid w:val="001068A4"/>
    <w:rsid w:val="001069DB"/>
    <w:rsid w:val="001069E4"/>
    <w:rsid w:val="00106B20"/>
    <w:rsid w:val="00106B4F"/>
    <w:rsid w:val="00106C55"/>
    <w:rsid w:val="00106DD0"/>
    <w:rsid w:val="00106F58"/>
    <w:rsid w:val="00107126"/>
    <w:rsid w:val="00107321"/>
    <w:rsid w:val="00107425"/>
    <w:rsid w:val="001075EA"/>
    <w:rsid w:val="00107651"/>
    <w:rsid w:val="0010765A"/>
    <w:rsid w:val="00107AEE"/>
    <w:rsid w:val="00107B4B"/>
    <w:rsid w:val="00107CAF"/>
    <w:rsid w:val="00107D2C"/>
    <w:rsid w:val="00107E61"/>
    <w:rsid w:val="00110048"/>
    <w:rsid w:val="00110165"/>
    <w:rsid w:val="001102FE"/>
    <w:rsid w:val="001105B2"/>
    <w:rsid w:val="00110600"/>
    <w:rsid w:val="0011077D"/>
    <w:rsid w:val="001108C2"/>
    <w:rsid w:val="00110B6E"/>
    <w:rsid w:val="001114B6"/>
    <w:rsid w:val="001114F9"/>
    <w:rsid w:val="0011163B"/>
    <w:rsid w:val="00111764"/>
    <w:rsid w:val="001117DD"/>
    <w:rsid w:val="001117E1"/>
    <w:rsid w:val="00111908"/>
    <w:rsid w:val="00111A1E"/>
    <w:rsid w:val="00111A27"/>
    <w:rsid w:val="00111BCE"/>
    <w:rsid w:val="00111C00"/>
    <w:rsid w:val="00111C01"/>
    <w:rsid w:val="00111C33"/>
    <w:rsid w:val="00111D30"/>
    <w:rsid w:val="00111D77"/>
    <w:rsid w:val="0011207B"/>
    <w:rsid w:val="00112286"/>
    <w:rsid w:val="00112354"/>
    <w:rsid w:val="0011244B"/>
    <w:rsid w:val="001127EB"/>
    <w:rsid w:val="0011293E"/>
    <w:rsid w:val="0011293F"/>
    <w:rsid w:val="00112F0A"/>
    <w:rsid w:val="0011321D"/>
    <w:rsid w:val="0011338D"/>
    <w:rsid w:val="0011379C"/>
    <w:rsid w:val="001137A6"/>
    <w:rsid w:val="001139C8"/>
    <w:rsid w:val="00113A30"/>
    <w:rsid w:val="00113A88"/>
    <w:rsid w:val="00113B86"/>
    <w:rsid w:val="00113BF8"/>
    <w:rsid w:val="00113CAE"/>
    <w:rsid w:val="00113E16"/>
    <w:rsid w:val="001142FB"/>
    <w:rsid w:val="00114442"/>
    <w:rsid w:val="001145EB"/>
    <w:rsid w:val="0011463E"/>
    <w:rsid w:val="0011489A"/>
    <w:rsid w:val="00114918"/>
    <w:rsid w:val="00114B3D"/>
    <w:rsid w:val="00114BC7"/>
    <w:rsid w:val="00114C03"/>
    <w:rsid w:val="00114CBE"/>
    <w:rsid w:val="00114D28"/>
    <w:rsid w:val="00114E10"/>
    <w:rsid w:val="00114FFA"/>
    <w:rsid w:val="00115044"/>
    <w:rsid w:val="00115235"/>
    <w:rsid w:val="00115252"/>
    <w:rsid w:val="0011528C"/>
    <w:rsid w:val="00115432"/>
    <w:rsid w:val="00115483"/>
    <w:rsid w:val="00115561"/>
    <w:rsid w:val="00115B9B"/>
    <w:rsid w:val="00115D2C"/>
    <w:rsid w:val="001162DA"/>
    <w:rsid w:val="001165E2"/>
    <w:rsid w:val="001166F3"/>
    <w:rsid w:val="001166F5"/>
    <w:rsid w:val="00116847"/>
    <w:rsid w:val="0011687F"/>
    <w:rsid w:val="00116D58"/>
    <w:rsid w:val="00116D94"/>
    <w:rsid w:val="00116E79"/>
    <w:rsid w:val="001173F6"/>
    <w:rsid w:val="00117575"/>
    <w:rsid w:val="0011765A"/>
    <w:rsid w:val="00117A0F"/>
    <w:rsid w:val="00117A39"/>
    <w:rsid w:val="00117AEF"/>
    <w:rsid w:val="00117BCF"/>
    <w:rsid w:val="00117E1A"/>
    <w:rsid w:val="00120086"/>
    <w:rsid w:val="00120695"/>
    <w:rsid w:val="001209F7"/>
    <w:rsid w:val="00120B48"/>
    <w:rsid w:val="00120CF6"/>
    <w:rsid w:val="0012104F"/>
    <w:rsid w:val="00121305"/>
    <w:rsid w:val="00121443"/>
    <w:rsid w:val="001214D2"/>
    <w:rsid w:val="001215BE"/>
    <w:rsid w:val="001216DB"/>
    <w:rsid w:val="00121B7D"/>
    <w:rsid w:val="00121D9F"/>
    <w:rsid w:val="00121DF1"/>
    <w:rsid w:val="00121F65"/>
    <w:rsid w:val="00122325"/>
    <w:rsid w:val="00122673"/>
    <w:rsid w:val="00122801"/>
    <w:rsid w:val="00122859"/>
    <w:rsid w:val="00122D75"/>
    <w:rsid w:val="00122DD6"/>
    <w:rsid w:val="00122F9A"/>
    <w:rsid w:val="00122FF9"/>
    <w:rsid w:val="001230FF"/>
    <w:rsid w:val="001232A0"/>
    <w:rsid w:val="001233B2"/>
    <w:rsid w:val="001235E6"/>
    <w:rsid w:val="001237F2"/>
    <w:rsid w:val="0012385E"/>
    <w:rsid w:val="00123E4D"/>
    <w:rsid w:val="00123FA6"/>
    <w:rsid w:val="00124019"/>
    <w:rsid w:val="00124088"/>
    <w:rsid w:val="00124198"/>
    <w:rsid w:val="001242F0"/>
    <w:rsid w:val="001243FB"/>
    <w:rsid w:val="001245C8"/>
    <w:rsid w:val="001248D6"/>
    <w:rsid w:val="00124B48"/>
    <w:rsid w:val="00124BD3"/>
    <w:rsid w:val="00124DD9"/>
    <w:rsid w:val="001250F8"/>
    <w:rsid w:val="0012510C"/>
    <w:rsid w:val="00125454"/>
    <w:rsid w:val="0012582D"/>
    <w:rsid w:val="0012590C"/>
    <w:rsid w:val="00125BA3"/>
    <w:rsid w:val="00125DC1"/>
    <w:rsid w:val="00125EFF"/>
    <w:rsid w:val="00125F36"/>
    <w:rsid w:val="0012608A"/>
    <w:rsid w:val="001260B7"/>
    <w:rsid w:val="001260DA"/>
    <w:rsid w:val="0012615E"/>
    <w:rsid w:val="001261AB"/>
    <w:rsid w:val="00126392"/>
    <w:rsid w:val="00126465"/>
    <w:rsid w:val="0012664C"/>
    <w:rsid w:val="00126753"/>
    <w:rsid w:val="00126793"/>
    <w:rsid w:val="001267C4"/>
    <w:rsid w:val="00126877"/>
    <w:rsid w:val="001268AB"/>
    <w:rsid w:val="00126942"/>
    <w:rsid w:val="001269E9"/>
    <w:rsid w:val="00126B6D"/>
    <w:rsid w:val="00126CD5"/>
    <w:rsid w:val="00126E91"/>
    <w:rsid w:val="001270D1"/>
    <w:rsid w:val="0012715C"/>
    <w:rsid w:val="00127271"/>
    <w:rsid w:val="001272B6"/>
    <w:rsid w:val="001273AC"/>
    <w:rsid w:val="00127653"/>
    <w:rsid w:val="001276B4"/>
    <w:rsid w:val="001276BB"/>
    <w:rsid w:val="001277B7"/>
    <w:rsid w:val="00127A70"/>
    <w:rsid w:val="00127BE9"/>
    <w:rsid w:val="00127C62"/>
    <w:rsid w:val="00130330"/>
    <w:rsid w:val="00130531"/>
    <w:rsid w:val="00130616"/>
    <w:rsid w:val="00130693"/>
    <w:rsid w:val="001307AC"/>
    <w:rsid w:val="00130839"/>
    <w:rsid w:val="00130E1C"/>
    <w:rsid w:val="00130F0A"/>
    <w:rsid w:val="0013106B"/>
    <w:rsid w:val="00131114"/>
    <w:rsid w:val="0013129F"/>
    <w:rsid w:val="001315F9"/>
    <w:rsid w:val="00131659"/>
    <w:rsid w:val="00131866"/>
    <w:rsid w:val="00131A67"/>
    <w:rsid w:val="00131BCF"/>
    <w:rsid w:val="00131C95"/>
    <w:rsid w:val="00131F2D"/>
    <w:rsid w:val="001320DD"/>
    <w:rsid w:val="0013216B"/>
    <w:rsid w:val="00132185"/>
    <w:rsid w:val="001322D7"/>
    <w:rsid w:val="00132309"/>
    <w:rsid w:val="00132510"/>
    <w:rsid w:val="0013251F"/>
    <w:rsid w:val="00132685"/>
    <w:rsid w:val="001327D7"/>
    <w:rsid w:val="001328FE"/>
    <w:rsid w:val="001329CE"/>
    <w:rsid w:val="001329EC"/>
    <w:rsid w:val="00132A09"/>
    <w:rsid w:val="00132B6B"/>
    <w:rsid w:val="00132DCC"/>
    <w:rsid w:val="00132E27"/>
    <w:rsid w:val="00132EB6"/>
    <w:rsid w:val="00132EF5"/>
    <w:rsid w:val="001332C3"/>
    <w:rsid w:val="001334CA"/>
    <w:rsid w:val="00133546"/>
    <w:rsid w:val="001335B0"/>
    <w:rsid w:val="001335C1"/>
    <w:rsid w:val="0013389D"/>
    <w:rsid w:val="001338A7"/>
    <w:rsid w:val="00133B2E"/>
    <w:rsid w:val="00133BEF"/>
    <w:rsid w:val="00133E7C"/>
    <w:rsid w:val="00133EA4"/>
    <w:rsid w:val="00134390"/>
    <w:rsid w:val="00134609"/>
    <w:rsid w:val="00134824"/>
    <w:rsid w:val="001348CF"/>
    <w:rsid w:val="0013494B"/>
    <w:rsid w:val="001349DF"/>
    <w:rsid w:val="00134A13"/>
    <w:rsid w:val="00134B07"/>
    <w:rsid w:val="00134C3D"/>
    <w:rsid w:val="00134CF8"/>
    <w:rsid w:val="00134DA4"/>
    <w:rsid w:val="00134E95"/>
    <w:rsid w:val="00134FAC"/>
    <w:rsid w:val="00135155"/>
    <w:rsid w:val="00135283"/>
    <w:rsid w:val="00135341"/>
    <w:rsid w:val="00135412"/>
    <w:rsid w:val="001356CF"/>
    <w:rsid w:val="00135955"/>
    <w:rsid w:val="00135CB1"/>
    <w:rsid w:val="00135D6A"/>
    <w:rsid w:val="001361DC"/>
    <w:rsid w:val="0013624C"/>
    <w:rsid w:val="00136334"/>
    <w:rsid w:val="001365B0"/>
    <w:rsid w:val="0013667B"/>
    <w:rsid w:val="001366B4"/>
    <w:rsid w:val="001367F5"/>
    <w:rsid w:val="0013682B"/>
    <w:rsid w:val="0013695C"/>
    <w:rsid w:val="001369ED"/>
    <w:rsid w:val="00136A70"/>
    <w:rsid w:val="00136EFA"/>
    <w:rsid w:val="00137260"/>
    <w:rsid w:val="001372C5"/>
    <w:rsid w:val="0013778E"/>
    <w:rsid w:val="00137866"/>
    <w:rsid w:val="001379B8"/>
    <w:rsid w:val="00137B6D"/>
    <w:rsid w:val="00137BB8"/>
    <w:rsid w:val="00137CD0"/>
    <w:rsid w:val="00137E37"/>
    <w:rsid w:val="00137F70"/>
    <w:rsid w:val="00140123"/>
    <w:rsid w:val="001401E7"/>
    <w:rsid w:val="0014039D"/>
    <w:rsid w:val="001405D6"/>
    <w:rsid w:val="0014065C"/>
    <w:rsid w:val="00140722"/>
    <w:rsid w:val="001407C7"/>
    <w:rsid w:val="0014083A"/>
    <w:rsid w:val="00140A55"/>
    <w:rsid w:val="00140AAE"/>
    <w:rsid w:val="00140DED"/>
    <w:rsid w:val="00140DF6"/>
    <w:rsid w:val="001414D0"/>
    <w:rsid w:val="001419E0"/>
    <w:rsid w:val="00141D08"/>
    <w:rsid w:val="00141E94"/>
    <w:rsid w:val="00141EE1"/>
    <w:rsid w:val="00141FBC"/>
    <w:rsid w:val="00142305"/>
    <w:rsid w:val="00142619"/>
    <w:rsid w:val="00142673"/>
    <w:rsid w:val="0014270F"/>
    <w:rsid w:val="0014286F"/>
    <w:rsid w:val="001428C2"/>
    <w:rsid w:val="00142907"/>
    <w:rsid w:val="0014298C"/>
    <w:rsid w:val="00142AF1"/>
    <w:rsid w:val="00142C65"/>
    <w:rsid w:val="00142E04"/>
    <w:rsid w:val="00142E70"/>
    <w:rsid w:val="00142F20"/>
    <w:rsid w:val="001430D3"/>
    <w:rsid w:val="00143424"/>
    <w:rsid w:val="00143485"/>
    <w:rsid w:val="0014362E"/>
    <w:rsid w:val="001437A1"/>
    <w:rsid w:val="00143C3B"/>
    <w:rsid w:val="00143E13"/>
    <w:rsid w:val="00143EBD"/>
    <w:rsid w:val="00144290"/>
    <w:rsid w:val="001443FA"/>
    <w:rsid w:val="0014451C"/>
    <w:rsid w:val="0014457A"/>
    <w:rsid w:val="00144640"/>
    <w:rsid w:val="0014478B"/>
    <w:rsid w:val="00144826"/>
    <w:rsid w:val="00144856"/>
    <w:rsid w:val="0014488E"/>
    <w:rsid w:val="00144C0A"/>
    <w:rsid w:val="00144EA3"/>
    <w:rsid w:val="00144FA5"/>
    <w:rsid w:val="0014501E"/>
    <w:rsid w:val="0014508D"/>
    <w:rsid w:val="0014539A"/>
    <w:rsid w:val="0014563A"/>
    <w:rsid w:val="0014577A"/>
    <w:rsid w:val="001457E6"/>
    <w:rsid w:val="001458F5"/>
    <w:rsid w:val="0014592F"/>
    <w:rsid w:val="00145C6A"/>
    <w:rsid w:val="00145DE6"/>
    <w:rsid w:val="001460CF"/>
    <w:rsid w:val="001461A3"/>
    <w:rsid w:val="00146426"/>
    <w:rsid w:val="001464A5"/>
    <w:rsid w:val="00146801"/>
    <w:rsid w:val="00146815"/>
    <w:rsid w:val="001469AB"/>
    <w:rsid w:val="00146B7B"/>
    <w:rsid w:val="00146CA5"/>
    <w:rsid w:val="00146D35"/>
    <w:rsid w:val="00146D61"/>
    <w:rsid w:val="00146E94"/>
    <w:rsid w:val="00146EC1"/>
    <w:rsid w:val="00147072"/>
    <w:rsid w:val="001470C9"/>
    <w:rsid w:val="00147203"/>
    <w:rsid w:val="00147331"/>
    <w:rsid w:val="00147337"/>
    <w:rsid w:val="001473F0"/>
    <w:rsid w:val="00147596"/>
    <w:rsid w:val="0014785A"/>
    <w:rsid w:val="00147B51"/>
    <w:rsid w:val="00147CD5"/>
    <w:rsid w:val="00147FDE"/>
    <w:rsid w:val="0015013A"/>
    <w:rsid w:val="0015027C"/>
    <w:rsid w:val="00150315"/>
    <w:rsid w:val="00150399"/>
    <w:rsid w:val="001503A3"/>
    <w:rsid w:val="001505A2"/>
    <w:rsid w:val="0015079A"/>
    <w:rsid w:val="001507A2"/>
    <w:rsid w:val="00150B85"/>
    <w:rsid w:val="00150F75"/>
    <w:rsid w:val="00150FDB"/>
    <w:rsid w:val="0015122E"/>
    <w:rsid w:val="00151275"/>
    <w:rsid w:val="001519CE"/>
    <w:rsid w:val="00151A42"/>
    <w:rsid w:val="00151D19"/>
    <w:rsid w:val="00151FD3"/>
    <w:rsid w:val="00152194"/>
    <w:rsid w:val="001526B5"/>
    <w:rsid w:val="00152705"/>
    <w:rsid w:val="001528FE"/>
    <w:rsid w:val="0015296D"/>
    <w:rsid w:val="00152BE3"/>
    <w:rsid w:val="00152CAF"/>
    <w:rsid w:val="00152EF1"/>
    <w:rsid w:val="00153184"/>
    <w:rsid w:val="00153279"/>
    <w:rsid w:val="00153282"/>
    <w:rsid w:val="001532DB"/>
    <w:rsid w:val="0015349E"/>
    <w:rsid w:val="001534A9"/>
    <w:rsid w:val="00153517"/>
    <w:rsid w:val="00153708"/>
    <w:rsid w:val="0015370A"/>
    <w:rsid w:val="001537A3"/>
    <w:rsid w:val="00153AEA"/>
    <w:rsid w:val="00153D25"/>
    <w:rsid w:val="001540C6"/>
    <w:rsid w:val="001541EE"/>
    <w:rsid w:val="0015435F"/>
    <w:rsid w:val="00154662"/>
    <w:rsid w:val="0015471A"/>
    <w:rsid w:val="0015471E"/>
    <w:rsid w:val="00154727"/>
    <w:rsid w:val="00154783"/>
    <w:rsid w:val="001548A9"/>
    <w:rsid w:val="00154A4E"/>
    <w:rsid w:val="00154B3D"/>
    <w:rsid w:val="00154E79"/>
    <w:rsid w:val="00154E95"/>
    <w:rsid w:val="00155011"/>
    <w:rsid w:val="00155100"/>
    <w:rsid w:val="00155A4F"/>
    <w:rsid w:val="00155CD8"/>
    <w:rsid w:val="00155CDF"/>
    <w:rsid w:val="00155D1F"/>
    <w:rsid w:val="00155D21"/>
    <w:rsid w:val="00155EC0"/>
    <w:rsid w:val="001562D1"/>
    <w:rsid w:val="00156504"/>
    <w:rsid w:val="00156607"/>
    <w:rsid w:val="00156A26"/>
    <w:rsid w:val="00156AE7"/>
    <w:rsid w:val="00156BA0"/>
    <w:rsid w:val="00156D18"/>
    <w:rsid w:val="00156E16"/>
    <w:rsid w:val="00156E9F"/>
    <w:rsid w:val="00156FB7"/>
    <w:rsid w:val="00156FBC"/>
    <w:rsid w:val="00157007"/>
    <w:rsid w:val="00157077"/>
    <w:rsid w:val="001570D2"/>
    <w:rsid w:val="0015728B"/>
    <w:rsid w:val="00157337"/>
    <w:rsid w:val="0015739C"/>
    <w:rsid w:val="0015743C"/>
    <w:rsid w:val="001574F3"/>
    <w:rsid w:val="0015775A"/>
    <w:rsid w:val="0015781C"/>
    <w:rsid w:val="001578F8"/>
    <w:rsid w:val="00157D45"/>
    <w:rsid w:val="00160101"/>
    <w:rsid w:val="0016043E"/>
    <w:rsid w:val="001604B3"/>
    <w:rsid w:val="00160578"/>
    <w:rsid w:val="00160651"/>
    <w:rsid w:val="00161009"/>
    <w:rsid w:val="001612EE"/>
    <w:rsid w:val="001615B0"/>
    <w:rsid w:val="001615CC"/>
    <w:rsid w:val="00161628"/>
    <w:rsid w:val="00161675"/>
    <w:rsid w:val="001617AE"/>
    <w:rsid w:val="001617E6"/>
    <w:rsid w:val="0016183D"/>
    <w:rsid w:val="00161877"/>
    <w:rsid w:val="00161930"/>
    <w:rsid w:val="001619C8"/>
    <w:rsid w:val="00161B33"/>
    <w:rsid w:val="00161BE8"/>
    <w:rsid w:val="00161F7F"/>
    <w:rsid w:val="001628E5"/>
    <w:rsid w:val="00162970"/>
    <w:rsid w:val="001629E1"/>
    <w:rsid w:val="00162B99"/>
    <w:rsid w:val="00162C8F"/>
    <w:rsid w:val="001632A8"/>
    <w:rsid w:val="001632BD"/>
    <w:rsid w:val="00163320"/>
    <w:rsid w:val="00163414"/>
    <w:rsid w:val="0016341F"/>
    <w:rsid w:val="0016362C"/>
    <w:rsid w:val="0016371E"/>
    <w:rsid w:val="001638C4"/>
    <w:rsid w:val="00163A74"/>
    <w:rsid w:val="00163BE2"/>
    <w:rsid w:val="00163C15"/>
    <w:rsid w:val="00164088"/>
    <w:rsid w:val="0016413A"/>
    <w:rsid w:val="001644A7"/>
    <w:rsid w:val="001648F5"/>
    <w:rsid w:val="00164932"/>
    <w:rsid w:val="00164C64"/>
    <w:rsid w:val="00164CD3"/>
    <w:rsid w:val="00164E44"/>
    <w:rsid w:val="00164FFB"/>
    <w:rsid w:val="0016544D"/>
    <w:rsid w:val="001654F5"/>
    <w:rsid w:val="001656F8"/>
    <w:rsid w:val="0016583D"/>
    <w:rsid w:val="00165C5D"/>
    <w:rsid w:val="00165FC4"/>
    <w:rsid w:val="001661D6"/>
    <w:rsid w:val="0016621C"/>
    <w:rsid w:val="001663F2"/>
    <w:rsid w:val="00166BF9"/>
    <w:rsid w:val="00166CC5"/>
    <w:rsid w:val="0016703D"/>
    <w:rsid w:val="00167199"/>
    <w:rsid w:val="001671D4"/>
    <w:rsid w:val="0016720D"/>
    <w:rsid w:val="0016727D"/>
    <w:rsid w:val="001673AD"/>
    <w:rsid w:val="00167530"/>
    <w:rsid w:val="00167573"/>
    <w:rsid w:val="00167602"/>
    <w:rsid w:val="00167830"/>
    <w:rsid w:val="00167853"/>
    <w:rsid w:val="00167929"/>
    <w:rsid w:val="00167A9D"/>
    <w:rsid w:val="00167D25"/>
    <w:rsid w:val="00167E2B"/>
    <w:rsid w:val="00170204"/>
    <w:rsid w:val="001702B1"/>
    <w:rsid w:val="0017041F"/>
    <w:rsid w:val="00170987"/>
    <w:rsid w:val="00170B59"/>
    <w:rsid w:val="00170D30"/>
    <w:rsid w:val="00170FEB"/>
    <w:rsid w:val="001710AB"/>
    <w:rsid w:val="001710EA"/>
    <w:rsid w:val="00171189"/>
    <w:rsid w:val="001711BF"/>
    <w:rsid w:val="001712FF"/>
    <w:rsid w:val="00171521"/>
    <w:rsid w:val="001716D8"/>
    <w:rsid w:val="001716ED"/>
    <w:rsid w:val="00171711"/>
    <w:rsid w:val="0017178D"/>
    <w:rsid w:val="00171B05"/>
    <w:rsid w:val="00171B29"/>
    <w:rsid w:val="00171C1E"/>
    <w:rsid w:val="00171C76"/>
    <w:rsid w:val="00171C7A"/>
    <w:rsid w:val="00171F32"/>
    <w:rsid w:val="00172139"/>
    <w:rsid w:val="00172296"/>
    <w:rsid w:val="0017237D"/>
    <w:rsid w:val="0017254D"/>
    <w:rsid w:val="00172760"/>
    <w:rsid w:val="00172A27"/>
    <w:rsid w:val="00172B70"/>
    <w:rsid w:val="00172DE4"/>
    <w:rsid w:val="00173079"/>
    <w:rsid w:val="00173206"/>
    <w:rsid w:val="001733C8"/>
    <w:rsid w:val="0017349B"/>
    <w:rsid w:val="00173672"/>
    <w:rsid w:val="00173690"/>
    <w:rsid w:val="00173894"/>
    <w:rsid w:val="00173906"/>
    <w:rsid w:val="00173D42"/>
    <w:rsid w:val="00173EA0"/>
    <w:rsid w:val="0017413E"/>
    <w:rsid w:val="001742F2"/>
    <w:rsid w:val="001744AB"/>
    <w:rsid w:val="00174633"/>
    <w:rsid w:val="0017476E"/>
    <w:rsid w:val="00174920"/>
    <w:rsid w:val="0017497E"/>
    <w:rsid w:val="001749B1"/>
    <w:rsid w:val="001749D2"/>
    <w:rsid w:val="00174E18"/>
    <w:rsid w:val="00174E87"/>
    <w:rsid w:val="00174F63"/>
    <w:rsid w:val="0017500E"/>
    <w:rsid w:val="00175223"/>
    <w:rsid w:val="0017545D"/>
    <w:rsid w:val="001757EF"/>
    <w:rsid w:val="00175870"/>
    <w:rsid w:val="00175C35"/>
    <w:rsid w:val="00175FFB"/>
    <w:rsid w:val="00176043"/>
    <w:rsid w:val="00176343"/>
    <w:rsid w:val="00176625"/>
    <w:rsid w:val="00176A65"/>
    <w:rsid w:val="00176E1D"/>
    <w:rsid w:val="0017728A"/>
    <w:rsid w:val="001773E6"/>
    <w:rsid w:val="001779B9"/>
    <w:rsid w:val="00177C4C"/>
    <w:rsid w:val="00177DE1"/>
    <w:rsid w:val="001803DE"/>
    <w:rsid w:val="001804EC"/>
    <w:rsid w:val="0018056A"/>
    <w:rsid w:val="00180876"/>
    <w:rsid w:val="00180BE7"/>
    <w:rsid w:val="00181028"/>
    <w:rsid w:val="00181111"/>
    <w:rsid w:val="0018151C"/>
    <w:rsid w:val="001815AE"/>
    <w:rsid w:val="001815D9"/>
    <w:rsid w:val="001815E3"/>
    <w:rsid w:val="00181615"/>
    <w:rsid w:val="0018196B"/>
    <w:rsid w:val="00181DF7"/>
    <w:rsid w:val="001821AC"/>
    <w:rsid w:val="0018229B"/>
    <w:rsid w:val="0018275E"/>
    <w:rsid w:val="0018280E"/>
    <w:rsid w:val="0018299B"/>
    <w:rsid w:val="00182AFE"/>
    <w:rsid w:val="00182B03"/>
    <w:rsid w:val="00182F3A"/>
    <w:rsid w:val="0018300F"/>
    <w:rsid w:val="00183181"/>
    <w:rsid w:val="00183227"/>
    <w:rsid w:val="00183242"/>
    <w:rsid w:val="0018341D"/>
    <w:rsid w:val="00183595"/>
    <w:rsid w:val="00183661"/>
    <w:rsid w:val="00183A4E"/>
    <w:rsid w:val="00183B95"/>
    <w:rsid w:val="00183E9C"/>
    <w:rsid w:val="00184272"/>
    <w:rsid w:val="001842BF"/>
    <w:rsid w:val="0018456F"/>
    <w:rsid w:val="00184596"/>
    <w:rsid w:val="00184B3E"/>
    <w:rsid w:val="00184D5F"/>
    <w:rsid w:val="00184D7D"/>
    <w:rsid w:val="00184DE0"/>
    <w:rsid w:val="00184F76"/>
    <w:rsid w:val="0018506B"/>
    <w:rsid w:val="001852DF"/>
    <w:rsid w:val="001853B7"/>
    <w:rsid w:val="0018554B"/>
    <w:rsid w:val="00185792"/>
    <w:rsid w:val="00185B44"/>
    <w:rsid w:val="00185C12"/>
    <w:rsid w:val="00186070"/>
    <w:rsid w:val="00186136"/>
    <w:rsid w:val="0018628E"/>
    <w:rsid w:val="00186543"/>
    <w:rsid w:val="001867CC"/>
    <w:rsid w:val="0018684B"/>
    <w:rsid w:val="00186878"/>
    <w:rsid w:val="001868BF"/>
    <w:rsid w:val="00186951"/>
    <w:rsid w:val="00186A49"/>
    <w:rsid w:val="00186CAA"/>
    <w:rsid w:val="0018703C"/>
    <w:rsid w:val="001873BE"/>
    <w:rsid w:val="00187567"/>
    <w:rsid w:val="00187A11"/>
    <w:rsid w:val="00187A52"/>
    <w:rsid w:val="00187A5D"/>
    <w:rsid w:val="00187A77"/>
    <w:rsid w:val="00187EF0"/>
    <w:rsid w:val="001902F0"/>
    <w:rsid w:val="00190360"/>
    <w:rsid w:val="0019068D"/>
    <w:rsid w:val="00190AE7"/>
    <w:rsid w:val="00190C48"/>
    <w:rsid w:val="00190DC8"/>
    <w:rsid w:val="00190E83"/>
    <w:rsid w:val="00191114"/>
    <w:rsid w:val="001915B3"/>
    <w:rsid w:val="001917CD"/>
    <w:rsid w:val="00192264"/>
    <w:rsid w:val="001922DE"/>
    <w:rsid w:val="00192353"/>
    <w:rsid w:val="00192677"/>
    <w:rsid w:val="00192706"/>
    <w:rsid w:val="00192A0E"/>
    <w:rsid w:val="00192CA6"/>
    <w:rsid w:val="00192FE2"/>
    <w:rsid w:val="00193062"/>
    <w:rsid w:val="00193161"/>
    <w:rsid w:val="00193221"/>
    <w:rsid w:val="00193449"/>
    <w:rsid w:val="001934A0"/>
    <w:rsid w:val="001934EC"/>
    <w:rsid w:val="0019351C"/>
    <w:rsid w:val="00193A2D"/>
    <w:rsid w:val="00193D2C"/>
    <w:rsid w:val="00193E9C"/>
    <w:rsid w:val="00193FA9"/>
    <w:rsid w:val="00194162"/>
    <w:rsid w:val="001945D3"/>
    <w:rsid w:val="001946E0"/>
    <w:rsid w:val="001948EB"/>
    <w:rsid w:val="00194938"/>
    <w:rsid w:val="00194BFF"/>
    <w:rsid w:val="00194C64"/>
    <w:rsid w:val="00195239"/>
    <w:rsid w:val="00195266"/>
    <w:rsid w:val="0019574B"/>
    <w:rsid w:val="00195C82"/>
    <w:rsid w:val="001965B3"/>
    <w:rsid w:val="001969D6"/>
    <w:rsid w:val="00196A2E"/>
    <w:rsid w:val="00196EF4"/>
    <w:rsid w:val="00196F16"/>
    <w:rsid w:val="001970BC"/>
    <w:rsid w:val="001973EA"/>
    <w:rsid w:val="00197477"/>
    <w:rsid w:val="0019749F"/>
    <w:rsid w:val="001975BC"/>
    <w:rsid w:val="001975EB"/>
    <w:rsid w:val="0019763E"/>
    <w:rsid w:val="001978D8"/>
    <w:rsid w:val="001978EC"/>
    <w:rsid w:val="001979FA"/>
    <w:rsid w:val="00197A56"/>
    <w:rsid w:val="00197DBE"/>
    <w:rsid w:val="00197F1D"/>
    <w:rsid w:val="001A000D"/>
    <w:rsid w:val="001A0135"/>
    <w:rsid w:val="001A0316"/>
    <w:rsid w:val="001A0317"/>
    <w:rsid w:val="001A0466"/>
    <w:rsid w:val="001A04E3"/>
    <w:rsid w:val="001A0628"/>
    <w:rsid w:val="001A09EF"/>
    <w:rsid w:val="001A1098"/>
    <w:rsid w:val="001A1101"/>
    <w:rsid w:val="001A1202"/>
    <w:rsid w:val="001A1A24"/>
    <w:rsid w:val="001A1BA1"/>
    <w:rsid w:val="001A1BFC"/>
    <w:rsid w:val="001A1C1C"/>
    <w:rsid w:val="001A1CC2"/>
    <w:rsid w:val="001A2509"/>
    <w:rsid w:val="001A252D"/>
    <w:rsid w:val="001A27A4"/>
    <w:rsid w:val="001A2C01"/>
    <w:rsid w:val="001A2C3E"/>
    <w:rsid w:val="001A3138"/>
    <w:rsid w:val="001A318F"/>
    <w:rsid w:val="001A3228"/>
    <w:rsid w:val="001A3446"/>
    <w:rsid w:val="001A347A"/>
    <w:rsid w:val="001A3592"/>
    <w:rsid w:val="001A359F"/>
    <w:rsid w:val="001A35AA"/>
    <w:rsid w:val="001A3603"/>
    <w:rsid w:val="001A3F94"/>
    <w:rsid w:val="001A451C"/>
    <w:rsid w:val="001A49B8"/>
    <w:rsid w:val="001A4C9B"/>
    <w:rsid w:val="001A4F71"/>
    <w:rsid w:val="001A504D"/>
    <w:rsid w:val="001A5221"/>
    <w:rsid w:val="001A52DF"/>
    <w:rsid w:val="001A53B6"/>
    <w:rsid w:val="001A54D2"/>
    <w:rsid w:val="001A5520"/>
    <w:rsid w:val="001A5A8D"/>
    <w:rsid w:val="001A5BA0"/>
    <w:rsid w:val="001A5D32"/>
    <w:rsid w:val="001A5D3E"/>
    <w:rsid w:val="001A5F0B"/>
    <w:rsid w:val="001A6100"/>
    <w:rsid w:val="001A6174"/>
    <w:rsid w:val="001A630B"/>
    <w:rsid w:val="001A6504"/>
    <w:rsid w:val="001A6508"/>
    <w:rsid w:val="001A65E6"/>
    <w:rsid w:val="001A666E"/>
    <w:rsid w:val="001A67B9"/>
    <w:rsid w:val="001A691F"/>
    <w:rsid w:val="001A6B7F"/>
    <w:rsid w:val="001A6EC3"/>
    <w:rsid w:val="001A6EE3"/>
    <w:rsid w:val="001A7040"/>
    <w:rsid w:val="001A7045"/>
    <w:rsid w:val="001A70B4"/>
    <w:rsid w:val="001A715E"/>
    <w:rsid w:val="001A7465"/>
    <w:rsid w:val="001A7ADB"/>
    <w:rsid w:val="001A7AE3"/>
    <w:rsid w:val="001A7B81"/>
    <w:rsid w:val="001A7E20"/>
    <w:rsid w:val="001B002A"/>
    <w:rsid w:val="001B00A6"/>
    <w:rsid w:val="001B0486"/>
    <w:rsid w:val="001B04BD"/>
    <w:rsid w:val="001B05C3"/>
    <w:rsid w:val="001B070D"/>
    <w:rsid w:val="001B0737"/>
    <w:rsid w:val="001B07F6"/>
    <w:rsid w:val="001B098A"/>
    <w:rsid w:val="001B0C46"/>
    <w:rsid w:val="001B0F53"/>
    <w:rsid w:val="001B0FA4"/>
    <w:rsid w:val="001B0FB4"/>
    <w:rsid w:val="001B0FD5"/>
    <w:rsid w:val="001B123E"/>
    <w:rsid w:val="001B1551"/>
    <w:rsid w:val="001B1673"/>
    <w:rsid w:val="001B17F4"/>
    <w:rsid w:val="001B198D"/>
    <w:rsid w:val="001B19DC"/>
    <w:rsid w:val="001B1A3F"/>
    <w:rsid w:val="001B1FA9"/>
    <w:rsid w:val="001B20CA"/>
    <w:rsid w:val="001B2234"/>
    <w:rsid w:val="001B253B"/>
    <w:rsid w:val="001B254E"/>
    <w:rsid w:val="001B283C"/>
    <w:rsid w:val="001B28BF"/>
    <w:rsid w:val="001B2A65"/>
    <w:rsid w:val="001B2FD8"/>
    <w:rsid w:val="001B309E"/>
    <w:rsid w:val="001B32F9"/>
    <w:rsid w:val="001B34D2"/>
    <w:rsid w:val="001B3629"/>
    <w:rsid w:val="001B37CC"/>
    <w:rsid w:val="001B38E7"/>
    <w:rsid w:val="001B392B"/>
    <w:rsid w:val="001B3A14"/>
    <w:rsid w:val="001B3CA1"/>
    <w:rsid w:val="001B3D67"/>
    <w:rsid w:val="001B4252"/>
    <w:rsid w:val="001B461C"/>
    <w:rsid w:val="001B47FA"/>
    <w:rsid w:val="001B497C"/>
    <w:rsid w:val="001B4BED"/>
    <w:rsid w:val="001B4C23"/>
    <w:rsid w:val="001B4C71"/>
    <w:rsid w:val="001B4D50"/>
    <w:rsid w:val="001B4D53"/>
    <w:rsid w:val="001B4E74"/>
    <w:rsid w:val="001B5042"/>
    <w:rsid w:val="001B5174"/>
    <w:rsid w:val="001B55E8"/>
    <w:rsid w:val="001B57F2"/>
    <w:rsid w:val="001B582B"/>
    <w:rsid w:val="001B5990"/>
    <w:rsid w:val="001B5A86"/>
    <w:rsid w:val="001B5BD4"/>
    <w:rsid w:val="001B5BEF"/>
    <w:rsid w:val="001B5C07"/>
    <w:rsid w:val="001B62C2"/>
    <w:rsid w:val="001B65AB"/>
    <w:rsid w:val="001B65F6"/>
    <w:rsid w:val="001B665A"/>
    <w:rsid w:val="001B66F2"/>
    <w:rsid w:val="001B6881"/>
    <w:rsid w:val="001B68F6"/>
    <w:rsid w:val="001B6912"/>
    <w:rsid w:val="001B6969"/>
    <w:rsid w:val="001B711A"/>
    <w:rsid w:val="001B739F"/>
    <w:rsid w:val="001B753D"/>
    <w:rsid w:val="001B754E"/>
    <w:rsid w:val="001B770D"/>
    <w:rsid w:val="001B7BDD"/>
    <w:rsid w:val="001B7FFB"/>
    <w:rsid w:val="001C00D8"/>
    <w:rsid w:val="001C011C"/>
    <w:rsid w:val="001C0422"/>
    <w:rsid w:val="001C04A6"/>
    <w:rsid w:val="001C075E"/>
    <w:rsid w:val="001C0991"/>
    <w:rsid w:val="001C0C51"/>
    <w:rsid w:val="001C0C63"/>
    <w:rsid w:val="001C0FDB"/>
    <w:rsid w:val="001C131F"/>
    <w:rsid w:val="001C138E"/>
    <w:rsid w:val="001C13D0"/>
    <w:rsid w:val="001C1707"/>
    <w:rsid w:val="001C1793"/>
    <w:rsid w:val="001C17FA"/>
    <w:rsid w:val="001C1A28"/>
    <w:rsid w:val="001C1AFF"/>
    <w:rsid w:val="001C1DA7"/>
    <w:rsid w:val="001C1ED2"/>
    <w:rsid w:val="001C2016"/>
    <w:rsid w:val="001C2018"/>
    <w:rsid w:val="001C20A6"/>
    <w:rsid w:val="001C2472"/>
    <w:rsid w:val="001C275E"/>
    <w:rsid w:val="001C285A"/>
    <w:rsid w:val="001C29ED"/>
    <w:rsid w:val="001C2A34"/>
    <w:rsid w:val="001C2B48"/>
    <w:rsid w:val="001C2B97"/>
    <w:rsid w:val="001C2C0D"/>
    <w:rsid w:val="001C2C62"/>
    <w:rsid w:val="001C2D20"/>
    <w:rsid w:val="001C2D8E"/>
    <w:rsid w:val="001C2E38"/>
    <w:rsid w:val="001C301F"/>
    <w:rsid w:val="001C30DB"/>
    <w:rsid w:val="001C34D1"/>
    <w:rsid w:val="001C357F"/>
    <w:rsid w:val="001C373D"/>
    <w:rsid w:val="001C3B15"/>
    <w:rsid w:val="001C3D06"/>
    <w:rsid w:val="001C3E73"/>
    <w:rsid w:val="001C4253"/>
    <w:rsid w:val="001C4539"/>
    <w:rsid w:val="001C4655"/>
    <w:rsid w:val="001C46C6"/>
    <w:rsid w:val="001C4892"/>
    <w:rsid w:val="001C4D78"/>
    <w:rsid w:val="001C4E36"/>
    <w:rsid w:val="001C4E68"/>
    <w:rsid w:val="001C51E3"/>
    <w:rsid w:val="001C5526"/>
    <w:rsid w:val="001C5684"/>
    <w:rsid w:val="001C56BD"/>
    <w:rsid w:val="001C58C7"/>
    <w:rsid w:val="001C59CA"/>
    <w:rsid w:val="001C5BF0"/>
    <w:rsid w:val="001C5EB5"/>
    <w:rsid w:val="001C614D"/>
    <w:rsid w:val="001C6A75"/>
    <w:rsid w:val="001C6AD4"/>
    <w:rsid w:val="001C6CAB"/>
    <w:rsid w:val="001C6CCD"/>
    <w:rsid w:val="001C6E3A"/>
    <w:rsid w:val="001C729F"/>
    <w:rsid w:val="001C739A"/>
    <w:rsid w:val="001C7449"/>
    <w:rsid w:val="001C74AB"/>
    <w:rsid w:val="001C761D"/>
    <w:rsid w:val="001C77DA"/>
    <w:rsid w:val="001C7863"/>
    <w:rsid w:val="001C788D"/>
    <w:rsid w:val="001C7C26"/>
    <w:rsid w:val="001C7E4C"/>
    <w:rsid w:val="001D0245"/>
    <w:rsid w:val="001D065B"/>
    <w:rsid w:val="001D0754"/>
    <w:rsid w:val="001D079F"/>
    <w:rsid w:val="001D07D5"/>
    <w:rsid w:val="001D08A8"/>
    <w:rsid w:val="001D090F"/>
    <w:rsid w:val="001D0A17"/>
    <w:rsid w:val="001D0BAE"/>
    <w:rsid w:val="001D0CD8"/>
    <w:rsid w:val="001D0D15"/>
    <w:rsid w:val="001D118E"/>
    <w:rsid w:val="001D132D"/>
    <w:rsid w:val="001D13CA"/>
    <w:rsid w:val="001D13F7"/>
    <w:rsid w:val="001D1542"/>
    <w:rsid w:val="001D15EB"/>
    <w:rsid w:val="001D164C"/>
    <w:rsid w:val="001D1690"/>
    <w:rsid w:val="001D18C8"/>
    <w:rsid w:val="001D1907"/>
    <w:rsid w:val="001D1956"/>
    <w:rsid w:val="001D19C0"/>
    <w:rsid w:val="001D1BFB"/>
    <w:rsid w:val="001D1ECE"/>
    <w:rsid w:val="001D1EEF"/>
    <w:rsid w:val="001D1EFE"/>
    <w:rsid w:val="001D22E2"/>
    <w:rsid w:val="001D23C7"/>
    <w:rsid w:val="001D2558"/>
    <w:rsid w:val="001D26EA"/>
    <w:rsid w:val="001D28A0"/>
    <w:rsid w:val="001D290B"/>
    <w:rsid w:val="001D2967"/>
    <w:rsid w:val="001D2C4A"/>
    <w:rsid w:val="001D2E32"/>
    <w:rsid w:val="001D2E49"/>
    <w:rsid w:val="001D3108"/>
    <w:rsid w:val="001D31D1"/>
    <w:rsid w:val="001D3379"/>
    <w:rsid w:val="001D337D"/>
    <w:rsid w:val="001D35A3"/>
    <w:rsid w:val="001D38DB"/>
    <w:rsid w:val="001D3996"/>
    <w:rsid w:val="001D39A2"/>
    <w:rsid w:val="001D3B74"/>
    <w:rsid w:val="001D3C74"/>
    <w:rsid w:val="001D3E83"/>
    <w:rsid w:val="001D3EFF"/>
    <w:rsid w:val="001D3F9D"/>
    <w:rsid w:val="001D4117"/>
    <w:rsid w:val="001D4180"/>
    <w:rsid w:val="001D41BF"/>
    <w:rsid w:val="001D4836"/>
    <w:rsid w:val="001D499C"/>
    <w:rsid w:val="001D49EB"/>
    <w:rsid w:val="001D5134"/>
    <w:rsid w:val="001D51E0"/>
    <w:rsid w:val="001D5278"/>
    <w:rsid w:val="001D53D9"/>
    <w:rsid w:val="001D5490"/>
    <w:rsid w:val="001D54DA"/>
    <w:rsid w:val="001D56A3"/>
    <w:rsid w:val="001D58BF"/>
    <w:rsid w:val="001D5AA8"/>
    <w:rsid w:val="001D5C15"/>
    <w:rsid w:val="001D5E1C"/>
    <w:rsid w:val="001D61FE"/>
    <w:rsid w:val="001D6209"/>
    <w:rsid w:val="001D636C"/>
    <w:rsid w:val="001D660C"/>
    <w:rsid w:val="001D668B"/>
    <w:rsid w:val="001D6809"/>
    <w:rsid w:val="001D6B91"/>
    <w:rsid w:val="001D6EEF"/>
    <w:rsid w:val="001D705B"/>
    <w:rsid w:val="001D74CA"/>
    <w:rsid w:val="001D7885"/>
    <w:rsid w:val="001D7A1A"/>
    <w:rsid w:val="001D7A80"/>
    <w:rsid w:val="001D7D9F"/>
    <w:rsid w:val="001D7DF6"/>
    <w:rsid w:val="001E0123"/>
    <w:rsid w:val="001E0148"/>
    <w:rsid w:val="001E0458"/>
    <w:rsid w:val="001E04C3"/>
    <w:rsid w:val="001E0528"/>
    <w:rsid w:val="001E06A1"/>
    <w:rsid w:val="001E06BA"/>
    <w:rsid w:val="001E0A04"/>
    <w:rsid w:val="001E0B23"/>
    <w:rsid w:val="001E0F77"/>
    <w:rsid w:val="001E123F"/>
    <w:rsid w:val="001E127B"/>
    <w:rsid w:val="001E136A"/>
    <w:rsid w:val="001E14B0"/>
    <w:rsid w:val="001E14DD"/>
    <w:rsid w:val="001E15C4"/>
    <w:rsid w:val="001E163D"/>
    <w:rsid w:val="001E16D2"/>
    <w:rsid w:val="001E187E"/>
    <w:rsid w:val="001E1934"/>
    <w:rsid w:val="001E1AF3"/>
    <w:rsid w:val="001E1B4D"/>
    <w:rsid w:val="001E1C92"/>
    <w:rsid w:val="001E1E52"/>
    <w:rsid w:val="001E1FA7"/>
    <w:rsid w:val="001E2001"/>
    <w:rsid w:val="001E22D6"/>
    <w:rsid w:val="001E235F"/>
    <w:rsid w:val="001E2882"/>
    <w:rsid w:val="001E294C"/>
    <w:rsid w:val="001E2B00"/>
    <w:rsid w:val="001E2BC4"/>
    <w:rsid w:val="001E2C93"/>
    <w:rsid w:val="001E3060"/>
    <w:rsid w:val="001E3129"/>
    <w:rsid w:val="001E31A3"/>
    <w:rsid w:val="001E3553"/>
    <w:rsid w:val="001E36D1"/>
    <w:rsid w:val="001E38FD"/>
    <w:rsid w:val="001E39D9"/>
    <w:rsid w:val="001E3CA0"/>
    <w:rsid w:val="001E3DB1"/>
    <w:rsid w:val="001E3DDF"/>
    <w:rsid w:val="001E40FC"/>
    <w:rsid w:val="001E41D0"/>
    <w:rsid w:val="001E44B7"/>
    <w:rsid w:val="001E4757"/>
    <w:rsid w:val="001E4788"/>
    <w:rsid w:val="001E4880"/>
    <w:rsid w:val="001E4A04"/>
    <w:rsid w:val="001E4BC6"/>
    <w:rsid w:val="001E4CD4"/>
    <w:rsid w:val="001E4E48"/>
    <w:rsid w:val="001E50F2"/>
    <w:rsid w:val="001E575A"/>
    <w:rsid w:val="001E57EC"/>
    <w:rsid w:val="001E599E"/>
    <w:rsid w:val="001E5A0A"/>
    <w:rsid w:val="001E5C59"/>
    <w:rsid w:val="001E5E4B"/>
    <w:rsid w:val="001E6152"/>
    <w:rsid w:val="001E6176"/>
    <w:rsid w:val="001E6282"/>
    <w:rsid w:val="001E6437"/>
    <w:rsid w:val="001E6541"/>
    <w:rsid w:val="001E6558"/>
    <w:rsid w:val="001E65FA"/>
    <w:rsid w:val="001E68BC"/>
    <w:rsid w:val="001E690A"/>
    <w:rsid w:val="001E6B93"/>
    <w:rsid w:val="001E6DE8"/>
    <w:rsid w:val="001E6F75"/>
    <w:rsid w:val="001E7195"/>
    <w:rsid w:val="001E77F5"/>
    <w:rsid w:val="001E7AF2"/>
    <w:rsid w:val="001E7C2A"/>
    <w:rsid w:val="001E7C9C"/>
    <w:rsid w:val="001F009F"/>
    <w:rsid w:val="001F0133"/>
    <w:rsid w:val="001F0155"/>
    <w:rsid w:val="001F040D"/>
    <w:rsid w:val="001F0606"/>
    <w:rsid w:val="001F0715"/>
    <w:rsid w:val="001F07DD"/>
    <w:rsid w:val="001F0B4B"/>
    <w:rsid w:val="001F0BA6"/>
    <w:rsid w:val="001F0C1D"/>
    <w:rsid w:val="001F0D16"/>
    <w:rsid w:val="001F0DFD"/>
    <w:rsid w:val="001F1002"/>
    <w:rsid w:val="001F103B"/>
    <w:rsid w:val="001F1250"/>
    <w:rsid w:val="001F12B0"/>
    <w:rsid w:val="001F1347"/>
    <w:rsid w:val="001F1559"/>
    <w:rsid w:val="001F165A"/>
    <w:rsid w:val="001F1819"/>
    <w:rsid w:val="001F1A58"/>
    <w:rsid w:val="001F1AF4"/>
    <w:rsid w:val="001F1C0C"/>
    <w:rsid w:val="001F1FB5"/>
    <w:rsid w:val="001F2002"/>
    <w:rsid w:val="001F222D"/>
    <w:rsid w:val="001F22BB"/>
    <w:rsid w:val="001F2310"/>
    <w:rsid w:val="001F24A7"/>
    <w:rsid w:val="001F25C4"/>
    <w:rsid w:val="001F2605"/>
    <w:rsid w:val="001F2857"/>
    <w:rsid w:val="001F28F9"/>
    <w:rsid w:val="001F2D93"/>
    <w:rsid w:val="001F2F88"/>
    <w:rsid w:val="001F2FAF"/>
    <w:rsid w:val="001F35BD"/>
    <w:rsid w:val="001F362A"/>
    <w:rsid w:val="001F37A4"/>
    <w:rsid w:val="001F389A"/>
    <w:rsid w:val="001F38F4"/>
    <w:rsid w:val="001F3942"/>
    <w:rsid w:val="001F3967"/>
    <w:rsid w:val="001F396C"/>
    <w:rsid w:val="001F3E4D"/>
    <w:rsid w:val="001F4072"/>
    <w:rsid w:val="001F41A4"/>
    <w:rsid w:val="001F41E9"/>
    <w:rsid w:val="001F4240"/>
    <w:rsid w:val="001F4795"/>
    <w:rsid w:val="001F4928"/>
    <w:rsid w:val="001F4A1A"/>
    <w:rsid w:val="001F4A39"/>
    <w:rsid w:val="001F4BFD"/>
    <w:rsid w:val="001F4C6F"/>
    <w:rsid w:val="001F4D59"/>
    <w:rsid w:val="001F521D"/>
    <w:rsid w:val="001F523B"/>
    <w:rsid w:val="001F5257"/>
    <w:rsid w:val="001F525A"/>
    <w:rsid w:val="001F52C9"/>
    <w:rsid w:val="001F5344"/>
    <w:rsid w:val="001F53C1"/>
    <w:rsid w:val="001F5453"/>
    <w:rsid w:val="001F5473"/>
    <w:rsid w:val="001F55B5"/>
    <w:rsid w:val="001F56A7"/>
    <w:rsid w:val="001F5753"/>
    <w:rsid w:val="001F575C"/>
    <w:rsid w:val="001F57CA"/>
    <w:rsid w:val="001F5866"/>
    <w:rsid w:val="001F614B"/>
    <w:rsid w:val="001F6197"/>
    <w:rsid w:val="001F622A"/>
    <w:rsid w:val="001F657A"/>
    <w:rsid w:val="001F69D0"/>
    <w:rsid w:val="001F6B10"/>
    <w:rsid w:val="001F6CAF"/>
    <w:rsid w:val="001F6CF5"/>
    <w:rsid w:val="001F701E"/>
    <w:rsid w:val="001F74A0"/>
    <w:rsid w:val="001F77A9"/>
    <w:rsid w:val="001F7A12"/>
    <w:rsid w:val="001F7A97"/>
    <w:rsid w:val="001F7F6D"/>
    <w:rsid w:val="00200076"/>
    <w:rsid w:val="002002AE"/>
    <w:rsid w:val="00200348"/>
    <w:rsid w:val="00200554"/>
    <w:rsid w:val="002010EE"/>
    <w:rsid w:val="0020118A"/>
    <w:rsid w:val="002011F8"/>
    <w:rsid w:val="0020120C"/>
    <w:rsid w:val="0020125D"/>
    <w:rsid w:val="002012BB"/>
    <w:rsid w:val="00201379"/>
    <w:rsid w:val="002013C9"/>
    <w:rsid w:val="0020152B"/>
    <w:rsid w:val="00201593"/>
    <w:rsid w:val="002015AA"/>
    <w:rsid w:val="002015D0"/>
    <w:rsid w:val="002017A4"/>
    <w:rsid w:val="002018AD"/>
    <w:rsid w:val="00201987"/>
    <w:rsid w:val="00201A2D"/>
    <w:rsid w:val="00201BD8"/>
    <w:rsid w:val="00201C86"/>
    <w:rsid w:val="00201F88"/>
    <w:rsid w:val="00201FFF"/>
    <w:rsid w:val="0020218A"/>
    <w:rsid w:val="0020241C"/>
    <w:rsid w:val="0020245D"/>
    <w:rsid w:val="002025ED"/>
    <w:rsid w:val="0020275A"/>
    <w:rsid w:val="002027D9"/>
    <w:rsid w:val="00202940"/>
    <w:rsid w:val="00202B3B"/>
    <w:rsid w:val="00202F83"/>
    <w:rsid w:val="002030B5"/>
    <w:rsid w:val="002030BD"/>
    <w:rsid w:val="00203192"/>
    <w:rsid w:val="002031F1"/>
    <w:rsid w:val="002032E8"/>
    <w:rsid w:val="00203317"/>
    <w:rsid w:val="002033BD"/>
    <w:rsid w:val="002033EE"/>
    <w:rsid w:val="0020351E"/>
    <w:rsid w:val="002035D6"/>
    <w:rsid w:val="00203953"/>
    <w:rsid w:val="002039CE"/>
    <w:rsid w:val="00203A1D"/>
    <w:rsid w:val="00203BFF"/>
    <w:rsid w:val="00203CBF"/>
    <w:rsid w:val="00203D7B"/>
    <w:rsid w:val="00203FDC"/>
    <w:rsid w:val="00204180"/>
    <w:rsid w:val="00204196"/>
    <w:rsid w:val="00204341"/>
    <w:rsid w:val="002043CB"/>
    <w:rsid w:val="00204693"/>
    <w:rsid w:val="002049F0"/>
    <w:rsid w:val="00204A8E"/>
    <w:rsid w:val="00204C73"/>
    <w:rsid w:val="00204D4A"/>
    <w:rsid w:val="00204FAB"/>
    <w:rsid w:val="00205048"/>
    <w:rsid w:val="00205177"/>
    <w:rsid w:val="0020555A"/>
    <w:rsid w:val="002057A5"/>
    <w:rsid w:val="002057AC"/>
    <w:rsid w:val="002057B0"/>
    <w:rsid w:val="00205821"/>
    <w:rsid w:val="002058F9"/>
    <w:rsid w:val="00205A1D"/>
    <w:rsid w:val="00205B2F"/>
    <w:rsid w:val="00205B6D"/>
    <w:rsid w:val="00205B97"/>
    <w:rsid w:val="00205BAF"/>
    <w:rsid w:val="00205CCB"/>
    <w:rsid w:val="00205D12"/>
    <w:rsid w:val="00205D30"/>
    <w:rsid w:val="00205F27"/>
    <w:rsid w:val="002060FF"/>
    <w:rsid w:val="00206180"/>
    <w:rsid w:val="002062E9"/>
    <w:rsid w:val="00206568"/>
    <w:rsid w:val="00206587"/>
    <w:rsid w:val="002065D3"/>
    <w:rsid w:val="0020664F"/>
    <w:rsid w:val="00206714"/>
    <w:rsid w:val="00206781"/>
    <w:rsid w:val="002067F8"/>
    <w:rsid w:val="002069A3"/>
    <w:rsid w:val="00206A3A"/>
    <w:rsid w:val="00206A4A"/>
    <w:rsid w:val="00206DFA"/>
    <w:rsid w:val="00206E7C"/>
    <w:rsid w:val="00207162"/>
    <w:rsid w:val="00207237"/>
    <w:rsid w:val="002074A2"/>
    <w:rsid w:val="002075CD"/>
    <w:rsid w:val="002075DE"/>
    <w:rsid w:val="00207683"/>
    <w:rsid w:val="002076DA"/>
    <w:rsid w:val="0020770B"/>
    <w:rsid w:val="00207AAA"/>
    <w:rsid w:val="00207CF8"/>
    <w:rsid w:val="00207D58"/>
    <w:rsid w:val="00207D5E"/>
    <w:rsid w:val="0021001E"/>
    <w:rsid w:val="00210037"/>
    <w:rsid w:val="002101CB"/>
    <w:rsid w:val="002101E9"/>
    <w:rsid w:val="00210216"/>
    <w:rsid w:val="00210306"/>
    <w:rsid w:val="0021037F"/>
    <w:rsid w:val="00210418"/>
    <w:rsid w:val="00210497"/>
    <w:rsid w:val="00210581"/>
    <w:rsid w:val="0021061B"/>
    <w:rsid w:val="002107C7"/>
    <w:rsid w:val="00210808"/>
    <w:rsid w:val="002108C7"/>
    <w:rsid w:val="00210B77"/>
    <w:rsid w:val="00210E8B"/>
    <w:rsid w:val="002110FB"/>
    <w:rsid w:val="0021113B"/>
    <w:rsid w:val="00211286"/>
    <w:rsid w:val="002112F7"/>
    <w:rsid w:val="002114B5"/>
    <w:rsid w:val="00211501"/>
    <w:rsid w:val="002116F5"/>
    <w:rsid w:val="002119EA"/>
    <w:rsid w:val="00211B30"/>
    <w:rsid w:val="00211C31"/>
    <w:rsid w:val="00211CBF"/>
    <w:rsid w:val="00211FE3"/>
    <w:rsid w:val="0021222E"/>
    <w:rsid w:val="002122D9"/>
    <w:rsid w:val="00212345"/>
    <w:rsid w:val="002126FE"/>
    <w:rsid w:val="00212716"/>
    <w:rsid w:val="00212781"/>
    <w:rsid w:val="002127BD"/>
    <w:rsid w:val="00212A20"/>
    <w:rsid w:val="00212AC6"/>
    <w:rsid w:val="00212B40"/>
    <w:rsid w:val="00212BBA"/>
    <w:rsid w:val="00212C7F"/>
    <w:rsid w:val="002131F2"/>
    <w:rsid w:val="0021322C"/>
    <w:rsid w:val="00213277"/>
    <w:rsid w:val="00213419"/>
    <w:rsid w:val="00213634"/>
    <w:rsid w:val="00213668"/>
    <w:rsid w:val="002139F9"/>
    <w:rsid w:val="00213B44"/>
    <w:rsid w:val="00213D35"/>
    <w:rsid w:val="00213E65"/>
    <w:rsid w:val="00214008"/>
    <w:rsid w:val="00214017"/>
    <w:rsid w:val="00214261"/>
    <w:rsid w:val="002144F8"/>
    <w:rsid w:val="00214752"/>
    <w:rsid w:val="0021481D"/>
    <w:rsid w:val="002148AF"/>
    <w:rsid w:val="00214CC5"/>
    <w:rsid w:val="00215089"/>
    <w:rsid w:val="00215167"/>
    <w:rsid w:val="002151A5"/>
    <w:rsid w:val="00215248"/>
    <w:rsid w:val="002156EB"/>
    <w:rsid w:val="002156F6"/>
    <w:rsid w:val="00215772"/>
    <w:rsid w:val="00215802"/>
    <w:rsid w:val="002158B2"/>
    <w:rsid w:val="00215A69"/>
    <w:rsid w:val="00215AAD"/>
    <w:rsid w:val="00215ABA"/>
    <w:rsid w:val="00215B85"/>
    <w:rsid w:val="00215D1B"/>
    <w:rsid w:val="00215DF0"/>
    <w:rsid w:val="00215E49"/>
    <w:rsid w:val="00215E92"/>
    <w:rsid w:val="00216036"/>
    <w:rsid w:val="00216044"/>
    <w:rsid w:val="00216428"/>
    <w:rsid w:val="002164D3"/>
    <w:rsid w:val="0021661F"/>
    <w:rsid w:val="002166B0"/>
    <w:rsid w:val="00216A1F"/>
    <w:rsid w:val="00216B26"/>
    <w:rsid w:val="00216B67"/>
    <w:rsid w:val="00216B9D"/>
    <w:rsid w:val="00216BD2"/>
    <w:rsid w:val="00216C98"/>
    <w:rsid w:val="00216CA5"/>
    <w:rsid w:val="00216D5A"/>
    <w:rsid w:val="00216E2D"/>
    <w:rsid w:val="00216FF2"/>
    <w:rsid w:val="00217257"/>
    <w:rsid w:val="0021739D"/>
    <w:rsid w:val="002173DE"/>
    <w:rsid w:val="002175E8"/>
    <w:rsid w:val="00217618"/>
    <w:rsid w:val="002176E6"/>
    <w:rsid w:val="0021784A"/>
    <w:rsid w:val="00217A8E"/>
    <w:rsid w:val="00217C24"/>
    <w:rsid w:val="00217DB9"/>
    <w:rsid w:val="00217E42"/>
    <w:rsid w:val="00217F11"/>
    <w:rsid w:val="002202ED"/>
    <w:rsid w:val="0022039E"/>
    <w:rsid w:val="002203F6"/>
    <w:rsid w:val="002205D9"/>
    <w:rsid w:val="00220DFA"/>
    <w:rsid w:val="00220FF6"/>
    <w:rsid w:val="002211C8"/>
    <w:rsid w:val="002215D4"/>
    <w:rsid w:val="0022178E"/>
    <w:rsid w:val="00221800"/>
    <w:rsid w:val="00221E2B"/>
    <w:rsid w:val="00221EC4"/>
    <w:rsid w:val="002220A9"/>
    <w:rsid w:val="00222597"/>
    <w:rsid w:val="0022299A"/>
    <w:rsid w:val="00222BBD"/>
    <w:rsid w:val="00222BDD"/>
    <w:rsid w:val="00222D9B"/>
    <w:rsid w:val="00223849"/>
    <w:rsid w:val="00223875"/>
    <w:rsid w:val="00223A4A"/>
    <w:rsid w:val="00223B05"/>
    <w:rsid w:val="00223B16"/>
    <w:rsid w:val="00223B20"/>
    <w:rsid w:val="00223E5A"/>
    <w:rsid w:val="00223F74"/>
    <w:rsid w:val="002241E0"/>
    <w:rsid w:val="002242C8"/>
    <w:rsid w:val="002242EB"/>
    <w:rsid w:val="002244F5"/>
    <w:rsid w:val="002246F4"/>
    <w:rsid w:val="0022473C"/>
    <w:rsid w:val="0022494F"/>
    <w:rsid w:val="00224A7C"/>
    <w:rsid w:val="00224AD9"/>
    <w:rsid w:val="00224B74"/>
    <w:rsid w:val="00224C4A"/>
    <w:rsid w:val="00224CFC"/>
    <w:rsid w:val="00224DFB"/>
    <w:rsid w:val="00224F31"/>
    <w:rsid w:val="002251C2"/>
    <w:rsid w:val="00225420"/>
    <w:rsid w:val="00225490"/>
    <w:rsid w:val="00225667"/>
    <w:rsid w:val="00225746"/>
    <w:rsid w:val="002257DA"/>
    <w:rsid w:val="00225A66"/>
    <w:rsid w:val="00225C77"/>
    <w:rsid w:val="00225DF6"/>
    <w:rsid w:val="00225F6B"/>
    <w:rsid w:val="00226208"/>
    <w:rsid w:val="002265F4"/>
    <w:rsid w:val="002269BE"/>
    <w:rsid w:val="002269DD"/>
    <w:rsid w:val="00226A5C"/>
    <w:rsid w:val="00226AEF"/>
    <w:rsid w:val="00226BAE"/>
    <w:rsid w:val="00226D26"/>
    <w:rsid w:val="00226EA0"/>
    <w:rsid w:val="002271B5"/>
    <w:rsid w:val="0022721A"/>
    <w:rsid w:val="00227358"/>
    <w:rsid w:val="00227425"/>
    <w:rsid w:val="002274FD"/>
    <w:rsid w:val="0022752C"/>
    <w:rsid w:val="002275C0"/>
    <w:rsid w:val="0022763A"/>
    <w:rsid w:val="00227873"/>
    <w:rsid w:val="00227879"/>
    <w:rsid w:val="0022792F"/>
    <w:rsid w:val="00227C94"/>
    <w:rsid w:val="00227D5A"/>
    <w:rsid w:val="00227D9F"/>
    <w:rsid w:val="00227DA5"/>
    <w:rsid w:val="00227E1F"/>
    <w:rsid w:val="00230471"/>
    <w:rsid w:val="0023076B"/>
    <w:rsid w:val="00230772"/>
    <w:rsid w:val="00230DC6"/>
    <w:rsid w:val="00230FF5"/>
    <w:rsid w:val="00231219"/>
    <w:rsid w:val="0023130D"/>
    <w:rsid w:val="002314B6"/>
    <w:rsid w:val="002314CA"/>
    <w:rsid w:val="002319B6"/>
    <w:rsid w:val="00231C00"/>
    <w:rsid w:val="00231D47"/>
    <w:rsid w:val="00231E9C"/>
    <w:rsid w:val="00231F0F"/>
    <w:rsid w:val="002320CA"/>
    <w:rsid w:val="00232147"/>
    <w:rsid w:val="002323E8"/>
    <w:rsid w:val="002323E9"/>
    <w:rsid w:val="0023255D"/>
    <w:rsid w:val="00232769"/>
    <w:rsid w:val="00232B2F"/>
    <w:rsid w:val="00232B59"/>
    <w:rsid w:val="00232DB6"/>
    <w:rsid w:val="00232DFE"/>
    <w:rsid w:val="00233210"/>
    <w:rsid w:val="00233221"/>
    <w:rsid w:val="002332FF"/>
    <w:rsid w:val="00233305"/>
    <w:rsid w:val="002337BF"/>
    <w:rsid w:val="002338E6"/>
    <w:rsid w:val="00233BF7"/>
    <w:rsid w:val="00233C6B"/>
    <w:rsid w:val="00233DB2"/>
    <w:rsid w:val="00234101"/>
    <w:rsid w:val="00234219"/>
    <w:rsid w:val="002342FF"/>
    <w:rsid w:val="00234413"/>
    <w:rsid w:val="00234521"/>
    <w:rsid w:val="0023458F"/>
    <w:rsid w:val="0023464B"/>
    <w:rsid w:val="002348A8"/>
    <w:rsid w:val="00234A1F"/>
    <w:rsid w:val="00234B57"/>
    <w:rsid w:val="00234C94"/>
    <w:rsid w:val="00234DE2"/>
    <w:rsid w:val="00234FDB"/>
    <w:rsid w:val="002350E9"/>
    <w:rsid w:val="00235181"/>
    <w:rsid w:val="00235330"/>
    <w:rsid w:val="00235351"/>
    <w:rsid w:val="00235393"/>
    <w:rsid w:val="002353AB"/>
    <w:rsid w:val="0023551C"/>
    <w:rsid w:val="002357FE"/>
    <w:rsid w:val="002359B0"/>
    <w:rsid w:val="00235B1B"/>
    <w:rsid w:val="00235CED"/>
    <w:rsid w:val="00235D16"/>
    <w:rsid w:val="00235E5A"/>
    <w:rsid w:val="00235E87"/>
    <w:rsid w:val="00235F13"/>
    <w:rsid w:val="002361E4"/>
    <w:rsid w:val="002362A7"/>
    <w:rsid w:val="00236665"/>
    <w:rsid w:val="0023680B"/>
    <w:rsid w:val="0023680C"/>
    <w:rsid w:val="00236914"/>
    <w:rsid w:val="00236B11"/>
    <w:rsid w:val="00236DDE"/>
    <w:rsid w:val="00236E80"/>
    <w:rsid w:val="00236EF4"/>
    <w:rsid w:val="0023706C"/>
    <w:rsid w:val="00237284"/>
    <w:rsid w:val="00237302"/>
    <w:rsid w:val="00237328"/>
    <w:rsid w:val="002376CC"/>
    <w:rsid w:val="00237793"/>
    <w:rsid w:val="0023783F"/>
    <w:rsid w:val="00237A1E"/>
    <w:rsid w:val="00237C2D"/>
    <w:rsid w:val="00237D36"/>
    <w:rsid w:val="00237DAD"/>
    <w:rsid w:val="00237DE7"/>
    <w:rsid w:val="00237E7A"/>
    <w:rsid w:val="00240435"/>
    <w:rsid w:val="00240444"/>
    <w:rsid w:val="00240770"/>
    <w:rsid w:val="0024094B"/>
    <w:rsid w:val="002409E8"/>
    <w:rsid w:val="00240AF5"/>
    <w:rsid w:val="00240CC4"/>
    <w:rsid w:val="00240EFE"/>
    <w:rsid w:val="00241396"/>
    <w:rsid w:val="00241498"/>
    <w:rsid w:val="00241559"/>
    <w:rsid w:val="0024169D"/>
    <w:rsid w:val="00241830"/>
    <w:rsid w:val="00241CA9"/>
    <w:rsid w:val="00241CB5"/>
    <w:rsid w:val="00241CE9"/>
    <w:rsid w:val="00241DAB"/>
    <w:rsid w:val="00241DFB"/>
    <w:rsid w:val="00241EB3"/>
    <w:rsid w:val="00241FA0"/>
    <w:rsid w:val="00241FE0"/>
    <w:rsid w:val="00242323"/>
    <w:rsid w:val="0024234A"/>
    <w:rsid w:val="002424A9"/>
    <w:rsid w:val="002426BD"/>
    <w:rsid w:val="002426EE"/>
    <w:rsid w:val="00242733"/>
    <w:rsid w:val="0024283C"/>
    <w:rsid w:val="00242858"/>
    <w:rsid w:val="002429B1"/>
    <w:rsid w:val="002429F2"/>
    <w:rsid w:val="00242A0A"/>
    <w:rsid w:val="00242A41"/>
    <w:rsid w:val="00242B19"/>
    <w:rsid w:val="00242B35"/>
    <w:rsid w:val="00242CD5"/>
    <w:rsid w:val="00242F69"/>
    <w:rsid w:val="00242F92"/>
    <w:rsid w:val="00243014"/>
    <w:rsid w:val="0024310A"/>
    <w:rsid w:val="002434F3"/>
    <w:rsid w:val="002434F9"/>
    <w:rsid w:val="00243853"/>
    <w:rsid w:val="00243D0C"/>
    <w:rsid w:val="002441C8"/>
    <w:rsid w:val="00244309"/>
    <w:rsid w:val="00244363"/>
    <w:rsid w:val="002445D2"/>
    <w:rsid w:val="00244865"/>
    <w:rsid w:val="00244B9A"/>
    <w:rsid w:val="00244CC2"/>
    <w:rsid w:val="0024518D"/>
    <w:rsid w:val="00245246"/>
    <w:rsid w:val="002457BC"/>
    <w:rsid w:val="002458BB"/>
    <w:rsid w:val="00245D19"/>
    <w:rsid w:val="00245DE6"/>
    <w:rsid w:val="00246082"/>
    <w:rsid w:val="00246198"/>
    <w:rsid w:val="00246404"/>
    <w:rsid w:val="00246561"/>
    <w:rsid w:val="002465C3"/>
    <w:rsid w:val="0024663E"/>
    <w:rsid w:val="0024678D"/>
    <w:rsid w:val="00246B35"/>
    <w:rsid w:val="0024711E"/>
    <w:rsid w:val="00247235"/>
    <w:rsid w:val="00247243"/>
    <w:rsid w:val="00247271"/>
    <w:rsid w:val="00247303"/>
    <w:rsid w:val="00247418"/>
    <w:rsid w:val="0024759F"/>
    <w:rsid w:val="00247647"/>
    <w:rsid w:val="0024791E"/>
    <w:rsid w:val="00247B19"/>
    <w:rsid w:val="00247B5F"/>
    <w:rsid w:val="00247D31"/>
    <w:rsid w:val="00247EB1"/>
    <w:rsid w:val="00250034"/>
    <w:rsid w:val="0025014A"/>
    <w:rsid w:val="00250246"/>
    <w:rsid w:val="002503BC"/>
    <w:rsid w:val="002504B1"/>
    <w:rsid w:val="00250693"/>
    <w:rsid w:val="0025081C"/>
    <w:rsid w:val="00250B19"/>
    <w:rsid w:val="00250B69"/>
    <w:rsid w:val="00250B85"/>
    <w:rsid w:val="00250CC9"/>
    <w:rsid w:val="00250D65"/>
    <w:rsid w:val="00250F0F"/>
    <w:rsid w:val="00251156"/>
    <w:rsid w:val="002513B6"/>
    <w:rsid w:val="00251446"/>
    <w:rsid w:val="00251874"/>
    <w:rsid w:val="002518E3"/>
    <w:rsid w:val="00251951"/>
    <w:rsid w:val="00251ABC"/>
    <w:rsid w:val="00251C8E"/>
    <w:rsid w:val="002521BB"/>
    <w:rsid w:val="002522C0"/>
    <w:rsid w:val="002522CB"/>
    <w:rsid w:val="00252574"/>
    <w:rsid w:val="0025267F"/>
    <w:rsid w:val="002527CC"/>
    <w:rsid w:val="0025285F"/>
    <w:rsid w:val="00252888"/>
    <w:rsid w:val="00252AF5"/>
    <w:rsid w:val="00252E5C"/>
    <w:rsid w:val="0025306D"/>
    <w:rsid w:val="002530F5"/>
    <w:rsid w:val="002533A7"/>
    <w:rsid w:val="002535CE"/>
    <w:rsid w:val="00253789"/>
    <w:rsid w:val="002537A4"/>
    <w:rsid w:val="0025386F"/>
    <w:rsid w:val="002538A6"/>
    <w:rsid w:val="002539E0"/>
    <w:rsid w:val="00253A45"/>
    <w:rsid w:val="00253A84"/>
    <w:rsid w:val="00253BAD"/>
    <w:rsid w:val="00253BD8"/>
    <w:rsid w:val="00253F03"/>
    <w:rsid w:val="00253FD8"/>
    <w:rsid w:val="00254117"/>
    <w:rsid w:val="00254392"/>
    <w:rsid w:val="002544F8"/>
    <w:rsid w:val="00254629"/>
    <w:rsid w:val="00254806"/>
    <w:rsid w:val="00254907"/>
    <w:rsid w:val="002549B2"/>
    <w:rsid w:val="00254A2A"/>
    <w:rsid w:val="00254ACA"/>
    <w:rsid w:val="00254AF0"/>
    <w:rsid w:val="00254CC1"/>
    <w:rsid w:val="00254DD6"/>
    <w:rsid w:val="00255122"/>
    <w:rsid w:val="00255309"/>
    <w:rsid w:val="00255335"/>
    <w:rsid w:val="002553B3"/>
    <w:rsid w:val="00255485"/>
    <w:rsid w:val="0025550E"/>
    <w:rsid w:val="0025560E"/>
    <w:rsid w:val="0025566E"/>
    <w:rsid w:val="002559BF"/>
    <w:rsid w:val="00255EA7"/>
    <w:rsid w:val="00256015"/>
    <w:rsid w:val="00256194"/>
    <w:rsid w:val="00256196"/>
    <w:rsid w:val="0025653E"/>
    <w:rsid w:val="0025654A"/>
    <w:rsid w:val="002568D1"/>
    <w:rsid w:val="00256941"/>
    <w:rsid w:val="002569BA"/>
    <w:rsid w:val="002569D9"/>
    <w:rsid w:val="00256A75"/>
    <w:rsid w:val="00256D37"/>
    <w:rsid w:val="00256FBC"/>
    <w:rsid w:val="002571AB"/>
    <w:rsid w:val="002576A8"/>
    <w:rsid w:val="0025782C"/>
    <w:rsid w:val="00257957"/>
    <w:rsid w:val="00257BC3"/>
    <w:rsid w:val="00257EDA"/>
    <w:rsid w:val="0026040F"/>
    <w:rsid w:val="0026058A"/>
    <w:rsid w:val="002605F7"/>
    <w:rsid w:val="00260A4B"/>
    <w:rsid w:val="00260A76"/>
    <w:rsid w:val="00260CC0"/>
    <w:rsid w:val="00260CDA"/>
    <w:rsid w:val="00260DEE"/>
    <w:rsid w:val="00260FF3"/>
    <w:rsid w:val="002611D4"/>
    <w:rsid w:val="00261326"/>
    <w:rsid w:val="002616DF"/>
    <w:rsid w:val="00261729"/>
    <w:rsid w:val="002619AF"/>
    <w:rsid w:val="002619ED"/>
    <w:rsid w:val="00261A85"/>
    <w:rsid w:val="00261CD4"/>
    <w:rsid w:val="00261E22"/>
    <w:rsid w:val="00261EA1"/>
    <w:rsid w:val="00262152"/>
    <w:rsid w:val="002622B5"/>
    <w:rsid w:val="002622CF"/>
    <w:rsid w:val="00262365"/>
    <w:rsid w:val="00262419"/>
    <w:rsid w:val="0026266C"/>
    <w:rsid w:val="0026267E"/>
    <w:rsid w:val="002626BA"/>
    <w:rsid w:val="00262937"/>
    <w:rsid w:val="00262939"/>
    <w:rsid w:val="00262EA7"/>
    <w:rsid w:val="00262F9D"/>
    <w:rsid w:val="00263068"/>
    <w:rsid w:val="002631A8"/>
    <w:rsid w:val="002633EB"/>
    <w:rsid w:val="002633FD"/>
    <w:rsid w:val="002635E0"/>
    <w:rsid w:val="00263C5E"/>
    <w:rsid w:val="00263C68"/>
    <w:rsid w:val="00263F88"/>
    <w:rsid w:val="00264258"/>
    <w:rsid w:val="002642C9"/>
    <w:rsid w:val="00264443"/>
    <w:rsid w:val="0026451C"/>
    <w:rsid w:val="00264558"/>
    <w:rsid w:val="00264601"/>
    <w:rsid w:val="00264632"/>
    <w:rsid w:val="00264724"/>
    <w:rsid w:val="002647B4"/>
    <w:rsid w:val="00264975"/>
    <w:rsid w:val="00264D5E"/>
    <w:rsid w:val="00264E72"/>
    <w:rsid w:val="00264EBE"/>
    <w:rsid w:val="00264F70"/>
    <w:rsid w:val="002650AF"/>
    <w:rsid w:val="002651E3"/>
    <w:rsid w:val="0026546B"/>
    <w:rsid w:val="002656D1"/>
    <w:rsid w:val="00265B08"/>
    <w:rsid w:val="00266275"/>
    <w:rsid w:val="00266745"/>
    <w:rsid w:val="00266AD4"/>
    <w:rsid w:val="00266CB2"/>
    <w:rsid w:val="00266FD6"/>
    <w:rsid w:val="00266FE2"/>
    <w:rsid w:val="00267054"/>
    <w:rsid w:val="00267429"/>
    <w:rsid w:val="002677C7"/>
    <w:rsid w:val="0026781B"/>
    <w:rsid w:val="002679C0"/>
    <w:rsid w:val="00267F25"/>
    <w:rsid w:val="002700B2"/>
    <w:rsid w:val="0027021B"/>
    <w:rsid w:val="0027052B"/>
    <w:rsid w:val="00270575"/>
    <w:rsid w:val="0027059D"/>
    <w:rsid w:val="00270A8F"/>
    <w:rsid w:val="00270C0F"/>
    <w:rsid w:val="00270C1E"/>
    <w:rsid w:val="00270D8D"/>
    <w:rsid w:val="00270DDF"/>
    <w:rsid w:val="00270DF5"/>
    <w:rsid w:val="00270E8E"/>
    <w:rsid w:val="0027101D"/>
    <w:rsid w:val="00271155"/>
    <w:rsid w:val="0027126D"/>
    <w:rsid w:val="002712A2"/>
    <w:rsid w:val="00271308"/>
    <w:rsid w:val="00271623"/>
    <w:rsid w:val="00271670"/>
    <w:rsid w:val="002716D8"/>
    <w:rsid w:val="00271722"/>
    <w:rsid w:val="002718C8"/>
    <w:rsid w:val="00271CB3"/>
    <w:rsid w:val="00271EF0"/>
    <w:rsid w:val="00272103"/>
    <w:rsid w:val="002722B1"/>
    <w:rsid w:val="00272370"/>
    <w:rsid w:val="0027249F"/>
    <w:rsid w:val="00272507"/>
    <w:rsid w:val="002729B8"/>
    <w:rsid w:val="002729F9"/>
    <w:rsid w:val="00272CCC"/>
    <w:rsid w:val="00272D2F"/>
    <w:rsid w:val="00272D9A"/>
    <w:rsid w:val="002735D2"/>
    <w:rsid w:val="002736C9"/>
    <w:rsid w:val="002737BF"/>
    <w:rsid w:val="002738CA"/>
    <w:rsid w:val="00273C3B"/>
    <w:rsid w:val="00274094"/>
    <w:rsid w:val="00274C02"/>
    <w:rsid w:val="00274E80"/>
    <w:rsid w:val="00274EA4"/>
    <w:rsid w:val="002752CF"/>
    <w:rsid w:val="0027534C"/>
    <w:rsid w:val="002753FC"/>
    <w:rsid w:val="00275950"/>
    <w:rsid w:val="00275C35"/>
    <w:rsid w:val="00275CD7"/>
    <w:rsid w:val="00275EC3"/>
    <w:rsid w:val="002761F8"/>
    <w:rsid w:val="0027621E"/>
    <w:rsid w:val="00276264"/>
    <w:rsid w:val="00276279"/>
    <w:rsid w:val="002763DF"/>
    <w:rsid w:val="002763FF"/>
    <w:rsid w:val="0027642A"/>
    <w:rsid w:val="00276573"/>
    <w:rsid w:val="002765D0"/>
    <w:rsid w:val="002766DA"/>
    <w:rsid w:val="0027681D"/>
    <w:rsid w:val="002769C9"/>
    <w:rsid w:val="00276CD7"/>
    <w:rsid w:val="00276E3C"/>
    <w:rsid w:val="0027702F"/>
    <w:rsid w:val="00277170"/>
    <w:rsid w:val="002771B3"/>
    <w:rsid w:val="00277332"/>
    <w:rsid w:val="002775C9"/>
    <w:rsid w:val="0027774C"/>
    <w:rsid w:val="002779C9"/>
    <w:rsid w:val="00277B64"/>
    <w:rsid w:val="00277BD5"/>
    <w:rsid w:val="00277E64"/>
    <w:rsid w:val="0028057A"/>
    <w:rsid w:val="002806FC"/>
    <w:rsid w:val="00280A39"/>
    <w:rsid w:val="00280BEF"/>
    <w:rsid w:val="00280BF1"/>
    <w:rsid w:val="00280C6D"/>
    <w:rsid w:val="00280FF7"/>
    <w:rsid w:val="00281083"/>
    <w:rsid w:val="002810AA"/>
    <w:rsid w:val="002810D3"/>
    <w:rsid w:val="00281271"/>
    <w:rsid w:val="00281441"/>
    <w:rsid w:val="00281A0E"/>
    <w:rsid w:val="00281BDD"/>
    <w:rsid w:val="00281E53"/>
    <w:rsid w:val="0028211D"/>
    <w:rsid w:val="0028220D"/>
    <w:rsid w:val="0028221E"/>
    <w:rsid w:val="00282290"/>
    <w:rsid w:val="0028236B"/>
    <w:rsid w:val="002823A8"/>
    <w:rsid w:val="0028251D"/>
    <w:rsid w:val="002825DA"/>
    <w:rsid w:val="002829B5"/>
    <w:rsid w:val="00282B34"/>
    <w:rsid w:val="00282DB8"/>
    <w:rsid w:val="00282F40"/>
    <w:rsid w:val="00283024"/>
    <w:rsid w:val="002833A1"/>
    <w:rsid w:val="002837BB"/>
    <w:rsid w:val="002838F9"/>
    <w:rsid w:val="002839F0"/>
    <w:rsid w:val="00283BAB"/>
    <w:rsid w:val="00283C3F"/>
    <w:rsid w:val="00283CA8"/>
    <w:rsid w:val="00283E2B"/>
    <w:rsid w:val="00283E9A"/>
    <w:rsid w:val="00283FE7"/>
    <w:rsid w:val="0028436B"/>
    <w:rsid w:val="00284693"/>
    <w:rsid w:val="002847DD"/>
    <w:rsid w:val="00284C3B"/>
    <w:rsid w:val="00285049"/>
    <w:rsid w:val="002851A3"/>
    <w:rsid w:val="0028532E"/>
    <w:rsid w:val="002853A6"/>
    <w:rsid w:val="00285768"/>
    <w:rsid w:val="00285AB0"/>
    <w:rsid w:val="00285C96"/>
    <w:rsid w:val="0028615D"/>
    <w:rsid w:val="002868BE"/>
    <w:rsid w:val="00286A70"/>
    <w:rsid w:val="00286D3F"/>
    <w:rsid w:val="00286E99"/>
    <w:rsid w:val="00286EAB"/>
    <w:rsid w:val="00286ED0"/>
    <w:rsid w:val="00286F4B"/>
    <w:rsid w:val="002871D5"/>
    <w:rsid w:val="002871E9"/>
    <w:rsid w:val="002872D2"/>
    <w:rsid w:val="00287524"/>
    <w:rsid w:val="00287892"/>
    <w:rsid w:val="002878B6"/>
    <w:rsid w:val="00287C56"/>
    <w:rsid w:val="002900A6"/>
    <w:rsid w:val="002903CA"/>
    <w:rsid w:val="002905CE"/>
    <w:rsid w:val="002910DE"/>
    <w:rsid w:val="002911A0"/>
    <w:rsid w:val="00291398"/>
    <w:rsid w:val="002913ED"/>
    <w:rsid w:val="00291428"/>
    <w:rsid w:val="0029142A"/>
    <w:rsid w:val="00291440"/>
    <w:rsid w:val="002914AE"/>
    <w:rsid w:val="002916F7"/>
    <w:rsid w:val="00291852"/>
    <w:rsid w:val="002918AA"/>
    <w:rsid w:val="00291CE4"/>
    <w:rsid w:val="00291D78"/>
    <w:rsid w:val="00291DDA"/>
    <w:rsid w:val="00291ED1"/>
    <w:rsid w:val="00291ED8"/>
    <w:rsid w:val="00291F21"/>
    <w:rsid w:val="0029221E"/>
    <w:rsid w:val="00292BE6"/>
    <w:rsid w:val="00293201"/>
    <w:rsid w:val="002932CA"/>
    <w:rsid w:val="00293454"/>
    <w:rsid w:val="00293644"/>
    <w:rsid w:val="00293694"/>
    <w:rsid w:val="002938C2"/>
    <w:rsid w:val="00293C33"/>
    <w:rsid w:val="00293DAF"/>
    <w:rsid w:val="00293E24"/>
    <w:rsid w:val="00293EB8"/>
    <w:rsid w:val="00293EF1"/>
    <w:rsid w:val="002940A2"/>
    <w:rsid w:val="00294208"/>
    <w:rsid w:val="00294397"/>
    <w:rsid w:val="00294765"/>
    <w:rsid w:val="00294836"/>
    <w:rsid w:val="00294896"/>
    <w:rsid w:val="00294AAF"/>
    <w:rsid w:val="00294B60"/>
    <w:rsid w:val="00294CF0"/>
    <w:rsid w:val="00294EF9"/>
    <w:rsid w:val="002952A6"/>
    <w:rsid w:val="00295928"/>
    <w:rsid w:val="00295D12"/>
    <w:rsid w:val="00295D21"/>
    <w:rsid w:val="00295F82"/>
    <w:rsid w:val="0029603E"/>
    <w:rsid w:val="00296347"/>
    <w:rsid w:val="002963A3"/>
    <w:rsid w:val="00296870"/>
    <w:rsid w:val="00296AD6"/>
    <w:rsid w:val="00296B31"/>
    <w:rsid w:val="00296D66"/>
    <w:rsid w:val="00296E4D"/>
    <w:rsid w:val="00296E7B"/>
    <w:rsid w:val="002971E0"/>
    <w:rsid w:val="00297333"/>
    <w:rsid w:val="002973FA"/>
    <w:rsid w:val="00297419"/>
    <w:rsid w:val="00297C85"/>
    <w:rsid w:val="00297D4B"/>
    <w:rsid w:val="00297FDC"/>
    <w:rsid w:val="002A001E"/>
    <w:rsid w:val="002A02B0"/>
    <w:rsid w:val="002A047F"/>
    <w:rsid w:val="002A0524"/>
    <w:rsid w:val="002A057B"/>
    <w:rsid w:val="002A05E0"/>
    <w:rsid w:val="002A0829"/>
    <w:rsid w:val="002A086D"/>
    <w:rsid w:val="002A09E3"/>
    <w:rsid w:val="002A0BCE"/>
    <w:rsid w:val="002A0DE0"/>
    <w:rsid w:val="002A0EEA"/>
    <w:rsid w:val="002A0F43"/>
    <w:rsid w:val="002A100C"/>
    <w:rsid w:val="002A114A"/>
    <w:rsid w:val="002A1170"/>
    <w:rsid w:val="002A118C"/>
    <w:rsid w:val="002A12E8"/>
    <w:rsid w:val="002A1311"/>
    <w:rsid w:val="002A1362"/>
    <w:rsid w:val="002A155A"/>
    <w:rsid w:val="002A16AA"/>
    <w:rsid w:val="002A17AC"/>
    <w:rsid w:val="002A19CE"/>
    <w:rsid w:val="002A1EC5"/>
    <w:rsid w:val="002A23B3"/>
    <w:rsid w:val="002A244A"/>
    <w:rsid w:val="002A24A8"/>
    <w:rsid w:val="002A25CF"/>
    <w:rsid w:val="002A286F"/>
    <w:rsid w:val="002A291D"/>
    <w:rsid w:val="002A292C"/>
    <w:rsid w:val="002A2BAF"/>
    <w:rsid w:val="002A2D28"/>
    <w:rsid w:val="002A2F06"/>
    <w:rsid w:val="002A3080"/>
    <w:rsid w:val="002A31CE"/>
    <w:rsid w:val="002A333C"/>
    <w:rsid w:val="002A3418"/>
    <w:rsid w:val="002A347E"/>
    <w:rsid w:val="002A3510"/>
    <w:rsid w:val="002A3738"/>
    <w:rsid w:val="002A3745"/>
    <w:rsid w:val="002A3754"/>
    <w:rsid w:val="002A3B4A"/>
    <w:rsid w:val="002A3B5D"/>
    <w:rsid w:val="002A3E7C"/>
    <w:rsid w:val="002A4085"/>
    <w:rsid w:val="002A4162"/>
    <w:rsid w:val="002A41D8"/>
    <w:rsid w:val="002A4496"/>
    <w:rsid w:val="002A47E5"/>
    <w:rsid w:val="002A48E9"/>
    <w:rsid w:val="002A4B97"/>
    <w:rsid w:val="002A4E29"/>
    <w:rsid w:val="002A529E"/>
    <w:rsid w:val="002A5680"/>
    <w:rsid w:val="002A568B"/>
    <w:rsid w:val="002A5BF2"/>
    <w:rsid w:val="002A6112"/>
    <w:rsid w:val="002A6118"/>
    <w:rsid w:val="002A635D"/>
    <w:rsid w:val="002A64D3"/>
    <w:rsid w:val="002A6603"/>
    <w:rsid w:val="002A6806"/>
    <w:rsid w:val="002A69A3"/>
    <w:rsid w:val="002A69A4"/>
    <w:rsid w:val="002A6DC4"/>
    <w:rsid w:val="002A6E03"/>
    <w:rsid w:val="002A7154"/>
    <w:rsid w:val="002A71A3"/>
    <w:rsid w:val="002A75F0"/>
    <w:rsid w:val="002A78B3"/>
    <w:rsid w:val="002A7BDD"/>
    <w:rsid w:val="002A7C75"/>
    <w:rsid w:val="002B01AB"/>
    <w:rsid w:val="002B02DF"/>
    <w:rsid w:val="002B0463"/>
    <w:rsid w:val="002B047B"/>
    <w:rsid w:val="002B04BD"/>
    <w:rsid w:val="002B07D1"/>
    <w:rsid w:val="002B0B14"/>
    <w:rsid w:val="002B0C6E"/>
    <w:rsid w:val="002B0E53"/>
    <w:rsid w:val="002B0EEE"/>
    <w:rsid w:val="002B136D"/>
    <w:rsid w:val="002B13A7"/>
    <w:rsid w:val="002B15CA"/>
    <w:rsid w:val="002B1876"/>
    <w:rsid w:val="002B19EE"/>
    <w:rsid w:val="002B1A9E"/>
    <w:rsid w:val="002B1BE2"/>
    <w:rsid w:val="002B1D6D"/>
    <w:rsid w:val="002B2226"/>
    <w:rsid w:val="002B2324"/>
    <w:rsid w:val="002B2AAF"/>
    <w:rsid w:val="002B2B7A"/>
    <w:rsid w:val="002B2DB2"/>
    <w:rsid w:val="002B2E29"/>
    <w:rsid w:val="002B3015"/>
    <w:rsid w:val="002B3223"/>
    <w:rsid w:val="002B332F"/>
    <w:rsid w:val="002B3A32"/>
    <w:rsid w:val="002B3A34"/>
    <w:rsid w:val="002B3AFD"/>
    <w:rsid w:val="002B3B18"/>
    <w:rsid w:val="002B3B7C"/>
    <w:rsid w:val="002B3BAF"/>
    <w:rsid w:val="002B3CB8"/>
    <w:rsid w:val="002B417E"/>
    <w:rsid w:val="002B41A9"/>
    <w:rsid w:val="002B432A"/>
    <w:rsid w:val="002B43B7"/>
    <w:rsid w:val="002B4538"/>
    <w:rsid w:val="002B45DB"/>
    <w:rsid w:val="002B46E8"/>
    <w:rsid w:val="002B4A13"/>
    <w:rsid w:val="002B4A43"/>
    <w:rsid w:val="002B4A46"/>
    <w:rsid w:val="002B4F62"/>
    <w:rsid w:val="002B547B"/>
    <w:rsid w:val="002B55FD"/>
    <w:rsid w:val="002B5783"/>
    <w:rsid w:val="002B5ACD"/>
    <w:rsid w:val="002B5EDD"/>
    <w:rsid w:val="002B6036"/>
    <w:rsid w:val="002B60AB"/>
    <w:rsid w:val="002B61A2"/>
    <w:rsid w:val="002B61FC"/>
    <w:rsid w:val="002B62F5"/>
    <w:rsid w:val="002B64B0"/>
    <w:rsid w:val="002B65E5"/>
    <w:rsid w:val="002B6731"/>
    <w:rsid w:val="002B6773"/>
    <w:rsid w:val="002B6DD9"/>
    <w:rsid w:val="002B6E82"/>
    <w:rsid w:val="002B70F0"/>
    <w:rsid w:val="002B7144"/>
    <w:rsid w:val="002B72B9"/>
    <w:rsid w:val="002B7591"/>
    <w:rsid w:val="002B7667"/>
    <w:rsid w:val="002B76DD"/>
    <w:rsid w:val="002B77E5"/>
    <w:rsid w:val="002B796E"/>
    <w:rsid w:val="002B7A63"/>
    <w:rsid w:val="002B7A8A"/>
    <w:rsid w:val="002B7B2A"/>
    <w:rsid w:val="002B7B5C"/>
    <w:rsid w:val="002B7C6C"/>
    <w:rsid w:val="002B7E10"/>
    <w:rsid w:val="002B7E44"/>
    <w:rsid w:val="002B7F4F"/>
    <w:rsid w:val="002C0018"/>
    <w:rsid w:val="002C04CB"/>
    <w:rsid w:val="002C05AA"/>
    <w:rsid w:val="002C06EB"/>
    <w:rsid w:val="002C0786"/>
    <w:rsid w:val="002C0857"/>
    <w:rsid w:val="002C0937"/>
    <w:rsid w:val="002C0C86"/>
    <w:rsid w:val="002C0CA4"/>
    <w:rsid w:val="002C0FE6"/>
    <w:rsid w:val="002C1029"/>
    <w:rsid w:val="002C10CA"/>
    <w:rsid w:val="002C115A"/>
    <w:rsid w:val="002C133F"/>
    <w:rsid w:val="002C1408"/>
    <w:rsid w:val="002C14C7"/>
    <w:rsid w:val="002C14F6"/>
    <w:rsid w:val="002C154E"/>
    <w:rsid w:val="002C155D"/>
    <w:rsid w:val="002C1664"/>
    <w:rsid w:val="002C1690"/>
    <w:rsid w:val="002C1796"/>
    <w:rsid w:val="002C17CE"/>
    <w:rsid w:val="002C18DA"/>
    <w:rsid w:val="002C21B4"/>
    <w:rsid w:val="002C2256"/>
    <w:rsid w:val="002C2271"/>
    <w:rsid w:val="002C2460"/>
    <w:rsid w:val="002C271F"/>
    <w:rsid w:val="002C27F0"/>
    <w:rsid w:val="002C280F"/>
    <w:rsid w:val="002C28C2"/>
    <w:rsid w:val="002C2C6A"/>
    <w:rsid w:val="002C30DF"/>
    <w:rsid w:val="002C352C"/>
    <w:rsid w:val="002C36F8"/>
    <w:rsid w:val="002C390C"/>
    <w:rsid w:val="002C393E"/>
    <w:rsid w:val="002C3B33"/>
    <w:rsid w:val="002C3DCB"/>
    <w:rsid w:val="002C3E70"/>
    <w:rsid w:val="002C3ED2"/>
    <w:rsid w:val="002C411C"/>
    <w:rsid w:val="002C428E"/>
    <w:rsid w:val="002C43A4"/>
    <w:rsid w:val="002C48AC"/>
    <w:rsid w:val="002C48B1"/>
    <w:rsid w:val="002C4998"/>
    <w:rsid w:val="002C4B02"/>
    <w:rsid w:val="002C4B94"/>
    <w:rsid w:val="002C4BC4"/>
    <w:rsid w:val="002C5193"/>
    <w:rsid w:val="002C51F3"/>
    <w:rsid w:val="002C52AA"/>
    <w:rsid w:val="002C592C"/>
    <w:rsid w:val="002C596D"/>
    <w:rsid w:val="002C5B0B"/>
    <w:rsid w:val="002C5C4D"/>
    <w:rsid w:val="002C5C8A"/>
    <w:rsid w:val="002C5EED"/>
    <w:rsid w:val="002C5FE6"/>
    <w:rsid w:val="002C6005"/>
    <w:rsid w:val="002C6200"/>
    <w:rsid w:val="002C6338"/>
    <w:rsid w:val="002C650D"/>
    <w:rsid w:val="002C6875"/>
    <w:rsid w:val="002C6C48"/>
    <w:rsid w:val="002C6CE0"/>
    <w:rsid w:val="002C7417"/>
    <w:rsid w:val="002C7455"/>
    <w:rsid w:val="002C75BD"/>
    <w:rsid w:val="002C7603"/>
    <w:rsid w:val="002C79B7"/>
    <w:rsid w:val="002C7B01"/>
    <w:rsid w:val="002C7B59"/>
    <w:rsid w:val="002C7BE5"/>
    <w:rsid w:val="002C7C7B"/>
    <w:rsid w:val="002C7D0C"/>
    <w:rsid w:val="002D00ED"/>
    <w:rsid w:val="002D033D"/>
    <w:rsid w:val="002D03FF"/>
    <w:rsid w:val="002D044C"/>
    <w:rsid w:val="002D077E"/>
    <w:rsid w:val="002D08DF"/>
    <w:rsid w:val="002D0CF4"/>
    <w:rsid w:val="002D0D8B"/>
    <w:rsid w:val="002D1314"/>
    <w:rsid w:val="002D13AC"/>
    <w:rsid w:val="002D14ED"/>
    <w:rsid w:val="002D15E1"/>
    <w:rsid w:val="002D16F8"/>
    <w:rsid w:val="002D1701"/>
    <w:rsid w:val="002D1E93"/>
    <w:rsid w:val="002D1F0F"/>
    <w:rsid w:val="002D206B"/>
    <w:rsid w:val="002D2173"/>
    <w:rsid w:val="002D221E"/>
    <w:rsid w:val="002D2252"/>
    <w:rsid w:val="002D2316"/>
    <w:rsid w:val="002D231B"/>
    <w:rsid w:val="002D2444"/>
    <w:rsid w:val="002D2502"/>
    <w:rsid w:val="002D26CD"/>
    <w:rsid w:val="002D2783"/>
    <w:rsid w:val="002D27CE"/>
    <w:rsid w:val="002D2879"/>
    <w:rsid w:val="002D29B3"/>
    <w:rsid w:val="002D2EED"/>
    <w:rsid w:val="002D2FD0"/>
    <w:rsid w:val="002D2FDC"/>
    <w:rsid w:val="002D3089"/>
    <w:rsid w:val="002D3130"/>
    <w:rsid w:val="002D34DD"/>
    <w:rsid w:val="002D350C"/>
    <w:rsid w:val="002D3930"/>
    <w:rsid w:val="002D3950"/>
    <w:rsid w:val="002D3F70"/>
    <w:rsid w:val="002D4130"/>
    <w:rsid w:val="002D41EF"/>
    <w:rsid w:val="002D425F"/>
    <w:rsid w:val="002D45E5"/>
    <w:rsid w:val="002D490B"/>
    <w:rsid w:val="002D492D"/>
    <w:rsid w:val="002D49F1"/>
    <w:rsid w:val="002D4A04"/>
    <w:rsid w:val="002D4B51"/>
    <w:rsid w:val="002D4B8F"/>
    <w:rsid w:val="002D4D3D"/>
    <w:rsid w:val="002D4E40"/>
    <w:rsid w:val="002D4E5D"/>
    <w:rsid w:val="002D51EE"/>
    <w:rsid w:val="002D53E1"/>
    <w:rsid w:val="002D574D"/>
    <w:rsid w:val="002D59B6"/>
    <w:rsid w:val="002D59D9"/>
    <w:rsid w:val="002D5A3D"/>
    <w:rsid w:val="002D5BFA"/>
    <w:rsid w:val="002D5E00"/>
    <w:rsid w:val="002D5E79"/>
    <w:rsid w:val="002D6052"/>
    <w:rsid w:val="002D6069"/>
    <w:rsid w:val="002D608B"/>
    <w:rsid w:val="002D6410"/>
    <w:rsid w:val="002D6728"/>
    <w:rsid w:val="002D6828"/>
    <w:rsid w:val="002D69FB"/>
    <w:rsid w:val="002D6DB9"/>
    <w:rsid w:val="002D7129"/>
    <w:rsid w:val="002D746B"/>
    <w:rsid w:val="002D74B7"/>
    <w:rsid w:val="002D7AA4"/>
    <w:rsid w:val="002D7D30"/>
    <w:rsid w:val="002D7E28"/>
    <w:rsid w:val="002D7EC4"/>
    <w:rsid w:val="002D7FE5"/>
    <w:rsid w:val="002E015C"/>
    <w:rsid w:val="002E016D"/>
    <w:rsid w:val="002E0320"/>
    <w:rsid w:val="002E0CB5"/>
    <w:rsid w:val="002E0D15"/>
    <w:rsid w:val="002E0E7D"/>
    <w:rsid w:val="002E1076"/>
    <w:rsid w:val="002E1491"/>
    <w:rsid w:val="002E15CB"/>
    <w:rsid w:val="002E161A"/>
    <w:rsid w:val="002E17DB"/>
    <w:rsid w:val="002E1872"/>
    <w:rsid w:val="002E1B8D"/>
    <w:rsid w:val="002E1BEE"/>
    <w:rsid w:val="002E1D0B"/>
    <w:rsid w:val="002E1E17"/>
    <w:rsid w:val="002E200F"/>
    <w:rsid w:val="002E20EC"/>
    <w:rsid w:val="002E2173"/>
    <w:rsid w:val="002E227D"/>
    <w:rsid w:val="002E2286"/>
    <w:rsid w:val="002E236B"/>
    <w:rsid w:val="002E2654"/>
    <w:rsid w:val="002E29B5"/>
    <w:rsid w:val="002E2A45"/>
    <w:rsid w:val="002E2A85"/>
    <w:rsid w:val="002E2B02"/>
    <w:rsid w:val="002E2BE8"/>
    <w:rsid w:val="002E2DB4"/>
    <w:rsid w:val="002E2DE9"/>
    <w:rsid w:val="002E2FB5"/>
    <w:rsid w:val="002E30CE"/>
    <w:rsid w:val="002E316A"/>
    <w:rsid w:val="002E32CB"/>
    <w:rsid w:val="002E3428"/>
    <w:rsid w:val="002E3984"/>
    <w:rsid w:val="002E3A3D"/>
    <w:rsid w:val="002E3C02"/>
    <w:rsid w:val="002E3CA8"/>
    <w:rsid w:val="002E3DE8"/>
    <w:rsid w:val="002E3E4C"/>
    <w:rsid w:val="002E4020"/>
    <w:rsid w:val="002E4035"/>
    <w:rsid w:val="002E445F"/>
    <w:rsid w:val="002E46A7"/>
    <w:rsid w:val="002E4924"/>
    <w:rsid w:val="002E497B"/>
    <w:rsid w:val="002E49B4"/>
    <w:rsid w:val="002E4B7B"/>
    <w:rsid w:val="002E4D19"/>
    <w:rsid w:val="002E4DE2"/>
    <w:rsid w:val="002E51D4"/>
    <w:rsid w:val="002E5264"/>
    <w:rsid w:val="002E52ED"/>
    <w:rsid w:val="002E55C0"/>
    <w:rsid w:val="002E56B1"/>
    <w:rsid w:val="002E56D8"/>
    <w:rsid w:val="002E5D58"/>
    <w:rsid w:val="002E5ED3"/>
    <w:rsid w:val="002E5F75"/>
    <w:rsid w:val="002E613F"/>
    <w:rsid w:val="002E64E6"/>
    <w:rsid w:val="002E64F8"/>
    <w:rsid w:val="002E6614"/>
    <w:rsid w:val="002E669A"/>
    <w:rsid w:val="002E67CD"/>
    <w:rsid w:val="002E6B9D"/>
    <w:rsid w:val="002E6BCF"/>
    <w:rsid w:val="002E6C13"/>
    <w:rsid w:val="002E6DCE"/>
    <w:rsid w:val="002E6EEF"/>
    <w:rsid w:val="002E70F9"/>
    <w:rsid w:val="002E74A9"/>
    <w:rsid w:val="002E764F"/>
    <w:rsid w:val="002E76C3"/>
    <w:rsid w:val="002E77C0"/>
    <w:rsid w:val="002E7A5C"/>
    <w:rsid w:val="002E7A9A"/>
    <w:rsid w:val="002E7C22"/>
    <w:rsid w:val="002E7DB8"/>
    <w:rsid w:val="002E7E65"/>
    <w:rsid w:val="002E7F96"/>
    <w:rsid w:val="002F00AB"/>
    <w:rsid w:val="002F01C8"/>
    <w:rsid w:val="002F03B8"/>
    <w:rsid w:val="002F060F"/>
    <w:rsid w:val="002F0667"/>
    <w:rsid w:val="002F0792"/>
    <w:rsid w:val="002F07AF"/>
    <w:rsid w:val="002F07C5"/>
    <w:rsid w:val="002F08B9"/>
    <w:rsid w:val="002F095B"/>
    <w:rsid w:val="002F09CD"/>
    <w:rsid w:val="002F0A9C"/>
    <w:rsid w:val="002F0B37"/>
    <w:rsid w:val="002F0D60"/>
    <w:rsid w:val="002F10D6"/>
    <w:rsid w:val="002F12DD"/>
    <w:rsid w:val="002F145E"/>
    <w:rsid w:val="002F1642"/>
    <w:rsid w:val="002F18D6"/>
    <w:rsid w:val="002F1A23"/>
    <w:rsid w:val="002F1A6E"/>
    <w:rsid w:val="002F1C89"/>
    <w:rsid w:val="002F22F1"/>
    <w:rsid w:val="002F24C8"/>
    <w:rsid w:val="002F26AF"/>
    <w:rsid w:val="002F2B6F"/>
    <w:rsid w:val="002F2B99"/>
    <w:rsid w:val="002F2D19"/>
    <w:rsid w:val="002F2E9D"/>
    <w:rsid w:val="002F359B"/>
    <w:rsid w:val="002F383E"/>
    <w:rsid w:val="002F3A48"/>
    <w:rsid w:val="002F3B12"/>
    <w:rsid w:val="002F3E03"/>
    <w:rsid w:val="002F4212"/>
    <w:rsid w:val="002F42E3"/>
    <w:rsid w:val="002F4355"/>
    <w:rsid w:val="002F4453"/>
    <w:rsid w:val="002F47F6"/>
    <w:rsid w:val="002F486D"/>
    <w:rsid w:val="002F487C"/>
    <w:rsid w:val="002F488B"/>
    <w:rsid w:val="002F4B2B"/>
    <w:rsid w:val="002F4CF2"/>
    <w:rsid w:val="002F4ED9"/>
    <w:rsid w:val="002F530A"/>
    <w:rsid w:val="002F574A"/>
    <w:rsid w:val="002F58BF"/>
    <w:rsid w:val="002F59CE"/>
    <w:rsid w:val="002F5B19"/>
    <w:rsid w:val="002F5C2E"/>
    <w:rsid w:val="002F5E19"/>
    <w:rsid w:val="002F5FAB"/>
    <w:rsid w:val="002F60E7"/>
    <w:rsid w:val="002F6164"/>
    <w:rsid w:val="002F6341"/>
    <w:rsid w:val="002F658E"/>
    <w:rsid w:val="002F691C"/>
    <w:rsid w:val="002F6AB0"/>
    <w:rsid w:val="002F6C8E"/>
    <w:rsid w:val="002F6CD9"/>
    <w:rsid w:val="002F6F06"/>
    <w:rsid w:val="002F7010"/>
    <w:rsid w:val="002F701F"/>
    <w:rsid w:val="002F74C2"/>
    <w:rsid w:val="002F74DC"/>
    <w:rsid w:val="002F765E"/>
    <w:rsid w:val="002F7694"/>
    <w:rsid w:val="002F77C4"/>
    <w:rsid w:val="002F7B02"/>
    <w:rsid w:val="002F7C0C"/>
    <w:rsid w:val="002F7D59"/>
    <w:rsid w:val="002F7E5A"/>
    <w:rsid w:val="002F7F7A"/>
    <w:rsid w:val="0030007F"/>
    <w:rsid w:val="00300422"/>
    <w:rsid w:val="00300801"/>
    <w:rsid w:val="00300835"/>
    <w:rsid w:val="00300A33"/>
    <w:rsid w:val="00300C69"/>
    <w:rsid w:val="00300E0B"/>
    <w:rsid w:val="00300F15"/>
    <w:rsid w:val="00301106"/>
    <w:rsid w:val="00301175"/>
    <w:rsid w:val="003011C4"/>
    <w:rsid w:val="003012AB"/>
    <w:rsid w:val="003012C6"/>
    <w:rsid w:val="00301523"/>
    <w:rsid w:val="00301674"/>
    <w:rsid w:val="003016E5"/>
    <w:rsid w:val="0030174B"/>
    <w:rsid w:val="0030190A"/>
    <w:rsid w:val="00301A30"/>
    <w:rsid w:val="00301FBA"/>
    <w:rsid w:val="00302685"/>
    <w:rsid w:val="003026D3"/>
    <w:rsid w:val="00302782"/>
    <w:rsid w:val="0030295A"/>
    <w:rsid w:val="00302CD2"/>
    <w:rsid w:val="00302D71"/>
    <w:rsid w:val="00302FD4"/>
    <w:rsid w:val="00303003"/>
    <w:rsid w:val="0030308D"/>
    <w:rsid w:val="00303127"/>
    <w:rsid w:val="00303240"/>
    <w:rsid w:val="003032FB"/>
    <w:rsid w:val="003033D0"/>
    <w:rsid w:val="003036F3"/>
    <w:rsid w:val="0030381C"/>
    <w:rsid w:val="00303828"/>
    <w:rsid w:val="00303867"/>
    <w:rsid w:val="003038B7"/>
    <w:rsid w:val="00303CE7"/>
    <w:rsid w:val="00303D90"/>
    <w:rsid w:val="00303F14"/>
    <w:rsid w:val="00304000"/>
    <w:rsid w:val="003043C5"/>
    <w:rsid w:val="00304565"/>
    <w:rsid w:val="00304610"/>
    <w:rsid w:val="00304710"/>
    <w:rsid w:val="00304715"/>
    <w:rsid w:val="00304834"/>
    <w:rsid w:val="00304B10"/>
    <w:rsid w:val="00304CDD"/>
    <w:rsid w:val="00304DC9"/>
    <w:rsid w:val="00305020"/>
    <w:rsid w:val="00305183"/>
    <w:rsid w:val="0030533C"/>
    <w:rsid w:val="00305658"/>
    <w:rsid w:val="003058A9"/>
    <w:rsid w:val="003058F2"/>
    <w:rsid w:val="00305984"/>
    <w:rsid w:val="00305B2D"/>
    <w:rsid w:val="00305C87"/>
    <w:rsid w:val="00305DAC"/>
    <w:rsid w:val="00305F3B"/>
    <w:rsid w:val="00305F7D"/>
    <w:rsid w:val="00305FBA"/>
    <w:rsid w:val="0030609C"/>
    <w:rsid w:val="00306111"/>
    <w:rsid w:val="00306171"/>
    <w:rsid w:val="0030629D"/>
    <w:rsid w:val="00306437"/>
    <w:rsid w:val="00306597"/>
    <w:rsid w:val="003065C6"/>
    <w:rsid w:val="00306693"/>
    <w:rsid w:val="0030691C"/>
    <w:rsid w:val="003069EF"/>
    <w:rsid w:val="003069FE"/>
    <w:rsid w:val="00306C82"/>
    <w:rsid w:val="00306D06"/>
    <w:rsid w:val="00306D46"/>
    <w:rsid w:val="00306E7B"/>
    <w:rsid w:val="00306EC5"/>
    <w:rsid w:val="00306F17"/>
    <w:rsid w:val="00307566"/>
    <w:rsid w:val="00307A66"/>
    <w:rsid w:val="00307B14"/>
    <w:rsid w:val="00307CD2"/>
    <w:rsid w:val="00307DF1"/>
    <w:rsid w:val="00310818"/>
    <w:rsid w:val="0031094A"/>
    <w:rsid w:val="00310A41"/>
    <w:rsid w:val="00310F37"/>
    <w:rsid w:val="00310FF4"/>
    <w:rsid w:val="00311080"/>
    <w:rsid w:val="00311392"/>
    <w:rsid w:val="003113E9"/>
    <w:rsid w:val="00311741"/>
    <w:rsid w:val="00311A41"/>
    <w:rsid w:val="00311E20"/>
    <w:rsid w:val="00311F41"/>
    <w:rsid w:val="00312130"/>
    <w:rsid w:val="0031233C"/>
    <w:rsid w:val="00312436"/>
    <w:rsid w:val="00312582"/>
    <w:rsid w:val="003129EA"/>
    <w:rsid w:val="00312E1D"/>
    <w:rsid w:val="00312E31"/>
    <w:rsid w:val="0031303F"/>
    <w:rsid w:val="003130C1"/>
    <w:rsid w:val="003133DE"/>
    <w:rsid w:val="003133F1"/>
    <w:rsid w:val="0031342E"/>
    <w:rsid w:val="00313597"/>
    <w:rsid w:val="003136C2"/>
    <w:rsid w:val="003137DA"/>
    <w:rsid w:val="00313AC1"/>
    <w:rsid w:val="00313D49"/>
    <w:rsid w:val="00313FB5"/>
    <w:rsid w:val="0031407B"/>
    <w:rsid w:val="00314296"/>
    <w:rsid w:val="0031455C"/>
    <w:rsid w:val="00314598"/>
    <w:rsid w:val="00314879"/>
    <w:rsid w:val="003148DD"/>
    <w:rsid w:val="00314927"/>
    <w:rsid w:val="00314AC8"/>
    <w:rsid w:val="00314CCB"/>
    <w:rsid w:val="00314CD2"/>
    <w:rsid w:val="00314CE0"/>
    <w:rsid w:val="00314E09"/>
    <w:rsid w:val="00315062"/>
    <w:rsid w:val="003152FC"/>
    <w:rsid w:val="00315383"/>
    <w:rsid w:val="00315414"/>
    <w:rsid w:val="00315835"/>
    <w:rsid w:val="00315EE2"/>
    <w:rsid w:val="00316037"/>
    <w:rsid w:val="003161F5"/>
    <w:rsid w:val="0031660A"/>
    <w:rsid w:val="00316662"/>
    <w:rsid w:val="00316771"/>
    <w:rsid w:val="0031681C"/>
    <w:rsid w:val="003169A1"/>
    <w:rsid w:val="003169FB"/>
    <w:rsid w:val="00316AE0"/>
    <w:rsid w:val="00316C67"/>
    <w:rsid w:val="00316E70"/>
    <w:rsid w:val="00317108"/>
    <w:rsid w:val="00317356"/>
    <w:rsid w:val="00317372"/>
    <w:rsid w:val="0031742B"/>
    <w:rsid w:val="003176D5"/>
    <w:rsid w:val="0031783D"/>
    <w:rsid w:val="00317AF0"/>
    <w:rsid w:val="00317C8A"/>
    <w:rsid w:val="00317EA4"/>
    <w:rsid w:val="0032005D"/>
    <w:rsid w:val="00320340"/>
    <w:rsid w:val="0032039B"/>
    <w:rsid w:val="00320464"/>
    <w:rsid w:val="00320479"/>
    <w:rsid w:val="00320950"/>
    <w:rsid w:val="00320A4A"/>
    <w:rsid w:val="00320AE8"/>
    <w:rsid w:val="00320C55"/>
    <w:rsid w:val="00320E4E"/>
    <w:rsid w:val="00320F6F"/>
    <w:rsid w:val="0032106F"/>
    <w:rsid w:val="00321077"/>
    <w:rsid w:val="00321332"/>
    <w:rsid w:val="003213B4"/>
    <w:rsid w:val="003213FD"/>
    <w:rsid w:val="00321A85"/>
    <w:rsid w:val="00321C38"/>
    <w:rsid w:val="00321D82"/>
    <w:rsid w:val="00321D86"/>
    <w:rsid w:val="00322042"/>
    <w:rsid w:val="00322397"/>
    <w:rsid w:val="003224F3"/>
    <w:rsid w:val="003225EF"/>
    <w:rsid w:val="003227FB"/>
    <w:rsid w:val="003228FD"/>
    <w:rsid w:val="00322972"/>
    <w:rsid w:val="00322B38"/>
    <w:rsid w:val="00322DC4"/>
    <w:rsid w:val="00322DE2"/>
    <w:rsid w:val="00322E5E"/>
    <w:rsid w:val="00323092"/>
    <w:rsid w:val="00323281"/>
    <w:rsid w:val="003233E7"/>
    <w:rsid w:val="0032363E"/>
    <w:rsid w:val="00323733"/>
    <w:rsid w:val="003237A9"/>
    <w:rsid w:val="003238E2"/>
    <w:rsid w:val="00323F1D"/>
    <w:rsid w:val="0032445E"/>
    <w:rsid w:val="00324489"/>
    <w:rsid w:val="003244A6"/>
    <w:rsid w:val="003247A6"/>
    <w:rsid w:val="003247C3"/>
    <w:rsid w:val="00324A6F"/>
    <w:rsid w:val="00324A78"/>
    <w:rsid w:val="00324AFD"/>
    <w:rsid w:val="00324C6B"/>
    <w:rsid w:val="00324CB4"/>
    <w:rsid w:val="00324D3B"/>
    <w:rsid w:val="00324F03"/>
    <w:rsid w:val="00325119"/>
    <w:rsid w:val="0032527D"/>
    <w:rsid w:val="003253A0"/>
    <w:rsid w:val="0032551F"/>
    <w:rsid w:val="003255F9"/>
    <w:rsid w:val="00325863"/>
    <w:rsid w:val="00325B2C"/>
    <w:rsid w:val="00325C8C"/>
    <w:rsid w:val="00325F7A"/>
    <w:rsid w:val="003260A1"/>
    <w:rsid w:val="003260D8"/>
    <w:rsid w:val="00326240"/>
    <w:rsid w:val="0032658B"/>
    <w:rsid w:val="00326649"/>
    <w:rsid w:val="003266A5"/>
    <w:rsid w:val="003267BC"/>
    <w:rsid w:val="0032696A"/>
    <w:rsid w:val="003272A3"/>
    <w:rsid w:val="003274FD"/>
    <w:rsid w:val="003278EA"/>
    <w:rsid w:val="0032794B"/>
    <w:rsid w:val="00327AA5"/>
    <w:rsid w:val="00327B39"/>
    <w:rsid w:val="00327B65"/>
    <w:rsid w:val="00327CCD"/>
    <w:rsid w:val="00327D88"/>
    <w:rsid w:val="00327FCC"/>
    <w:rsid w:val="00327FFA"/>
    <w:rsid w:val="00330094"/>
    <w:rsid w:val="003301A1"/>
    <w:rsid w:val="0033026F"/>
    <w:rsid w:val="003302E5"/>
    <w:rsid w:val="003304B9"/>
    <w:rsid w:val="00330612"/>
    <w:rsid w:val="0033074D"/>
    <w:rsid w:val="00330916"/>
    <w:rsid w:val="00330A64"/>
    <w:rsid w:val="00330AD2"/>
    <w:rsid w:val="00330B17"/>
    <w:rsid w:val="00330B2D"/>
    <w:rsid w:val="00330C6F"/>
    <w:rsid w:val="00330CA0"/>
    <w:rsid w:val="00330CAE"/>
    <w:rsid w:val="00330D0C"/>
    <w:rsid w:val="00330F61"/>
    <w:rsid w:val="00331045"/>
    <w:rsid w:val="00331386"/>
    <w:rsid w:val="0033156C"/>
    <w:rsid w:val="00331656"/>
    <w:rsid w:val="00331838"/>
    <w:rsid w:val="00331877"/>
    <w:rsid w:val="003318B7"/>
    <w:rsid w:val="00331AA8"/>
    <w:rsid w:val="00331D79"/>
    <w:rsid w:val="00331FD5"/>
    <w:rsid w:val="003321F9"/>
    <w:rsid w:val="0033222A"/>
    <w:rsid w:val="003324ED"/>
    <w:rsid w:val="00332774"/>
    <w:rsid w:val="0033287B"/>
    <w:rsid w:val="00332AA7"/>
    <w:rsid w:val="00332B26"/>
    <w:rsid w:val="00332B47"/>
    <w:rsid w:val="00332B83"/>
    <w:rsid w:val="00332F01"/>
    <w:rsid w:val="00333031"/>
    <w:rsid w:val="00333204"/>
    <w:rsid w:val="0033372C"/>
    <w:rsid w:val="00333AA8"/>
    <w:rsid w:val="00333C1D"/>
    <w:rsid w:val="00333C3A"/>
    <w:rsid w:val="00333DDB"/>
    <w:rsid w:val="0033414C"/>
    <w:rsid w:val="003341DA"/>
    <w:rsid w:val="00334306"/>
    <w:rsid w:val="003344CB"/>
    <w:rsid w:val="00334516"/>
    <w:rsid w:val="003345E4"/>
    <w:rsid w:val="0033477A"/>
    <w:rsid w:val="00334B17"/>
    <w:rsid w:val="00334C08"/>
    <w:rsid w:val="00334C55"/>
    <w:rsid w:val="00334F9A"/>
    <w:rsid w:val="003353CE"/>
    <w:rsid w:val="00335490"/>
    <w:rsid w:val="00335599"/>
    <w:rsid w:val="00335610"/>
    <w:rsid w:val="003357E2"/>
    <w:rsid w:val="003358BA"/>
    <w:rsid w:val="00335B6A"/>
    <w:rsid w:val="00335BA9"/>
    <w:rsid w:val="00335E81"/>
    <w:rsid w:val="00335ED8"/>
    <w:rsid w:val="0033614A"/>
    <w:rsid w:val="003362BF"/>
    <w:rsid w:val="0033634C"/>
    <w:rsid w:val="0033679E"/>
    <w:rsid w:val="00336803"/>
    <w:rsid w:val="003369B9"/>
    <w:rsid w:val="00336AD7"/>
    <w:rsid w:val="00336C5A"/>
    <w:rsid w:val="00336FA9"/>
    <w:rsid w:val="0033741D"/>
    <w:rsid w:val="003374ED"/>
    <w:rsid w:val="0033754F"/>
    <w:rsid w:val="003375EF"/>
    <w:rsid w:val="003379A0"/>
    <w:rsid w:val="00337A21"/>
    <w:rsid w:val="00337BB2"/>
    <w:rsid w:val="00337CA1"/>
    <w:rsid w:val="0034019C"/>
    <w:rsid w:val="003402D6"/>
    <w:rsid w:val="003404BF"/>
    <w:rsid w:val="00340919"/>
    <w:rsid w:val="00340A7F"/>
    <w:rsid w:val="00340B01"/>
    <w:rsid w:val="00340B4A"/>
    <w:rsid w:val="00340BB6"/>
    <w:rsid w:val="00340BCD"/>
    <w:rsid w:val="00340CDB"/>
    <w:rsid w:val="00340D97"/>
    <w:rsid w:val="00340DC3"/>
    <w:rsid w:val="00340E04"/>
    <w:rsid w:val="00341016"/>
    <w:rsid w:val="003410C0"/>
    <w:rsid w:val="0034111A"/>
    <w:rsid w:val="003411CD"/>
    <w:rsid w:val="00341268"/>
    <w:rsid w:val="00341297"/>
    <w:rsid w:val="003412D5"/>
    <w:rsid w:val="0034134D"/>
    <w:rsid w:val="003414BA"/>
    <w:rsid w:val="00341983"/>
    <w:rsid w:val="00341AF5"/>
    <w:rsid w:val="00341B4D"/>
    <w:rsid w:val="00341DAB"/>
    <w:rsid w:val="00341E3D"/>
    <w:rsid w:val="00341F81"/>
    <w:rsid w:val="00341FD2"/>
    <w:rsid w:val="0034217D"/>
    <w:rsid w:val="003421B2"/>
    <w:rsid w:val="003422A0"/>
    <w:rsid w:val="00342394"/>
    <w:rsid w:val="003423DB"/>
    <w:rsid w:val="0034244E"/>
    <w:rsid w:val="00342697"/>
    <w:rsid w:val="00342842"/>
    <w:rsid w:val="00342901"/>
    <w:rsid w:val="00342AD0"/>
    <w:rsid w:val="00342E02"/>
    <w:rsid w:val="003430A9"/>
    <w:rsid w:val="003431C1"/>
    <w:rsid w:val="00343359"/>
    <w:rsid w:val="003433CA"/>
    <w:rsid w:val="003433F6"/>
    <w:rsid w:val="00343652"/>
    <w:rsid w:val="003437E7"/>
    <w:rsid w:val="00343837"/>
    <w:rsid w:val="00343AFA"/>
    <w:rsid w:val="00343E3E"/>
    <w:rsid w:val="00343EDD"/>
    <w:rsid w:val="00343F0C"/>
    <w:rsid w:val="00343FBD"/>
    <w:rsid w:val="0034434B"/>
    <w:rsid w:val="003443D1"/>
    <w:rsid w:val="00344649"/>
    <w:rsid w:val="003446A9"/>
    <w:rsid w:val="0034484B"/>
    <w:rsid w:val="00344DAE"/>
    <w:rsid w:val="00344DB5"/>
    <w:rsid w:val="00344DF8"/>
    <w:rsid w:val="00344E2F"/>
    <w:rsid w:val="00345066"/>
    <w:rsid w:val="00345117"/>
    <w:rsid w:val="0034515C"/>
    <w:rsid w:val="00345160"/>
    <w:rsid w:val="003457BE"/>
    <w:rsid w:val="003459C2"/>
    <w:rsid w:val="00345AAB"/>
    <w:rsid w:val="00345CEB"/>
    <w:rsid w:val="00345D12"/>
    <w:rsid w:val="00345D42"/>
    <w:rsid w:val="00345D8A"/>
    <w:rsid w:val="00345FAB"/>
    <w:rsid w:val="003461B0"/>
    <w:rsid w:val="0034622A"/>
    <w:rsid w:val="003464AB"/>
    <w:rsid w:val="003465EA"/>
    <w:rsid w:val="003468AA"/>
    <w:rsid w:val="003468C1"/>
    <w:rsid w:val="003468F2"/>
    <w:rsid w:val="00346E05"/>
    <w:rsid w:val="00346FD1"/>
    <w:rsid w:val="0034730F"/>
    <w:rsid w:val="00347381"/>
    <w:rsid w:val="00347645"/>
    <w:rsid w:val="00347717"/>
    <w:rsid w:val="00347CEF"/>
    <w:rsid w:val="003502C0"/>
    <w:rsid w:val="00350325"/>
    <w:rsid w:val="00350483"/>
    <w:rsid w:val="003504FE"/>
    <w:rsid w:val="003505F2"/>
    <w:rsid w:val="00350713"/>
    <w:rsid w:val="0035088B"/>
    <w:rsid w:val="00350925"/>
    <w:rsid w:val="00350934"/>
    <w:rsid w:val="0035097F"/>
    <w:rsid w:val="00350B30"/>
    <w:rsid w:val="00350B58"/>
    <w:rsid w:val="00350BA3"/>
    <w:rsid w:val="00350D2B"/>
    <w:rsid w:val="00350EA1"/>
    <w:rsid w:val="0035118F"/>
    <w:rsid w:val="003512DD"/>
    <w:rsid w:val="00351341"/>
    <w:rsid w:val="00351727"/>
    <w:rsid w:val="00351B19"/>
    <w:rsid w:val="00351E7C"/>
    <w:rsid w:val="00351EB4"/>
    <w:rsid w:val="003521F9"/>
    <w:rsid w:val="003523A8"/>
    <w:rsid w:val="003523F9"/>
    <w:rsid w:val="00352410"/>
    <w:rsid w:val="003525CB"/>
    <w:rsid w:val="003525E8"/>
    <w:rsid w:val="003528EC"/>
    <w:rsid w:val="00352AC3"/>
    <w:rsid w:val="00352CFC"/>
    <w:rsid w:val="00352D28"/>
    <w:rsid w:val="00352D40"/>
    <w:rsid w:val="00352D6A"/>
    <w:rsid w:val="00352EAB"/>
    <w:rsid w:val="00352EE5"/>
    <w:rsid w:val="00353320"/>
    <w:rsid w:val="00353476"/>
    <w:rsid w:val="003536F8"/>
    <w:rsid w:val="003537FA"/>
    <w:rsid w:val="0035397D"/>
    <w:rsid w:val="00353A34"/>
    <w:rsid w:val="00353DE1"/>
    <w:rsid w:val="00353E42"/>
    <w:rsid w:val="0035463C"/>
    <w:rsid w:val="003547E5"/>
    <w:rsid w:val="0035483C"/>
    <w:rsid w:val="003549DD"/>
    <w:rsid w:val="00354D1E"/>
    <w:rsid w:val="00354E22"/>
    <w:rsid w:val="00354E8D"/>
    <w:rsid w:val="00354F41"/>
    <w:rsid w:val="00355055"/>
    <w:rsid w:val="0035506C"/>
    <w:rsid w:val="003552CC"/>
    <w:rsid w:val="003552D0"/>
    <w:rsid w:val="00355391"/>
    <w:rsid w:val="00355CCD"/>
    <w:rsid w:val="00355DDF"/>
    <w:rsid w:val="00356249"/>
    <w:rsid w:val="003562BD"/>
    <w:rsid w:val="003563B7"/>
    <w:rsid w:val="003566E3"/>
    <w:rsid w:val="00356C2A"/>
    <w:rsid w:val="00357021"/>
    <w:rsid w:val="003570EA"/>
    <w:rsid w:val="0035723A"/>
    <w:rsid w:val="003572CD"/>
    <w:rsid w:val="00357393"/>
    <w:rsid w:val="00357472"/>
    <w:rsid w:val="00357474"/>
    <w:rsid w:val="003577EC"/>
    <w:rsid w:val="00357B0F"/>
    <w:rsid w:val="00357BAF"/>
    <w:rsid w:val="00357BDB"/>
    <w:rsid w:val="003600F7"/>
    <w:rsid w:val="00360162"/>
    <w:rsid w:val="003602C5"/>
    <w:rsid w:val="003606DC"/>
    <w:rsid w:val="003607B6"/>
    <w:rsid w:val="003608B2"/>
    <w:rsid w:val="00360915"/>
    <w:rsid w:val="00360AB4"/>
    <w:rsid w:val="00360E49"/>
    <w:rsid w:val="0036116A"/>
    <w:rsid w:val="003616C7"/>
    <w:rsid w:val="003617CD"/>
    <w:rsid w:val="00361985"/>
    <w:rsid w:val="00361A60"/>
    <w:rsid w:val="00361ACA"/>
    <w:rsid w:val="00361AE0"/>
    <w:rsid w:val="003620A6"/>
    <w:rsid w:val="0036241B"/>
    <w:rsid w:val="00362822"/>
    <w:rsid w:val="00362C6F"/>
    <w:rsid w:val="00362C7C"/>
    <w:rsid w:val="00362EA4"/>
    <w:rsid w:val="00362F46"/>
    <w:rsid w:val="0036333D"/>
    <w:rsid w:val="00363635"/>
    <w:rsid w:val="003639A8"/>
    <w:rsid w:val="00363C03"/>
    <w:rsid w:val="00363CDC"/>
    <w:rsid w:val="00363DCC"/>
    <w:rsid w:val="00363DFF"/>
    <w:rsid w:val="00363EED"/>
    <w:rsid w:val="00363FF6"/>
    <w:rsid w:val="00363FFB"/>
    <w:rsid w:val="00364282"/>
    <w:rsid w:val="00364635"/>
    <w:rsid w:val="00364642"/>
    <w:rsid w:val="003647A1"/>
    <w:rsid w:val="003647B3"/>
    <w:rsid w:val="003647DB"/>
    <w:rsid w:val="00364825"/>
    <w:rsid w:val="0036484C"/>
    <w:rsid w:val="00364BF1"/>
    <w:rsid w:val="00364F0C"/>
    <w:rsid w:val="00364F9E"/>
    <w:rsid w:val="00365362"/>
    <w:rsid w:val="00365492"/>
    <w:rsid w:val="00365680"/>
    <w:rsid w:val="00365749"/>
    <w:rsid w:val="0036595F"/>
    <w:rsid w:val="00365C86"/>
    <w:rsid w:val="00365D54"/>
    <w:rsid w:val="00365E1E"/>
    <w:rsid w:val="00365E7F"/>
    <w:rsid w:val="003663CE"/>
    <w:rsid w:val="0036653B"/>
    <w:rsid w:val="0036672E"/>
    <w:rsid w:val="00366821"/>
    <w:rsid w:val="003668D6"/>
    <w:rsid w:val="00366D3C"/>
    <w:rsid w:val="00366E51"/>
    <w:rsid w:val="00366FA5"/>
    <w:rsid w:val="003671E3"/>
    <w:rsid w:val="00367438"/>
    <w:rsid w:val="003674A8"/>
    <w:rsid w:val="0036797F"/>
    <w:rsid w:val="00367AF6"/>
    <w:rsid w:val="0037020A"/>
    <w:rsid w:val="0037046F"/>
    <w:rsid w:val="0037056E"/>
    <w:rsid w:val="00370775"/>
    <w:rsid w:val="003707BE"/>
    <w:rsid w:val="003708B1"/>
    <w:rsid w:val="00370985"/>
    <w:rsid w:val="00370A25"/>
    <w:rsid w:val="00370C46"/>
    <w:rsid w:val="003711A8"/>
    <w:rsid w:val="0037141F"/>
    <w:rsid w:val="0037148A"/>
    <w:rsid w:val="0037164B"/>
    <w:rsid w:val="003719B6"/>
    <w:rsid w:val="00371BD4"/>
    <w:rsid w:val="00371C0E"/>
    <w:rsid w:val="00371C86"/>
    <w:rsid w:val="00371CD8"/>
    <w:rsid w:val="00371FDC"/>
    <w:rsid w:val="003720F9"/>
    <w:rsid w:val="003725EF"/>
    <w:rsid w:val="0037285D"/>
    <w:rsid w:val="00372BAD"/>
    <w:rsid w:val="00372CD9"/>
    <w:rsid w:val="00372F5A"/>
    <w:rsid w:val="0037329F"/>
    <w:rsid w:val="003732A7"/>
    <w:rsid w:val="0037332F"/>
    <w:rsid w:val="00373B63"/>
    <w:rsid w:val="003744D6"/>
    <w:rsid w:val="00374632"/>
    <w:rsid w:val="0037478A"/>
    <w:rsid w:val="00374987"/>
    <w:rsid w:val="00374C32"/>
    <w:rsid w:val="00374F94"/>
    <w:rsid w:val="00374FF9"/>
    <w:rsid w:val="00375052"/>
    <w:rsid w:val="00375178"/>
    <w:rsid w:val="00375265"/>
    <w:rsid w:val="00375521"/>
    <w:rsid w:val="00375531"/>
    <w:rsid w:val="00375675"/>
    <w:rsid w:val="0037570D"/>
    <w:rsid w:val="003758D7"/>
    <w:rsid w:val="00375946"/>
    <w:rsid w:val="00375CEE"/>
    <w:rsid w:val="00375D68"/>
    <w:rsid w:val="00375F72"/>
    <w:rsid w:val="00376791"/>
    <w:rsid w:val="00376876"/>
    <w:rsid w:val="00376904"/>
    <w:rsid w:val="00376AC3"/>
    <w:rsid w:val="00376E5B"/>
    <w:rsid w:val="00376E6D"/>
    <w:rsid w:val="00377002"/>
    <w:rsid w:val="00377333"/>
    <w:rsid w:val="003774AE"/>
    <w:rsid w:val="0037757A"/>
    <w:rsid w:val="0037761A"/>
    <w:rsid w:val="00377651"/>
    <w:rsid w:val="0037799E"/>
    <w:rsid w:val="00377D9F"/>
    <w:rsid w:val="00377E57"/>
    <w:rsid w:val="003800F1"/>
    <w:rsid w:val="0038040F"/>
    <w:rsid w:val="0038056E"/>
    <w:rsid w:val="00380921"/>
    <w:rsid w:val="00380A89"/>
    <w:rsid w:val="00380AB4"/>
    <w:rsid w:val="00380E9A"/>
    <w:rsid w:val="00381083"/>
    <w:rsid w:val="003810E2"/>
    <w:rsid w:val="0038133B"/>
    <w:rsid w:val="00381463"/>
    <w:rsid w:val="00381486"/>
    <w:rsid w:val="00381542"/>
    <w:rsid w:val="003818D6"/>
    <w:rsid w:val="003818E7"/>
    <w:rsid w:val="00381AC9"/>
    <w:rsid w:val="00381DBD"/>
    <w:rsid w:val="00381F1F"/>
    <w:rsid w:val="00381F59"/>
    <w:rsid w:val="00382112"/>
    <w:rsid w:val="0038217E"/>
    <w:rsid w:val="003821BB"/>
    <w:rsid w:val="00382204"/>
    <w:rsid w:val="0038258D"/>
    <w:rsid w:val="00382651"/>
    <w:rsid w:val="00382743"/>
    <w:rsid w:val="00382744"/>
    <w:rsid w:val="0038291D"/>
    <w:rsid w:val="00382D59"/>
    <w:rsid w:val="00382D76"/>
    <w:rsid w:val="00382E62"/>
    <w:rsid w:val="00382FFE"/>
    <w:rsid w:val="00383222"/>
    <w:rsid w:val="00383375"/>
    <w:rsid w:val="0038343D"/>
    <w:rsid w:val="003834B6"/>
    <w:rsid w:val="00383760"/>
    <w:rsid w:val="003837A5"/>
    <w:rsid w:val="003838F0"/>
    <w:rsid w:val="00383E41"/>
    <w:rsid w:val="00383F3C"/>
    <w:rsid w:val="003844FF"/>
    <w:rsid w:val="0038458D"/>
    <w:rsid w:val="003846C3"/>
    <w:rsid w:val="00384B88"/>
    <w:rsid w:val="00384C38"/>
    <w:rsid w:val="00384C63"/>
    <w:rsid w:val="00384D12"/>
    <w:rsid w:val="00385380"/>
    <w:rsid w:val="003853F8"/>
    <w:rsid w:val="00385575"/>
    <w:rsid w:val="00385590"/>
    <w:rsid w:val="003855D3"/>
    <w:rsid w:val="00385612"/>
    <w:rsid w:val="003856A6"/>
    <w:rsid w:val="003856EB"/>
    <w:rsid w:val="00385B14"/>
    <w:rsid w:val="00385C97"/>
    <w:rsid w:val="00385CF8"/>
    <w:rsid w:val="00385D17"/>
    <w:rsid w:val="003864B5"/>
    <w:rsid w:val="00386844"/>
    <w:rsid w:val="00386874"/>
    <w:rsid w:val="003868B3"/>
    <w:rsid w:val="00386BF5"/>
    <w:rsid w:val="00386CA9"/>
    <w:rsid w:val="00386FCB"/>
    <w:rsid w:val="003875AF"/>
    <w:rsid w:val="00387813"/>
    <w:rsid w:val="00387910"/>
    <w:rsid w:val="00387AF2"/>
    <w:rsid w:val="00387B59"/>
    <w:rsid w:val="00387D42"/>
    <w:rsid w:val="00387F31"/>
    <w:rsid w:val="0039038A"/>
    <w:rsid w:val="003904E6"/>
    <w:rsid w:val="00390556"/>
    <w:rsid w:val="0039068A"/>
    <w:rsid w:val="003907AF"/>
    <w:rsid w:val="00390E6D"/>
    <w:rsid w:val="00390ED6"/>
    <w:rsid w:val="00390F26"/>
    <w:rsid w:val="00390F30"/>
    <w:rsid w:val="00391094"/>
    <w:rsid w:val="0039115A"/>
    <w:rsid w:val="003911C7"/>
    <w:rsid w:val="0039125B"/>
    <w:rsid w:val="0039153C"/>
    <w:rsid w:val="0039188C"/>
    <w:rsid w:val="003919E6"/>
    <w:rsid w:val="00391A26"/>
    <w:rsid w:val="00391AB0"/>
    <w:rsid w:val="00391AFD"/>
    <w:rsid w:val="00391C35"/>
    <w:rsid w:val="00392023"/>
    <w:rsid w:val="00392117"/>
    <w:rsid w:val="0039219A"/>
    <w:rsid w:val="00392318"/>
    <w:rsid w:val="003927C9"/>
    <w:rsid w:val="00392A30"/>
    <w:rsid w:val="00392E0C"/>
    <w:rsid w:val="00392F9A"/>
    <w:rsid w:val="00393286"/>
    <w:rsid w:val="00393468"/>
    <w:rsid w:val="003936A1"/>
    <w:rsid w:val="00393705"/>
    <w:rsid w:val="00393C07"/>
    <w:rsid w:val="00393E50"/>
    <w:rsid w:val="00393E6D"/>
    <w:rsid w:val="00393FC3"/>
    <w:rsid w:val="003943A8"/>
    <w:rsid w:val="00394580"/>
    <w:rsid w:val="003945C2"/>
    <w:rsid w:val="00394AE1"/>
    <w:rsid w:val="00394C25"/>
    <w:rsid w:val="00394C41"/>
    <w:rsid w:val="00394D05"/>
    <w:rsid w:val="00394ED5"/>
    <w:rsid w:val="0039533E"/>
    <w:rsid w:val="003953DD"/>
    <w:rsid w:val="003953E2"/>
    <w:rsid w:val="00395487"/>
    <w:rsid w:val="003954A2"/>
    <w:rsid w:val="00395515"/>
    <w:rsid w:val="00395640"/>
    <w:rsid w:val="003956F7"/>
    <w:rsid w:val="00395934"/>
    <w:rsid w:val="00395991"/>
    <w:rsid w:val="003959B3"/>
    <w:rsid w:val="00395D28"/>
    <w:rsid w:val="00395FED"/>
    <w:rsid w:val="00396029"/>
    <w:rsid w:val="003961A2"/>
    <w:rsid w:val="003961C7"/>
    <w:rsid w:val="0039634F"/>
    <w:rsid w:val="003966B7"/>
    <w:rsid w:val="00396878"/>
    <w:rsid w:val="00396B73"/>
    <w:rsid w:val="00396CB3"/>
    <w:rsid w:val="00396CC4"/>
    <w:rsid w:val="00396E04"/>
    <w:rsid w:val="00396F84"/>
    <w:rsid w:val="00397001"/>
    <w:rsid w:val="003972F0"/>
    <w:rsid w:val="00397412"/>
    <w:rsid w:val="003974A8"/>
    <w:rsid w:val="00397578"/>
    <w:rsid w:val="00397930"/>
    <w:rsid w:val="00397A67"/>
    <w:rsid w:val="00397AB1"/>
    <w:rsid w:val="00397E14"/>
    <w:rsid w:val="00397E88"/>
    <w:rsid w:val="00397F83"/>
    <w:rsid w:val="003A0005"/>
    <w:rsid w:val="003A02C7"/>
    <w:rsid w:val="003A03FE"/>
    <w:rsid w:val="003A072D"/>
    <w:rsid w:val="003A0AEF"/>
    <w:rsid w:val="003A0D18"/>
    <w:rsid w:val="003A12EA"/>
    <w:rsid w:val="003A1552"/>
    <w:rsid w:val="003A163D"/>
    <w:rsid w:val="003A169B"/>
    <w:rsid w:val="003A17A5"/>
    <w:rsid w:val="003A181E"/>
    <w:rsid w:val="003A1AF7"/>
    <w:rsid w:val="003A2023"/>
    <w:rsid w:val="003A215F"/>
    <w:rsid w:val="003A2246"/>
    <w:rsid w:val="003A22EE"/>
    <w:rsid w:val="003A2543"/>
    <w:rsid w:val="003A2563"/>
    <w:rsid w:val="003A2AE1"/>
    <w:rsid w:val="003A2C91"/>
    <w:rsid w:val="003A2D61"/>
    <w:rsid w:val="003A2D66"/>
    <w:rsid w:val="003A2DEE"/>
    <w:rsid w:val="003A33BA"/>
    <w:rsid w:val="003A33F8"/>
    <w:rsid w:val="003A35F6"/>
    <w:rsid w:val="003A38A7"/>
    <w:rsid w:val="003A38C5"/>
    <w:rsid w:val="003A39BA"/>
    <w:rsid w:val="003A3BB5"/>
    <w:rsid w:val="003A3C39"/>
    <w:rsid w:val="003A3D64"/>
    <w:rsid w:val="003A3D9E"/>
    <w:rsid w:val="003A3E8A"/>
    <w:rsid w:val="003A3F04"/>
    <w:rsid w:val="003A3FA7"/>
    <w:rsid w:val="003A4120"/>
    <w:rsid w:val="003A46D2"/>
    <w:rsid w:val="003A477D"/>
    <w:rsid w:val="003A4BA0"/>
    <w:rsid w:val="003A4BBD"/>
    <w:rsid w:val="003A4D86"/>
    <w:rsid w:val="003A4DD3"/>
    <w:rsid w:val="003A4E93"/>
    <w:rsid w:val="003A5280"/>
    <w:rsid w:val="003A5326"/>
    <w:rsid w:val="003A5435"/>
    <w:rsid w:val="003A55BB"/>
    <w:rsid w:val="003A567E"/>
    <w:rsid w:val="003A56AE"/>
    <w:rsid w:val="003A56BB"/>
    <w:rsid w:val="003A5D8C"/>
    <w:rsid w:val="003A5E52"/>
    <w:rsid w:val="003A5F0A"/>
    <w:rsid w:val="003A5F49"/>
    <w:rsid w:val="003A6401"/>
    <w:rsid w:val="003A681F"/>
    <w:rsid w:val="003A6982"/>
    <w:rsid w:val="003A6991"/>
    <w:rsid w:val="003A6A16"/>
    <w:rsid w:val="003A6D3C"/>
    <w:rsid w:val="003A6D4D"/>
    <w:rsid w:val="003A7378"/>
    <w:rsid w:val="003A74A2"/>
    <w:rsid w:val="003A7A1E"/>
    <w:rsid w:val="003A7A63"/>
    <w:rsid w:val="003A7C5B"/>
    <w:rsid w:val="003A7C93"/>
    <w:rsid w:val="003A7F39"/>
    <w:rsid w:val="003B001D"/>
    <w:rsid w:val="003B03A2"/>
    <w:rsid w:val="003B04F3"/>
    <w:rsid w:val="003B04FB"/>
    <w:rsid w:val="003B0669"/>
    <w:rsid w:val="003B0C6B"/>
    <w:rsid w:val="003B11D1"/>
    <w:rsid w:val="003B1321"/>
    <w:rsid w:val="003B1324"/>
    <w:rsid w:val="003B133B"/>
    <w:rsid w:val="003B1493"/>
    <w:rsid w:val="003B1553"/>
    <w:rsid w:val="003B1A5A"/>
    <w:rsid w:val="003B1B67"/>
    <w:rsid w:val="003B1DC3"/>
    <w:rsid w:val="003B1E64"/>
    <w:rsid w:val="003B25D2"/>
    <w:rsid w:val="003B261F"/>
    <w:rsid w:val="003B2734"/>
    <w:rsid w:val="003B2B0E"/>
    <w:rsid w:val="003B2F96"/>
    <w:rsid w:val="003B328D"/>
    <w:rsid w:val="003B34FC"/>
    <w:rsid w:val="003B3621"/>
    <w:rsid w:val="003B3632"/>
    <w:rsid w:val="003B382F"/>
    <w:rsid w:val="003B393E"/>
    <w:rsid w:val="003B3B13"/>
    <w:rsid w:val="003B3BC0"/>
    <w:rsid w:val="003B3BCB"/>
    <w:rsid w:val="003B3CBC"/>
    <w:rsid w:val="003B3D57"/>
    <w:rsid w:val="003B3D8F"/>
    <w:rsid w:val="003B3DBF"/>
    <w:rsid w:val="003B3F9B"/>
    <w:rsid w:val="003B4059"/>
    <w:rsid w:val="003B40DA"/>
    <w:rsid w:val="003B40F0"/>
    <w:rsid w:val="003B4140"/>
    <w:rsid w:val="003B4392"/>
    <w:rsid w:val="003B43EA"/>
    <w:rsid w:val="003B451B"/>
    <w:rsid w:val="003B4908"/>
    <w:rsid w:val="003B4A59"/>
    <w:rsid w:val="003B4C90"/>
    <w:rsid w:val="003B4E15"/>
    <w:rsid w:val="003B4E44"/>
    <w:rsid w:val="003B4EE3"/>
    <w:rsid w:val="003B502D"/>
    <w:rsid w:val="003B50A6"/>
    <w:rsid w:val="003B520D"/>
    <w:rsid w:val="003B53E5"/>
    <w:rsid w:val="003B53E7"/>
    <w:rsid w:val="003B54D6"/>
    <w:rsid w:val="003B57D0"/>
    <w:rsid w:val="003B5CB1"/>
    <w:rsid w:val="003B5F2A"/>
    <w:rsid w:val="003B5F4B"/>
    <w:rsid w:val="003B5F7B"/>
    <w:rsid w:val="003B5FBE"/>
    <w:rsid w:val="003B6048"/>
    <w:rsid w:val="003B610A"/>
    <w:rsid w:val="003B62B1"/>
    <w:rsid w:val="003B6544"/>
    <w:rsid w:val="003B6E4B"/>
    <w:rsid w:val="003B70C5"/>
    <w:rsid w:val="003B744B"/>
    <w:rsid w:val="003B753D"/>
    <w:rsid w:val="003B75BE"/>
    <w:rsid w:val="003B78DB"/>
    <w:rsid w:val="003B79E6"/>
    <w:rsid w:val="003B7B48"/>
    <w:rsid w:val="003B7E68"/>
    <w:rsid w:val="003B7FD1"/>
    <w:rsid w:val="003C014C"/>
    <w:rsid w:val="003C03B5"/>
    <w:rsid w:val="003C063D"/>
    <w:rsid w:val="003C06F4"/>
    <w:rsid w:val="003C0823"/>
    <w:rsid w:val="003C0A7E"/>
    <w:rsid w:val="003C0C07"/>
    <w:rsid w:val="003C0C2C"/>
    <w:rsid w:val="003C0C4D"/>
    <w:rsid w:val="003C0C55"/>
    <w:rsid w:val="003C0CAA"/>
    <w:rsid w:val="003C0CC8"/>
    <w:rsid w:val="003C0CCA"/>
    <w:rsid w:val="003C0D9A"/>
    <w:rsid w:val="003C110D"/>
    <w:rsid w:val="003C1168"/>
    <w:rsid w:val="003C149A"/>
    <w:rsid w:val="003C16CF"/>
    <w:rsid w:val="003C16F2"/>
    <w:rsid w:val="003C175F"/>
    <w:rsid w:val="003C1760"/>
    <w:rsid w:val="003C1AC0"/>
    <w:rsid w:val="003C1B6E"/>
    <w:rsid w:val="003C21D3"/>
    <w:rsid w:val="003C22E4"/>
    <w:rsid w:val="003C23AF"/>
    <w:rsid w:val="003C25DC"/>
    <w:rsid w:val="003C25FF"/>
    <w:rsid w:val="003C2670"/>
    <w:rsid w:val="003C2756"/>
    <w:rsid w:val="003C279F"/>
    <w:rsid w:val="003C2831"/>
    <w:rsid w:val="003C2AF2"/>
    <w:rsid w:val="003C2D10"/>
    <w:rsid w:val="003C2E99"/>
    <w:rsid w:val="003C2FE8"/>
    <w:rsid w:val="003C3328"/>
    <w:rsid w:val="003C344C"/>
    <w:rsid w:val="003C3759"/>
    <w:rsid w:val="003C38EB"/>
    <w:rsid w:val="003C3BF1"/>
    <w:rsid w:val="003C3EBF"/>
    <w:rsid w:val="003C3FF8"/>
    <w:rsid w:val="003C400A"/>
    <w:rsid w:val="003C428B"/>
    <w:rsid w:val="003C4366"/>
    <w:rsid w:val="003C468F"/>
    <w:rsid w:val="003C48D6"/>
    <w:rsid w:val="003C4A88"/>
    <w:rsid w:val="003C4FFA"/>
    <w:rsid w:val="003C5030"/>
    <w:rsid w:val="003C5036"/>
    <w:rsid w:val="003C509E"/>
    <w:rsid w:val="003C50B6"/>
    <w:rsid w:val="003C5103"/>
    <w:rsid w:val="003C5361"/>
    <w:rsid w:val="003C53C7"/>
    <w:rsid w:val="003C5512"/>
    <w:rsid w:val="003C5688"/>
    <w:rsid w:val="003C588E"/>
    <w:rsid w:val="003C5C11"/>
    <w:rsid w:val="003C5D38"/>
    <w:rsid w:val="003C5DD0"/>
    <w:rsid w:val="003C5F8B"/>
    <w:rsid w:val="003C63C2"/>
    <w:rsid w:val="003C6566"/>
    <w:rsid w:val="003C65A4"/>
    <w:rsid w:val="003C6629"/>
    <w:rsid w:val="003C667C"/>
    <w:rsid w:val="003C66A0"/>
    <w:rsid w:val="003C6E9F"/>
    <w:rsid w:val="003C7531"/>
    <w:rsid w:val="003C76B8"/>
    <w:rsid w:val="003C76D4"/>
    <w:rsid w:val="003C777F"/>
    <w:rsid w:val="003C77BA"/>
    <w:rsid w:val="003C7814"/>
    <w:rsid w:val="003C7A29"/>
    <w:rsid w:val="003C7DD5"/>
    <w:rsid w:val="003C7EAD"/>
    <w:rsid w:val="003D0110"/>
    <w:rsid w:val="003D02F3"/>
    <w:rsid w:val="003D0423"/>
    <w:rsid w:val="003D08C5"/>
    <w:rsid w:val="003D099C"/>
    <w:rsid w:val="003D0B61"/>
    <w:rsid w:val="003D0B8B"/>
    <w:rsid w:val="003D0C6B"/>
    <w:rsid w:val="003D0E6B"/>
    <w:rsid w:val="003D0E9F"/>
    <w:rsid w:val="003D0F93"/>
    <w:rsid w:val="003D1228"/>
    <w:rsid w:val="003D126E"/>
    <w:rsid w:val="003D12C0"/>
    <w:rsid w:val="003D1334"/>
    <w:rsid w:val="003D1677"/>
    <w:rsid w:val="003D16C1"/>
    <w:rsid w:val="003D1853"/>
    <w:rsid w:val="003D1A2B"/>
    <w:rsid w:val="003D1B61"/>
    <w:rsid w:val="003D1B74"/>
    <w:rsid w:val="003D1E56"/>
    <w:rsid w:val="003D1FF9"/>
    <w:rsid w:val="003D20A6"/>
    <w:rsid w:val="003D2236"/>
    <w:rsid w:val="003D226A"/>
    <w:rsid w:val="003D2562"/>
    <w:rsid w:val="003D2610"/>
    <w:rsid w:val="003D287A"/>
    <w:rsid w:val="003D2A3C"/>
    <w:rsid w:val="003D2B8C"/>
    <w:rsid w:val="003D2BE0"/>
    <w:rsid w:val="003D2C01"/>
    <w:rsid w:val="003D2C76"/>
    <w:rsid w:val="003D2DCD"/>
    <w:rsid w:val="003D2E8B"/>
    <w:rsid w:val="003D2F13"/>
    <w:rsid w:val="003D2F72"/>
    <w:rsid w:val="003D2F80"/>
    <w:rsid w:val="003D3144"/>
    <w:rsid w:val="003D32E3"/>
    <w:rsid w:val="003D333E"/>
    <w:rsid w:val="003D348A"/>
    <w:rsid w:val="003D34D5"/>
    <w:rsid w:val="003D368B"/>
    <w:rsid w:val="003D3B7D"/>
    <w:rsid w:val="003D3D59"/>
    <w:rsid w:val="003D3E41"/>
    <w:rsid w:val="003D3EA4"/>
    <w:rsid w:val="003D3F2A"/>
    <w:rsid w:val="003D425D"/>
    <w:rsid w:val="003D434B"/>
    <w:rsid w:val="003D43D7"/>
    <w:rsid w:val="003D471A"/>
    <w:rsid w:val="003D48D1"/>
    <w:rsid w:val="003D4A13"/>
    <w:rsid w:val="003D4A73"/>
    <w:rsid w:val="003D4AF1"/>
    <w:rsid w:val="003D4D52"/>
    <w:rsid w:val="003D4EE5"/>
    <w:rsid w:val="003D506B"/>
    <w:rsid w:val="003D5081"/>
    <w:rsid w:val="003D56E0"/>
    <w:rsid w:val="003D58A8"/>
    <w:rsid w:val="003D59B4"/>
    <w:rsid w:val="003D59ED"/>
    <w:rsid w:val="003D5AA3"/>
    <w:rsid w:val="003D5AAD"/>
    <w:rsid w:val="003D5AB7"/>
    <w:rsid w:val="003D5CB2"/>
    <w:rsid w:val="003D5CB6"/>
    <w:rsid w:val="003D5CCD"/>
    <w:rsid w:val="003D6081"/>
    <w:rsid w:val="003D60AC"/>
    <w:rsid w:val="003D60D3"/>
    <w:rsid w:val="003D6226"/>
    <w:rsid w:val="003D632B"/>
    <w:rsid w:val="003D6363"/>
    <w:rsid w:val="003D649D"/>
    <w:rsid w:val="003D6553"/>
    <w:rsid w:val="003D65BF"/>
    <w:rsid w:val="003D6608"/>
    <w:rsid w:val="003D663A"/>
    <w:rsid w:val="003D66AF"/>
    <w:rsid w:val="003D67A7"/>
    <w:rsid w:val="003D6C1E"/>
    <w:rsid w:val="003D6DFB"/>
    <w:rsid w:val="003D6DFF"/>
    <w:rsid w:val="003D6E5D"/>
    <w:rsid w:val="003D6ED5"/>
    <w:rsid w:val="003D6ED6"/>
    <w:rsid w:val="003D6F66"/>
    <w:rsid w:val="003D6FAA"/>
    <w:rsid w:val="003D717A"/>
    <w:rsid w:val="003D73FF"/>
    <w:rsid w:val="003D752E"/>
    <w:rsid w:val="003D7734"/>
    <w:rsid w:val="003D7764"/>
    <w:rsid w:val="003D789E"/>
    <w:rsid w:val="003D79EA"/>
    <w:rsid w:val="003D7B41"/>
    <w:rsid w:val="003D7C4A"/>
    <w:rsid w:val="003D7CFE"/>
    <w:rsid w:val="003D7E64"/>
    <w:rsid w:val="003D7F98"/>
    <w:rsid w:val="003E0323"/>
    <w:rsid w:val="003E04B6"/>
    <w:rsid w:val="003E04E8"/>
    <w:rsid w:val="003E04F6"/>
    <w:rsid w:val="003E0533"/>
    <w:rsid w:val="003E07F2"/>
    <w:rsid w:val="003E0B5B"/>
    <w:rsid w:val="003E0C65"/>
    <w:rsid w:val="003E0D14"/>
    <w:rsid w:val="003E0D85"/>
    <w:rsid w:val="003E0F32"/>
    <w:rsid w:val="003E10BB"/>
    <w:rsid w:val="003E139C"/>
    <w:rsid w:val="003E1422"/>
    <w:rsid w:val="003E1A6C"/>
    <w:rsid w:val="003E1B8B"/>
    <w:rsid w:val="003E1BCB"/>
    <w:rsid w:val="003E1C3B"/>
    <w:rsid w:val="003E1F19"/>
    <w:rsid w:val="003E1FB0"/>
    <w:rsid w:val="003E2036"/>
    <w:rsid w:val="003E2102"/>
    <w:rsid w:val="003E236F"/>
    <w:rsid w:val="003E24B2"/>
    <w:rsid w:val="003E24DA"/>
    <w:rsid w:val="003E2D5E"/>
    <w:rsid w:val="003E2ED0"/>
    <w:rsid w:val="003E2F45"/>
    <w:rsid w:val="003E300F"/>
    <w:rsid w:val="003E30BF"/>
    <w:rsid w:val="003E325C"/>
    <w:rsid w:val="003E3411"/>
    <w:rsid w:val="003E345B"/>
    <w:rsid w:val="003E373D"/>
    <w:rsid w:val="003E3820"/>
    <w:rsid w:val="003E3E6C"/>
    <w:rsid w:val="003E3EC1"/>
    <w:rsid w:val="003E3FDB"/>
    <w:rsid w:val="003E4313"/>
    <w:rsid w:val="003E440C"/>
    <w:rsid w:val="003E44B3"/>
    <w:rsid w:val="003E4552"/>
    <w:rsid w:val="003E45B6"/>
    <w:rsid w:val="003E4879"/>
    <w:rsid w:val="003E4B10"/>
    <w:rsid w:val="003E4BDE"/>
    <w:rsid w:val="003E4C78"/>
    <w:rsid w:val="003E4CA3"/>
    <w:rsid w:val="003E4CF8"/>
    <w:rsid w:val="003E4E0B"/>
    <w:rsid w:val="003E4ED3"/>
    <w:rsid w:val="003E518A"/>
    <w:rsid w:val="003E52C4"/>
    <w:rsid w:val="003E53D3"/>
    <w:rsid w:val="003E55FA"/>
    <w:rsid w:val="003E58F8"/>
    <w:rsid w:val="003E5C7B"/>
    <w:rsid w:val="003E5C9C"/>
    <w:rsid w:val="003E5D15"/>
    <w:rsid w:val="003E5E04"/>
    <w:rsid w:val="003E5E10"/>
    <w:rsid w:val="003E5EC4"/>
    <w:rsid w:val="003E5FC9"/>
    <w:rsid w:val="003E600E"/>
    <w:rsid w:val="003E6267"/>
    <w:rsid w:val="003E627B"/>
    <w:rsid w:val="003E62FC"/>
    <w:rsid w:val="003E64DB"/>
    <w:rsid w:val="003E66A9"/>
    <w:rsid w:val="003E66E4"/>
    <w:rsid w:val="003E6798"/>
    <w:rsid w:val="003E6948"/>
    <w:rsid w:val="003E6FDB"/>
    <w:rsid w:val="003E7012"/>
    <w:rsid w:val="003E7115"/>
    <w:rsid w:val="003E7633"/>
    <w:rsid w:val="003E7B24"/>
    <w:rsid w:val="003E7C56"/>
    <w:rsid w:val="003F0251"/>
    <w:rsid w:val="003F027C"/>
    <w:rsid w:val="003F030C"/>
    <w:rsid w:val="003F03DE"/>
    <w:rsid w:val="003F0536"/>
    <w:rsid w:val="003F0556"/>
    <w:rsid w:val="003F0754"/>
    <w:rsid w:val="003F0A5C"/>
    <w:rsid w:val="003F0AC5"/>
    <w:rsid w:val="003F0C24"/>
    <w:rsid w:val="003F0D9A"/>
    <w:rsid w:val="003F0DB7"/>
    <w:rsid w:val="003F0F35"/>
    <w:rsid w:val="003F115A"/>
    <w:rsid w:val="003F1191"/>
    <w:rsid w:val="003F1753"/>
    <w:rsid w:val="003F1858"/>
    <w:rsid w:val="003F192E"/>
    <w:rsid w:val="003F1B6A"/>
    <w:rsid w:val="003F1FBC"/>
    <w:rsid w:val="003F2528"/>
    <w:rsid w:val="003F2576"/>
    <w:rsid w:val="003F2712"/>
    <w:rsid w:val="003F2D08"/>
    <w:rsid w:val="003F30F6"/>
    <w:rsid w:val="003F3224"/>
    <w:rsid w:val="003F3511"/>
    <w:rsid w:val="003F3669"/>
    <w:rsid w:val="003F37DE"/>
    <w:rsid w:val="003F3851"/>
    <w:rsid w:val="003F38F2"/>
    <w:rsid w:val="003F3968"/>
    <w:rsid w:val="003F3991"/>
    <w:rsid w:val="003F3A8F"/>
    <w:rsid w:val="003F3ABF"/>
    <w:rsid w:val="003F3D6C"/>
    <w:rsid w:val="003F3DE8"/>
    <w:rsid w:val="003F3F42"/>
    <w:rsid w:val="003F41A6"/>
    <w:rsid w:val="003F4856"/>
    <w:rsid w:val="003F4ED4"/>
    <w:rsid w:val="003F5292"/>
    <w:rsid w:val="003F5300"/>
    <w:rsid w:val="003F5510"/>
    <w:rsid w:val="003F5584"/>
    <w:rsid w:val="003F55D7"/>
    <w:rsid w:val="003F566B"/>
    <w:rsid w:val="003F5842"/>
    <w:rsid w:val="003F5917"/>
    <w:rsid w:val="003F5951"/>
    <w:rsid w:val="003F5DAA"/>
    <w:rsid w:val="003F5DF4"/>
    <w:rsid w:val="003F5E44"/>
    <w:rsid w:val="003F61D6"/>
    <w:rsid w:val="003F62B8"/>
    <w:rsid w:val="003F6433"/>
    <w:rsid w:val="003F6838"/>
    <w:rsid w:val="003F6948"/>
    <w:rsid w:val="003F6A6D"/>
    <w:rsid w:val="003F6ABF"/>
    <w:rsid w:val="003F6BBB"/>
    <w:rsid w:val="003F6D0D"/>
    <w:rsid w:val="003F6F0E"/>
    <w:rsid w:val="003F7191"/>
    <w:rsid w:val="003F7210"/>
    <w:rsid w:val="003F7C9C"/>
    <w:rsid w:val="003F7FC5"/>
    <w:rsid w:val="0040035C"/>
    <w:rsid w:val="00400564"/>
    <w:rsid w:val="0040059B"/>
    <w:rsid w:val="00400725"/>
    <w:rsid w:val="0040072E"/>
    <w:rsid w:val="0040077C"/>
    <w:rsid w:val="00400931"/>
    <w:rsid w:val="00400A65"/>
    <w:rsid w:val="00400E1A"/>
    <w:rsid w:val="00400E1C"/>
    <w:rsid w:val="00401144"/>
    <w:rsid w:val="00401150"/>
    <w:rsid w:val="00401303"/>
    <w:rsid w:val="0040137B"/>
    <w:rsid w:val="00401381"/>
    <w:rsid w:val="004013B2"/>
    <w:rsid w:val="00401704"/>
    <w:rsid w:val="00401AE7"/>
    <w:rsid w:val="00401B0B"/>
    <w:rsid w:val="00401D47"/>
    <w:rsid w:val="00401F9A"/>
    <w:rsid w:val="00402310"/>
    <w:rsid w:val="0040243B"/>
    <w:rsid w:val="004025A2"/>
    <w:rsid w:val="00402930"/>
    <w:rsid w:val="00402ADA"/>
    <w:rsid w:val="00402C87"/>
    <w:rsid w:val="00402D29"/>
    <w:rsid w:val="00402D63"/>
    <w:rsid w:val="0040301F"/>
    <w:rsid w:val="004031AE"/>
    <w:rsid w:val="004034FC"/>
    <w:rsid w:val="00403A64"/>
    <w:rsid w:val="00403B34"/>
    <w:rsid w:val="00403F86"/>
    <w:rsid w:val="00404009"/>
    <w:rsid w:val="004044AC"/>
    <w:rsid w:val="00404688"/>
    <w:rsid w:val="004046E1"/>
    <w:rsid w:val="004047E7"/>
    <w:rsid w:val="00404CCF"/>
    <w:rsid w:val="00404DD0"/>
    <w:rsid w:val="00404EB8"/>
    <w:rsid w:val="004055B6"/>
    <w:rsid w:val="00405755"/>
    <w:rsid w:val="00406079"/>
    <w:rsid w:val="004061CE"/>
    <w:rsid w:val="004061DD"/>
    <w:rsid w:val="00406A04"/>
    <w:rsid w:val="00406F63"/>
    <w:rsid w:val="00407366"/>
    <w:rsid w:val="00407473"/>
    <w:rsid w:val="00407655"/>
    <w:rsid w:val="004077FA"/>
    <w:rsid w:val="00410266"/>
    <w:rsid w:val="00410277"/>
    <w:rsid w:val="00410470"/>
    <w:rsid w:val="004104C3"/>
    <w:rsid w:val="00410E4A"/>
    <w:rsid w:val="00410EB2"/>
    <w:rsid w:val="004112D8"/>
    <w:rsid w:val="00411344"/>
    <w:rsid w:val="004117F9"/>
    <w:rsid w:val="0041182F"/>
    <w:rsid w:val="00411CA7"/>
    <w:rsid w:val="00411CAE"/>
    <w:rsid w:val="00411EDC"/>
    <w:rsid w:val="00411F7B"/>
    <w:rsid w:val="00412330"/>
    <w:rsid w:val="0041237F"/>
    <w:rsid w:val="004123A2"/>
    <w:rsid w:val="004123E1"/>
    <w:rsid w:val="0041248A"/>
    <w:rsid w:val="0041296F"/>
    <w:rsid w:val="00412C77"/>
    <w:rsid w:val="004131D5"/>
    <w:rsid w:val="004133EC"/>
    <w:rsid w:val="0041383A"/>
    <w:rsid w:val="00413960"/>
    <w:rsid w:val="00413ABB"/>
    <w:rsid w:val="00413BB1"/>
    <w:rsid w:val="00414187"/>
    <w:rsid w:val="0041421B"/>
    <w:rsid w:val="00414238"/>
    <w:rsid w:val="004142CD"/>
    <w:rsid w:val="0041443D"/>
    <w:rsid w:val="00414447"/>
    <w:rsid w:val="004144B0"/>
    <w:rsid w:val="00414799"/>
    <w:rsid w:val="00414C40"/>
    <w:rsid w:val="00414EA9"/>
    <w:rsid w:val="00415177"/>
    <w:rsid w:val="0041529E"/>
    <w:rsid w:val="0041533C"/>
    <w:rsid w:val="00415439"/>
    <w:rsid w:val="0041555A"/>
    <w:rsid w:val="004155CA"/>
    <w:rsid w:val="00415670"/>
    <w:rsid w:val="00415681"/>
    <w:rsid w:val="00415AFC"/>
    <w:rsid w:val="00415CA3"/>
    <w:rsid w:val="004160A0"/>
    <w:rsid w:val="004161C0"/>
    <w:rsid w:val="0041624E"/>
    <w:rsid w:val="00416688"/>
    <w:rsid w:val="00416C24"/>
    <w:rsid w:val="00416E39"/>
    <w:rsid w:val="00416EC0"/>
    <w:rsid w:val="00416F38"/>
    <w:rsid w:val="00417106"/>
    <w:rsid w:val="004173EE"/>
    <w:rsid w:val="00417414"/>
    <w:rsid w:val="004176A0"/>
    <w:rsid w:val="00417C0E"/>
    <w:rsid w:val="00417C16"/>
    <w:rsid w:val="00417E51"/>
    <w:rsid w:val="0042039F"/>
    <w:rsid w:val="00420719"/>
    <w:rsid w:val="0042082B"/>
    <w:rsid w:val="004208A3"/>
    <w:rsid w:val="004208F4"/>
    <w:rsid w:val="004209EE"/>
    <w:rsid w:val="00420C48"/>
    <w:rsid w:val="00420C54"/>
    <w:rsid w:val="00420D37"/>
    <w:rsid w:val="00420D56"/>
    <w:rsid w:val="00421377"/>
    <w:rsid w:val="004214AE"/>
    <w:rsid w:val="00421578"/>
    <w:rsid w:val="00421718"/>
    <w:rsid w:val="00421A8A"/>
    <w:rsid w:val="00421BA7"/>
    <w:rsid w:val="00421F17"/>
    <w:rsid w:val="00421F1D"/>
    <w:rsid w:val="004220FF"/>
    <w:rsid w:val="0042217E"/>
    <w:rsid w:val="004222F2"/>
    <w:rsid w:val="0042251C"/>
    <w:rsid w:val="0042295E"/>
    <w:rsid w:val="00422A2C"/>
    <w:rsid w:val="00422AC8"/>
    <w:rsid w:val="00422C98"/>
    <w:rsid w:val="00422CA0"/>
    <w:rsid w:val="00422E04"/>
    <w:rsid w:val="00422F8F"/>
    <w:rsid w:val="004230B1"/>
    <w:rsid w:val="00423139"/>
    <w:rsid w:val="0042325A"/>
    <w:rsid w:val="004232AA"/>
    <w:rsid w:val="004233D0"/>
    <w:rsid w:val="0042344E"/>
    <w:rsid w:val="0042362C"/>
    <w:rsid w:val="004237DA"/>
    <w:rsid w:val="00423994"/>
    <w:rsid w:val="00423AD4"/>
    <w:rsid w:val="00423B9E"/>
    <w:rsid w:val="00423C03"/>
    <w:rsid w:val="00423D49"/>
    <w:rsid w:val="00423D70"/>
    <w:rsid w:val="00423DE9"/>
    <w:rsid w:val="00423E26"/>
    <w:rsid w:val="00423E42"/>
    <w:rsid w:val="00423EF5"/>
    <w:rsid w:val="00423F03"/>
    <w:rsid w:val="00423F15"/>
    <w:rsid w:val="00423F29"/>
    <w:rsid w:val="00423F89"/>
    <w:rsid w:val="00424071"/>
    <w:rsid w:val="00424227"/>
    <w:rsid w:val="00424464"/>
    <w:rsid w:val="004245F0"/>
    <w:rsid w:val="00424A6E"/>
    <w:rsid w:val="00424DD7"/>
    <w:rsid w:val="00424E83"/>
    <w:rsid w:val="004256AC"/>
    <w:rsid w:val="004259FC"/>
    <w:rsid w:val="00425D05"/>
    <w:rsid w:val="00425F0D"/>
    <w:rsid w:val="0042640A"/>
    <w:rsid w:val="00426547"/>
    <w:rsid w:val="00426548"/>
    <w:rsid w:val="00426590"/>
    <w:rsid w:val="004267B5"/>
    <w:rsid w:val="00426867"/>
    <w:rsid w:val="00426B7B"/>
    <w:rsid w:val="00426CEF"/>
    <w:rsid w:val="00426D4B"/>
    <w:rsid w:val="00426EC3"/>
    <w:rsid w:val="00426F51"/>
    <w:rsid w:val="00426F89"/>
    <w:rsid w:val="00427293"/>
    <w:rsid w:val="0042734B"/>
    <w:rsid w:val="004273BD"/>
    <w:rsid w:val="0042753C"/>
    <w:rsid w:val="004275DD"/>
    <w:rsid w:val="00427635"/>
    <w:rsid w:val="00427667"/>
    <w:rsid w:val="0042787A"/>
    <w:rsid w:val="0042793E"/>
    <w:rsid w:val="00427951"/>
    <w:rsid w:val="00427A8C"/>
    <w:rsid w:val="00427BA4"/>
    <w:rsid w:val="00427CAE"/>
    <w:rsid w:val="00427D0C"/>
    <w:rsid w:val="00427D8A"/>
    <w:rsid w:val="00427D96"/>
    <w:rsid w:val="00427DCA"/>
    <w:rsid w:val="00427F0C"/>
    <w:rsid w:val="00430190"/>
    <w:rsid w:val="004301E8"/>
    <w:rsid w:val="00430665"/>
    <w:rsid w:val="00430735"/>
    <w:rsid w:val="00430A31"/>
    <w:rsid w:val="00430A3C"/>
    <w:rsid w:val="00430EC7"/>
    <w:rsid w:val="00431479"/>
    <w:rsid w:val="00431579"/>
    <w:rsid w:val="004315A8"/>
    <w:rsid w:val="004316F1"/>
    <w:rsid w:val="004319BC"/>
    <w:rsid w:val="00431A32"/>
    <w:rsid w:val="00431B17"/>
    <w:rsid w:val="00431C60"/>
    <w:rsid w:val="00431E70"/>
    <w:rsid w:val="00431F09"/>
    <w:rsid w:val="00431FF0"/>
    <w:rsid w:val="0043203E"/>
    <w:rsid w:val="00432095"/>
    <w:rsid w:val="00432101"/>
    <w:rsid w:val="00432199"/>
    <w:rsid w:val="004321CD"/>
    <w:rsid w:val="004322F5"/>
    <w:rsid w:val="00432334"/>
    <w:rsid w:val="00432486"/>
    <w:rsid w:val="004326C9"/>
    <w:rsid w:val="00432790"/>
    <w:rsid w:val="00432D54"/>
    <w:rsid w:val="00432E86"/>
    <w:rsid w:val="0043300E"/>
    <w:rsid w:val="00433225"/>
    <w:rsid w:val="004333E0"/>
    <w:rsid w:val="00433679"/>
    <w:rsid w:val="004336CA"/>
    <w:rsid w:val="00433819"/>
    <w:rsid w:val="0043391C"/>
    <w:rsid w:val="00433A90"/>
    <w:rsid w:val="00433AA5"/>
    <w:rsid w:val="00433AC4"/>
    <w:rsid w:val="00433BE9"/>
    <w:rsid w:val="00433DE2"/>
    <w:rsid w:val="00433E20"/>
    <w:rsid w:val="004340D0"/>
    <w:rsid w:val="0043440C"/>
    <w:rsid w:val="004344A7"/>
    <w:rsid w:val="004344CE"/>
    <w:rsid w:val="004347B4"/>
    <w:rsid w:val="0043491F"/>
    <w:rsid w:val="00434C11"/>
    <w:rsid w:val="00434D5F"/>
    <w:rsid w:val="00435338"/>
    <w:rsid w:val="0043545B"/>
    <w:rsid w:val="00435490"/>
    <w:rsid w:val="00435632"/>
    <w:rsid w:val="00435786"/>
    <w:rsid w:val="004357F5"/>
    <w:rsid w:val="00435AAF"/>
    <w:rsid w:val="00435B3B"/>
    <w:rsid w:val="00435C3A"/>
    <w:rsid w:val="00435E86"/>
    <w:rsid w:val="00435EC3"/>
    <w:rsid w:val="00435F91"/>
    <w:rsid w:val="00436106"/>
    <w:rsid w:val="00436A2D"/>
    <w:rsid w:val="00436AE2"/>
    <w:rsid w:val="00436D5F"/>
    <w:rsid w:val="00436F36"/>
    <w:rsid w:val="00436FC2"/>
    <w:rsid w:val="004374CD"/>
    <w:rsid w:val="00437514"/>
    <w:rsid w:val="0043758C"/>
    <w:rsid w:val="004375BB"/>
    <w:rsid w:val="00437724"/>
    <w:rsid w:val="004377B3"/>
    <w:rsid w:val="0043783B"/>
    <w:rsid w:val="00437A7F"/>
    <w:rsid w:val="00437B52"/>
    <w:rsid w:val="00437BA0"/>
    <w:rsid w:val="00437C3C"/>
    <w:rsid w:val="00437F64"/>
    <w:rsid w:val="00440048"/>
    <w:rsid w:val="00440156"/>
    <w:rsid w:val="00440165"/>
    <w:rsid w:val="004401B4"/>
    <w:rsid w:val="0044024F"/>
    <w:rsid w:val="004404F1"/>
    <w:rsid w:val="00440869"/>
    <w:rsid w:val="004408D5"/>
    <w:rsid w:val="0044095F"/>
    <w:rsid w:val="00440B74"/>
    <w:rsid w:val="00440B8D"/>
    <w:rsid w:val="00440C52"/>
    <w:rsid w:val="004411C0"/>
    <w:rsid w:val="0044133A"/>
    <w:rsid w:val="004413B6"/>
    <w:rsid w:val="0044149D"/>
    <w:rsid w:val="00441773"/>
    <w:rsid w:val="00441852"/>
    <w:rsid w:val="00441B04"/>
    <w:rsid w:val="00441C41"/>
    <w:rsid w:val="00441EB6"/>
    <w:rsid w:val="0044210E"/>
    <w:rsid w:val="00442195"/>
    <w:rsid w:val="0044224B"/>
    <w:rsid w:val="00442612"/>
    <w:rsid w:val="004426B5"/>
    <w:rsid w:val="004428B3"/>
    <w:rsid w:val="00442CCD"/>
    <w:rsid w:val="00442D3C"/>
    <w:rsid w:val="00442E56"/>
    <w:rsid w:val="00442EF0"/>
    <w:rsid w:val="00442FED"/>
    <w:rsid w:val="004433C3"/>
    <w:rsid w:val="004434A2"/>
    <w:rsid w:val="00443660"/>
    <w:rsid w:val="00443918"/>
    <w:rsid w:val="00443992"/>
    <w:rsid w:val="00443AC0"/>
    <w:rsid w:val="00443B5C"/>
    <w:rsid w:val="00443CED"/>
    <w:rsid w:val="00443D9A"/>
    <w:rsid w:val="00443FF6"/>
    <w:rsid w:val="0044402B"/>
    <w:rsid w:val="004440CB"/>
    <w:rsid w:val="00444116"/>
    <w:rsid w:val="004443AF"/>
    <w:rsid w:val="004444E8"/>
    <w:rsid w:val="00444DCD"/>
    <w:rsid w:val="00444EEE"/>
    <w:rsid w:val="00445031"/>
    <w:rsid w:val="004455F5"/>
    <w:rsid w:val="004458E4"/>
    <w:rsid w:val="004459FE"/>
    <w:rsid w:val="00445A45"/>
    <w:rsid w:val="00445C07"/>
    <w:rsid w:val="00445C91"/>
    <w:rsid w:val="00445DE2"/>
    <w:rsid w:val="004460A7"/>
    <w:rsid w:val="004460DB"/>
    <w:rsid w:val="00446127"/>
    <w:rsid w:val="0044641B"/>
    <w:rsid w:val="00446544"/>
    <w:rsid w:val="004465F6"/>
    <w:rsid w:val="004469F7"/>
    <w:rsid w:val="00446B56"/>
    <w:rsid w:val="00446B82"/>
    <w:rsid w:val="00446C5E"/>
    <w:rsid w:val="00446D13"/>
    <w:rsid w:val="0044702C"/>
    <w:rsid w:val="00447159"/>
    <w:rsid w:val="004471BF"/>
    <w:rsid w:val="004474EB"/>
    <w:rsid w:val="004478F2"/>
    <w:rsid w:val="004479E6"/>
    <w:rsid w:val="00447A75"/>
    <w:rsid w:val="00447AF4"/>
    <w:rsid w:val="00447C7D"/>
    <w:rsid w:val="00447D48"/>
    <w:rsid w:val="00447D8A"/>
    <w:rsid w:val="00447DC7"/>
    <w:rsid w:val="00450037"/>
    <w:rsid w:val="0045005C"/>
    <w:rsid w:val="00450075"/>
    <w:rsid w:val="00450211"/>
    <w:rsid w:val="00450393"/>
    <w:rsid w:val="00450972"/>
    <w:rsid w:val="00450A21"/>
    <w:rsid w:val="00450F68"/>
    <w:rsid w:val="0045108E"/>
    <w:rsid w:val="004510BA"/>
    <w:rsid w:val="004510D9"/>
    <w:rsid w:val="004514A7"/>
    <w:rsid w:val="0045151B"/>
    <w:rsid w:val="00451613"/>
    <w:rsid w:val="0045172F"/>
    <w:rsid w:val="0045177D"/>
    <w:rsid w:val="00451860"/>
    <w:rsid w:val="00451969"/>
    <w:rsid w:val="00451B10"/>
    <w:rsid w:val="00451B83"/>
    <w:rsid w:val="00451C10"/>
    <w:rsid w:val="0045221B"/>
    <w:rsid w:val="0045243A"/>
    <w:rsid w:val="004524AC"/>
    <w:rsid w:val="00452602"/>
    <w:rsid w:val="00452A15"/>
    <w:rsid w:val="00452D8C"/>
    <w:rsid w:val="00452DC8"/>
    <w:rsid w:val="004532F5"/>
    <w:rsid w:val="004534BE"/>
    <w:rsid w:val="00453B1E"/>
    <w:rsid w:val="00453BD7"/>
    <w:rsid w:val="00453C7D"/>
    <w:rsid w:val="00453DD9"/>
    <w:rsid w:val="00453E2C"/>
    <w:rsid w:val="00453F36"/>
    <w:rsid w:val="004540A1"/>
    <w:rsid w:val="004541B4"/>
    <w:rsid w:val="004541B6"/>
    <w:rsid w:val="00454275"/>
    <w:rsid w:val="004543AB"/>
    <w:rsid w:val="00454545"/>
    <w:rsid w:val="00454567"/>
    <w:rsid w:val="00454670"/>
    <w:rsid w:val="004548CA"/>
    <w:rsid w:val="00454C53"/>
    <w:rsid w:val="00454E8D"/>
    <w:rsid w:val="00454F1B"/>
    <w:rsid w:val="00454F45"/>
    <w:rsid w:val="00455205"/>
    <w:rsid w:val="004553FA"/>
    <w:rsid w:val="00455469"/>
    <w:rsid w:val="0045577F"/>
    <w:rsid w:val="0045597D"/>
    <w:rsid w:val="00455CD9"/>
    <w:rsid w:val="00455F83"/>
    <w:rsid w:val="004560B9"/>
    <w:rsid w:val="00456281"/>
    <w:rsid w:val="00456380"/>
    <w:rsid w:val="004566F1"/>
    <w:rsid w:val="00456C71"/>
    <w:rsid w:val="00456F9B"/>
    <w:rsid w:val="00457104"/>
    <w:rsid w:val="0045725C"/>
    <w:rsid w:val="004572FB"/>
    <w:rsid w:val="0045731E"/>
    <w:rsid w:val="00457397"/>
    <w:rsid w:val="004573FC"/>
    <w:rsid w:val="00457519"/>
    <w:rsid w:val="00457592"/>
    <w:rsid w:val="004575F8"/>
    <w:rsid w:val="00457676"/>
    <w:rsid w:val="00457681"/>
    <w:rsid w:val="00457747"/>
    <w:rsid w:val="004577E1"/>
    <w:rsid w:val="00457A64"/>
    <w:rsid w:val="00457B47"/>
    <w:rsid w:val="00457D08"/>
    <w:rsid w:val="00457DB3"/>
    <w:rsid w:val="00460499"/>
    <w:rsid w:val="004605AC"/>
    <w:rsid w:val="004606CB"/>
    <w:rsid w:val="004609C7"/>
    <w:rsid w:val="00460DE4"/>
    <w:rsid w:val="00460E06"/>
    <w:rsid w:val="004611E8"/>
    <w:rsid w:val="00461495"/>
    <w:rsid w:val="004614F4"/>
    <w:rsid w:val="00461578"/>
    <w:rsid w:val="00461600"/>
    <w:rsid w:val="00461645"/>
    <w:rsid w:val="0046170F"/>
    <w:rsid w:val="00461732"/>
    <w:rsid w:val="004618BE"/>
    <w:rsid w:val="0046199A"/>
    <w:rsid w:val="00461BF4"/>
    <w:rsid w:val="00461D0D"/>
    <w:rsid w:val="00462316"/>
    <w:rsid w:val="00462496"/>
    <w:rsid w:val="004629A3"/>
    <w:rsid w:val="00462C2F"/>
    <w:rsid w:val="00462C79"/>
    <w:rsid w:val="00462F20"/>
    <w:rsid w:val="004630A7"/>
    <w:rsid w:val="004630F6"/>
    <w:rsid w:val="00463181"/>
    <w:rsid w:val="0046323B"/>
    <w:rsid w:val="004633A2"/>
    <w:rsid w:val="004634B9"/>
    <w:rsid w:val="00463580"/>
    <w:rsid w:val="004635DB"/>
    <w:rsid w:val="00463AFE"/>
    <w:rsid w:val="00463EAA"/>
    <w:rsid w:val="00464034"/>
    <w:rsid w:val="004640F6"/>
    <w:rsid w:val="0046416B"/>
    <w:rsid w:val="00464981"/>
    <w:rsid w:val="004649AC"/>
    <w:rsid w:val="00464A29"/>
    <w:rsid w:val="00464D85"/>
    <w:rsid w:val="00464F79"/>
    <w:rsid w:val="004652EF"/>
    <w:rsid w:val="004653D1"/>
    <w:rsid w:val="0046549E"/>
    <w:rsid w:val="00465A7B"/>
    <w:rsid w:val="00465B29"/>
    <w:rsid w:val="00465E45"/>
    <w:rsid w:val="00465F6D"/>
    <w:rsid w:val="004663CA"/>
    <w:rsid w:val="0046663C"/>
    <w:rsid w:val="00466822"/>
    <w:rsid w:val="00466B17"/>
    <w:rsid w:val="00466B6E"/>
    <w:rsid w:val="00466EE5"/>
    <w:rsid w:val="0046700A"/>
    <w:rsid w:val="00467064"/>
    <w:rsid w:val="00467157"/>
    <w:rsid w:val="00467173"/>
    <w:rsid w:val="004671E9"/>
    <w:rsid w:val="00467438"/>
    <w:rsid w:val="00467547"/>
    <w:rsid w:val="0046755D"/>
    <w:rsid w:val="004678A7"/>
    <w:rsid w:val="004679A7"/>
    <w:rsid w:val="004679CF"/>
    <w:rsid w:val="004679F8"/>
    <w:rsid w:val="00467ABC"/>
    <w:rsid w:val="00467BCC"/>
    <w:rsid w:val="00467D44"/>
    <w:rsid w:val="00467D56"/>
    <w:rsid w:val="00467DF3"/>
    <w:rsid w:val="00467E26"/>
    <w:rsid w:val="00467E3E"/>
    <w:rsid w:val="00467F1C"/>
    <w:rsid w:val="004700BA"/>
    <w:rsid w:val="004700F3"/>
    <w:rsid w:val="004705C0"/>
    <w:rsid w:val="00470646"/>
    <w:rsid w:val="0047068E"/>
    <w:rsid w:val="00470723"/>
    <w:rsid w:val="0047096A"/>
    <w:rsid w:val="00470D02"/>
    <w:rsid w:val="0047108D"/>
    <w:rsid w:val="0047183A"/>
    <w:rsid w:val="00471AE7"/>
    <w:rsid w:val="00471BC7"/>
    <w:rsid w:val="00471BEC"/>
    <w:rsid w:val="00471BF6"/>
    <w:rsid w:val="00471D15"/>
    <w:rsid w:val="00471DDD"/>
    <w:rsid w:val="004721FB"/>
    <w:rsid w:val="0047222D"/>
    <w:rsid w:val="0047233D"/>
    <w:rsid w:val="0047240A"/>
    <w:rsid w:val="00472611"/>
    <w:rsid w:val="00472A4E"/>
    <w:rsid w:val="00472AD1"/>
    <w:rsid w:val="00472AEB"/>
    <w:rsid w:val="00472B98"/>
    <w:rsid w:val="00472BDF"/>
    <w:rsid w:val="00472CE2"/>
    <w:rsid w:val="00473035"/>
    <w:rsid w:val="0047319E"/>
    <w:rsid w:val="00473231"/>
    <w:rsid w:val="004734CB"/>
    <w:rsid w:val="004736A6"/>
    <w:rsid w:val="00473BEF"/>
    <w:rsid w:val="00474484"/>
    <w:rsid w:val="004744B0"/>
    <w:rsid w:val="0047457D"/>
    <w:rsid w:val="0047458D"/>
    <w:rsid w:val="004746E3"/>
    <w:rsid w:val="00474772"/>
    <w:rsid w:val="00474842"/>
    <w:rsid w:val="00474A53"/>
    <w:rsid w:val="00474CD2"/>
    <w:rsid w:val="00474EAE"/>
    <w:rsid w:val="00475026"/>
    <w:rsid w:val="0047502D"/>
    <w:rsid w:val="004750F0"/>
    <w:rsid w:val="0047513E"/>
    <w:rsid w:val="004754D0"/>
    <w:rsid w:val="0047577F"/>
    <w:rsid w:val="00475B98"/>
    <w:rsid w:val="00475CC3"/>
    <w:rsid w:val="00475D21"/>
    <w:rsid w:val="00475E0C"/>
    <w:rsid w:val="004760F9"/>
    <w:rsid w:val="004763A3"/>
    <w:rsid w:val="004763CC"/>
    <w:rsid w:val="0047655C"/>
    <w:rsid w:val="00476636"/>
    <w:rsid w:val="00476699"/>
    <w:rsid w:val="00476966"/>
    <w:rsid w:val="00476AB0"/>
    <w:rsid w:val="00476AB5"/>
    <w:rsid w:val="00476D01"/>
    <w:rsid w:val="00477290"/>
    <w:rsid w:val="00477521"/>
    <w:rsid w:val="0047791D"/>
    <w:rsid w:val="00477A24"/>
    <w:rsid w:val="00477D44"/>
    <w:rsid w:val="004800E0"/>
    <w:rsid w:val="004800FF"/>
    <w:rsid w:val="00480131"/>
    <w:rsid w:val="00480473"/>
    <w:rsid w:val="0048048E"/>
    <w:rsid w:val="00480724"/>
    <w:rsid w:val="00480732"/>
    <w:rsid w:val="0048094E"/>
    <w:rsid w:val="00480BF1"/>
    <w:rsid w:val="00480CF5"/>
    <w:rsid w:val="00480DDE"/>
    <w:rsid w:val="00480FE2"/>
    <w:rsid w:val="00481015"/>
    <w:rsid w:val="004811C1"/>
    <w:rsid w:val="00481313"/>
    <w:rsid w:val="004815B3"/>
    <w:rsid w:val="00481608"/>
    <w:rsid w:val="00481BE9"/>
    <w:rsid w:val="00481DC1"/>
    <w:rsid w:val="00481F59"/>
    <w:rsid w:val="0048216E"/>
    <w:rsid w:val="00482224"/>
    <w:rsid w:val="0048234C"/>
    <w:rsid w:val="00482562"/>
    <w:rsid w:val="0048275E"/>
    <w:rsid w:val="00482772"/>
    <w:rsid w:val="004828DE"/>
    <w:rsid w:val="00482B2C"/>
    <w:rsid w:val="00482DBC"/>
    <w:rsid w:val="00483043"/>
    <w:rsid w:val="004831A9"/>
    <w:rsid w:val="004833EA"/>
    <w:rsid w:val="00483455"/>
    <w:rsid w:val="0048348F"/>
    <w:rsid w:val="004834C9"/>
    <w:rsid w:val="004834CA"/>
    <w:rsid w:val="00483511"/>
    <w:rsid w:val="00483A56"/>
    <w:rsid w:val="00483C14"/>
    <w:rsid w:val="00483CEA"/>
    <w:rsid w:val="00483D42"/>
    <w:rsid w:val="00484044"/>
    <w:rsid w:val="00484064"/>
    <w:rsid w:val="0048415A"/>
    <w:rsid w:val="0048438D"/>
    <w:rsid w:val="004843E7"/>
    <w:rsid w:val="004847B9"/>
    <w:rsid w:val="00484927"/>
    <w:rsid w:val="00484CDC"/>
    <w:rsid w:val="00484E36"/>
    <w:rsid w:val="00484F43"/>
    <w:rsid w:val="0048513E"/>
    <w:rsid w:val="004851BA"/>
    <w:rsid w:val="004855AB"/>
    <w:rsid w:val="004856E9"/>
    <w:rsid w:val="00485945"/>
    <w:rsid w:val="0048597F"/>
    <w:rsid w:val="00485A56"/>
    <w:rsid w:val="00485B3C"/>
    <w:rsid w:val="00485B3F"/>
    <w:rsid w:val="00485B88"/>
    <w:rsid w:val="00485E99"/>
    <w:rsid w:val="00485EAE"/>
    <w:rsid w:val="0048615D"/>
    <w:rsid w:val="0048627A"/>
    <w:rsid w:val="00486311"/>
    <w:rsid w:val="004863C5"/>
    <w:rsid w:val="0048644A"/>
    <w:rsid w:val="00486507"/>
    <w:rsid w:val="004867B9"/>
    <w:rsid w:val="004868EB"/>
    <w:rsid w:val="00486A4B"/>
    <w:rsid w:val="00486AF6"/>
    <w:rsid w:val="00486B3A"/>
    <w:rsid w:val="00486C28"/>
    <w:rsid w:val="0048707D"/>
    <w:rsid w:val="00487283"/>
    <w:rsid w:val="004874E6"/>
    <w:rsid w:val="0048759E"/>
    <w:rsid w:val="004876D3"/>
    <w:rsid w:val="0048773C"/>
    <w:rsid w:val="00487862"/>
    <w:rsid w:val="00487C3F"/>
    <w:rsid w:val="00487D94"/>
    <w:rsid w:val="00487EE1"/>
    <w:rsid w:val="00487F33"/>
    <w:rsid w:val="0049015F"/>
    <w:rsid w:val="004901FA"/>
    <w:rsid w:val="004904E2"/>
    <w:rsid w:val="004906B0"/>
    <w:rsid w:val="00490752"/>
    <w:rsid w:val="00490B1C"/>
    <w:rsid w:val="00490B68"/>
    <w:rsid w:val="00490BBD"/>
    <w:rsid w:val="00491269"/>
    <w:rsid w:val="0049152F"/>
    <w:rsid w:val="00491606"/>
    <w:rsid w:val="0049171A"/>
    <w:rsid w:val="004917D0"/>
    <w:rsid w:val="00491CC6"/>
    <w:rsid w:val="00491E82"/>
    <w:rsid w:val="0049207B"/>
    <w:rsid w:val="0049208D"/>
    <w:rsid w:val="004920AE"/>
    <w:rsid w:val="00492368"/>
    <w:rsid w:val="00492684"/>
    <w:rsid w:val="00492D1B"/>
    <w:rsid w:val="00492D88"/>
    <w:rsid w:val="00492D8F"/>
    <w:rsid w:val="00492DC9"/>
    <w:rsid w:val="00492F10"/>
    <w:rsid w:val="00493288"/>
    <w:rsid w:val="004932C4"/>
    <w:rsid w:val="0049368C"/>
    <w:rsid w:val="0049379D"/>
    <w:rsid w:val="00493A70"/>
    <w:rsid w:val="00493B18"/>
    <w:rsid w:val="00493B54"/>
    <w:rsid w:val="00493DB3"/>
    <w:rsid w:val="004940E0"/>
    <w:rsid w:val="004941E3"/>
    <w:rsid w:val="0049422C"/>
    <w:rsid w:val="00494505"/>
    <w:rsid w:val="004949FD"/>
    <w:rsid w:val="00494A0F"/>
    <w:rsid w:val="00494C9F"/>
    <w:rsid w:val="00494DF4"/>
    <w:rsid w:val="00494E25"/>
    <w:rsid w:val="004951C2"/>
    <w:rsid w:val="00495215"/>
    <w:rsid w:val="004953CD"/>
    <w:rsid w:val="0049546F"/>
    <w:rsid w:val="004954D4"/>
    <w:rsid w:val="00495523"/>
    <w:rsid w:val="004955C1"/>
    <w:rsid w:val="00495619"/>
    <w:rsid w:val="004957CD"/>
    <w:rsid w:val="00495909"/>
    <w:rsid w:val="00495D46"/>
    <w:rsid w:val="00495D98"/>
    <w:rsid w:val="00495FA9"/>
    <w:rsid w:val="0049617C"/>
    <w:rsid w:val="00496269"/>
    <w:rsid w:val="00496572"/>
    <w:rsid w:val="004966CD"/>
    <w:rsid w:val="004968AE"/>
    <w:rsid w:val="00496A95"/>
    <w:rsid w:val="00496AC5"/>
    <w:rsid w:val="00496B61"/>
    <w:rsid w:val="00496CB6"/>
    <w:rsid w:val="00496D2D"/>
    <w:rsid w:val="00496E76"/>
    <w:rsid w:val="00497175"/>
    <w:rsid w:val="00497444"/>
    <w:rsid w:val="004975F8"/>
    <w:rsid w:val="00497611"/>
    <w:rsid w:val="0049763A"/>
    <w:rsid w:val="00497898"/>
    <w:rsid w:val="00497AFA"/>
    <w:rsid w:val="00497FDC"/>
    <w:rsid w:val="004A0464"/>
    <w:rsid w:val="004A072A"/>
    <w:rsid w:val="004A07AD"/>
    <w:rsid w:val="004A07D9"/>
    <w:rsid w:val="004A081F"/>
    <w:rsid w:val="004A091B"/>
    <w:rsid w:val="004A0A25"/>
    <w:rsid w:val="004A0ACA"/>
    <w:rsid w:val="004A0E52"/>
    <w:rsid w:val="004A13D3"/>
    <w:rsid w:val="004A15F5"/>
    <w:rsid w:val="004A1728"/>
    <w:rsid w:val="004A1755"/>
    <w:rsid w:val="004A1BD2"/>
    <w:rsid w:val="004A1CB3"/>
    <w:rsid w:val="004A1D49"/>
    <w:rsid w:val="004A1DAB"/>
    <w:rsid w:val="004A1E9E"/>
    <w:rsid w:val="004A2005"/>
    <w:rsid w:val="004A2043"/>
    <w:rsid w:val="004A2076"/>
    <w:rsid w:val="004A207F"/>
    <w:rsid w:val="004A2102"/>
    <w:rsid w:val="004A2537"/>
    <w:rsid w:val="004A2658"/>
    <w:rsid w:val="004A295E"/>
    <w:rsid w:val="004A2A4B"/>
    <w:rsid w:val="004A2A65"/>
    <w:rsid w:val="004A2B67"/>
    <w:rsid w:val="004A2BDE"/>
    <w:rsid w:val="004A2ECF"/>
    <w:rsid w:val="004A2F62"/>
    <w:rsid w:val="004A2FA1"/>
    <w:rsid w:val="004A30CF"/>
    <w:rsid w:val="004A362F"/>
    <w:rsid w:val="004A37EF"/>
    <w:rsid w:val="004A3C6B"/>
    <w:rsid w:val="004A3C6D"/>
    <w:rsid w:val="004A3D0F"/>
    <w:rsid w:val="004A3D16"/>
    <w:rsid w:val="004A407D"/>
    <w:rsid w:val="004A4171"/>
    <w:rsid w:val="004A44B1"/>
    <w:rsid w:val="004A4691"/>
    <w:rsid w:val="004A497E"/>
    <w:rsid w:val="004A4A35"/>
    <w:rsid w:val="004A4AED"/>
    <w:rsid w:val="004A4BED"/>
    <w:rsid w:val="004A4E59"/>
    <w:rsid w:val="004A4EC7"/>
    <w:rsid w:val="004A4F72"/>
    <w:rsid w:val="004A50BC"/>
    <w:rsid w:val="004A5101"/>
    <w:rsid w:val="004A51A9"/>
    <w:rsid w:val="004A51D1"/>
    <w:rsid w:val="004A5232"/>
    <w:rsid w:val="004A533F"/>
    <w:rsid w:val="004A54E8"/>
    <w:rsid w:val="004A5523"/>
    <w:rsid w:val="004A55F6"/>
    <w:rsid w:val="004A56B1"/>
    <w:rsid w:val="004A5915"/>
    <w:rsid w:val="004A5B58"/>
    <w:rsid w:val="004A5DA8"/>
    <w:rsid w:val="004A5E04"/>
    <w:rsid w:val="004A5F76"/>
    <w:rsid w:val="004A6043"/>
    <w:rsid w:val="004A6159"/>
    <w:rsid w:val="004A630D"/>
    <w:rsid w:val="004A6624"/>
    <w:rsid w:val="004A662C"/>
    <w:rsid w:val="004A6711"/>
    <w:rsid w:val="004A6DB7"/>
    <w:rsid w:val="004A6E1D"/>
    <w:rsid w:val="004A6EA3"/>
    <w:rsid w:val="004A729F"/>
    <w:rsid w:val="004A72D9"/>
    <w:rsid w:val="004A7619"/>
    <w:rsid w:val="004A765D"/>
    <w:rsid w:val="004A7663"/>
    <w:rsid w:val="004A7688"/>
    <w:rsid w:val="004A7BD7"/>
    <w:rsid w:val="004A7C62"/>
    <w:rsid w:val="004A7C81"/>
    <w:rsid w:val="004A7E46"/>
    <w:rsid w:val="004A7EAF"/>
    <w:rsid w:val="004A7EB4"/>
    <w:rsid w:val="004A7ED2"/>
    <w:rsid w:val="004A7F2D"/>
    <w:rsid w:val="004B0089"/>
    <w:rsid w:val="004B00E4"/>
    <w:rsid w:val="004B0148"/>
    <w:rsid w:val="004B0580"/>
    <w:rsid w:val="004B05AB"/>
    <w:rsid w:val="004B05CC"/>
    <w:rsid w:val="004B0610"/>
    <w:rsid w:val="004B098D"/>
    <w:rsid w:val="004B0F3C"/>
    <w:rsid w:val="004B0F53"/>
    <w:rsid w:val="004B0F8B"/>
    <w:rsid w:val="004B1070"/>
    <w:rsid w:val="004B1230"/>
    <w:rsid w:val="004B151B"/>
    <w:rsid w:val="004B1641"/>
    <w:rsid w:val="004B18D9"/>
    <w:rsid w:val="004B18E5"/>
    <w:rsid w:val="004B1945"/>
    <w:rsid w:val="004B194C"/>
    <w:rsid w:val="004B1957"/>
    <w:rsid w:val="004B1BBF"/>
    <w:rsid w:val="004B1E31"/>
    <w:rsid w:val="004B1EB2"/>
    <w:rsid w:val="004B1F73"/>
    <w:rsid w:val="004B2008"/>
    <w:rsid w:val="004B213A"/>
    <w:rsid w:val="004B2247"/>
    <w:rsid w:val="004B24B9"/>
    <w:rsid w:val="004B25C3"/>
    <w:rsid w:val="004B2612"/>
    <w:rsid w:val="004B2776"/>
    <w:rsid w:val="004B277F"/>
    <w:rsid w:val="004B280C"/>
    <w:rsid w:val="004B2878"/>
    <w:rsid w:val="004B2AA7"/>
    <w:rsid w:val="004B2BBF"/>
    <w:rsid w:val="004B2BF3"/>
    <w:rsid w:val="004B314F"/>
    <w:rsid w:val="004B336A"/>
    <w:rsid w:val="004B3764"/>
    <w:rsid w:val="004B3BF1"/>
    <w:rsid w:val="004B3DF9"/>
    <w:rsid w:val="004B410B"/>
    <w:rsid w:val="004B464C"/>
    <w:rsid w:val="004B46A1"/>
    <w:rsid w:val="004B4722"/>
    <w:rsid w:val="004B47A2"/>
    <w:rsid w:val="004B4844"/>
    <w:rsid w:val="004B488F"/>
    <w:rsid w:val="004B494C"/>
    <w:rsid w:val="004B4BB4"/>
    <w:rsid w:val="004B4D30"/>
    <w:rsid w:val="004B4DB7"/>
    <w:rsid w:val="004B4FBE"/>
    <w:rsid w:val="004B501A"/>
    <w:rsid w:val="004B5385"/>
    <w:rsid w:val="004B5428"/>
    <w:rsid w:val="004B54BB"/>
    <w:rsid w:val="004B558D"/>
    <w:rsid w:val="004B56CF"/>
    <w:rsid w:val="004B5749"/>
    <w:rsid w:val="004B599F"/>
    <w:rsid w:val="004B5A2D"/>
    <w:rsid w:val="004B5D6E"/>
    <w:rsid w:val="004B6077"/>
    <w:rsid w:val="004B644B"/>
    <w:rsid w:val="004B6653"/>
    <w:rsid w:val="004B6B27"/>
    <w:rsid w:val="004B6C20"/>
    <w:rsid w:val="004B6CA2"/>
    <w:rsid w:val="004B6F7A"/>
    <w:rsid w:val="004B70AB"/>
    <w:rsid w:val="004B7208"/>
    <w:rsid w:val="004B7487"/>
    <w:rsid w:val="004B766C"/>
    <w:rsid w:val="004B7823"/>
    <w:rsid w:val="004B7A84"/>
    <w:rsid w:val="004B7C01"/>
    <w:rsid w:val="004B7D69"/>
    <w:rsid w:val="004B7FE7"/>
    <w:rsid w:val="004C0097"/>
    <w:rsid w:val="004C012D"/>
    <w:rsid w:val="004C04D7"/>
    <w:rsid w:val="004C052C"/>
    <w:rsid w:val="004C062E"/>
    <w:rsid w:val="004C06C6"/>
    <w:rsid w:val="004C06EE"/>
    <w:rsid w:val="004C07EF"/>
    <w:rsid w:val="004C086D"/>
    <w:rsid w:val="004C08C1"/>
    <w:rsid w:val="004C098B"/>
    <w:rsid w:val="004C0A2F"/>
    <w:rsid w:val="004C0AC5"/>
    <w:rsid w:val="004C0B93"/>
    <w:rsid w:val="004C0C68"/>
    <w:rsid w:val="004C0D76"/>
    <w:rsid w:val="004C0EE4"/>
    <w:rsid w:val="004C0F9F"/>
    <w:rsid w:val="004C0FA6"/>
    <w:rsid w:val="004C1188"/>
    <w:rsid w:val="004C1319"/>
    <w:rsid w:val="004C1323"/>
    <w:rsid w:val="004C1451"/>
    <w:rsid w:val="004C145C"/>
    <w:rsid w:val="004C1566"/>
    <w:rsid w:val="004C183B"/>
    <w:rsid w:val="004C18D2"/>
    <w:rsid w:val="004C1973"/>
    <w:rsid w:val="004C1B7D"/>
    <w:rsid w:val="004C1C13"/>
    <w:rsid w:val="004C1C1B"/>
    <w:rsid w:val="004C1C41"/>
    <w:rsid w:val="004C1D0C"/>
    <w:rsid w:val="004C1D7A"/>
    <w:rsid w:val="004C1D9E"/>
    <w:rsid w:val="004C1E92"/>
    <w:rsid w:val="004C26B8"/>
    <w:rsid w:val="004C2AA4"/>
    <w:rsid w:val="004C2BB5"/>
    <w:rsid w:val="004C2BBB"/>
    <w:rsid w:val="004C2D89"/>
    <w:rsid w:val="004C2DA0"/>
    <w:rsid w:val="004C2E7E"/>
    <w:rsid w:val="004C2E8B"/>
    <w:rsid w:val="004C2FAE"/>
    <w:rsid w:val="004C3104"/>
    <w:rsid w:val="004C3238"/>
    <w:rsid w:val="004C35A1"/>
    <w:rsid w:val="004C3A00"/>
    <w:rsid w:val="004C3A06"/>
    <w:rsid w:val="004C3C29"/>
    <w:rsid w:val="004C3CC3"/>
    <w:rsid w:val="004C3D56"/>
    <w:rsid w:val="004C3E86"/>
    <w:rsid w:val="004C41F6"/>
    <w:rsid w:val="004C44AE"/>
    <w:rsid w:val="004C45C3"/>
    <w:rsid w:val="004C45E1"/>
    <w:rsid w:val="004C4939"/>
    <w:rsid w:val="004C4A7F"/>
    <w:rsid w:val="004C4B14"/>
    <w:rsid w:val="004C4DBA"/>
    <w:rsid w:val="004C4DBD"/>
    <w:rsid w:val="004C4E7F"/>
    <w:rsid w:val="004C4F4F"/>
    <w:rsid w:val="004C4FCC"/>
    <w:rsid w:val="004C508E"/>
    <w:rsid w:val="004C5240"/>
    <w:rsid w:val="004C5257"/>
    <w:rsid w:val="004C5290"/>
    <w:rsid w:val="004C5324"/>
    <w:rsid w:val="004C53C4"/>
    <w:rsid w:val="004C54C3"/>
    <w:rsid w:val="004C5571"/>
    <w:rsid w:val="004C5936"/>
    <w:rsid w:val="004C5A43"/>
    <w:rsid w:val="004C5E68"/>
    <w:rsid w:val="004C6511"/>
    <w:rsid w:val="004C6CCC"/>
    <w:rsid w:val="004C6E6D"/>
    <w:rsid w:val="004C6F36"/>
    <w:rsid w:val="004C6FD8"/>
    <w:rsid w:val="004C727A"/>
    <w:rsid w:val="004C7317"/>
    <w:rsid w:val="004C739C"/>
    <w:rsid w:val="004C744C"/>
    <w:rsid w:val="004C77B1"/>
    <w:rsid w:val="004C7A85"/>
    <w:rsid w:val="004C7B8F"/>
    <w:rsid w:val="004C7C3E"/>
    <w:rsid w:val="004C7EA8"/>
    <w:rsid w:val="004C7FBE"/>
    <w:rsid w:val="004C7FF4"/>
    <w:rsid w:val="004D038F"/>
    <w:rsid w:val="004D0490"/>
    <w:rsid w:val="004D0855"/>
    <w:rsid w:val="004D0873"/>
    <w:rsid w:val="004D08C8"/>
    <w:rsid w:val="004D0A0D"/>
    <w:rsid w:val="004D0A22"/>
    <w:rsid w:val="004D0BCB"/>
    <w:rsid w:val="004D0C5B"/>
    <w:rsid w:val="004D0C69"/>
    <w:rsid w:val="004D0FAB"/>
    <w:rsid w:val="004D1070"/>
    <w:rsid w:val="004D10AB"/>
    <w:rsid w:val="004D11C9"/>
    <w:rsid w:val="004D126C"/>
    <w:rsid w:val="004D12DE"/>
    <w:rsid w:val="004D133B"/>
    <w:rsid w:val="004D14B6"/>
    <w:rsid w:val="004D1529"/>
    <w:rsid w:val="004D174E"/>
    <w:rsid w:val="004D180B"/>
    <w:rsid w:val="004D1818"/>
    <w:rsid w:val="004D1A99"/>
    <w:rsid w:val="004D1C3F"/>
    <w:rsid w:val="004D1C74"/>
    <w:rsid w:val="004D1D38"/>
    <w:rsid w:val="004D1D40"/>
    <w:rsid w:val="004D1E87"/>
    <w:rsid w:val="004D20A9"/>
    <w:rsid w:val="004D2125"/>
    <w:rsid w:val="004D221F"/>
    <w:rsid w:val="004D231D"/>
    <w:rsid w:val="004D25B5"/>
    <w:rsid w:val="004D25C9"/>
    <w:rsid w:val="004D26EB"/>
    <w:rsid w:val="004D27EA"/>
    <w:rsid w:val="004D2A24"/>
    <w:rsid w:val="004D2F38"/>
    <w:rsid w:val="004D2F59"/>
    <w:rsid w:val="004D3055"/>
    <w:rsid w:val="004D3372"/>
    <w:rsid w:val="004D338F"/>
    <w:rsid w:val="004D33AD"/>
    <w:rsid w:val="004D3674"/>
    <w:rsid w:val="004D3766"/>
    <w:rsid w:val="004D3A16"/>
    <w:rsid w:val="004D3A17"/>
    <w:rsid w:val="004D3A47"/>
    <w:rsid w:val="004D3ADB"/>
    <w:rsid w:val="004D3DA8"/>
    <w:rsid w:val="004D40D0"/>
    <w:rsid w:val="004D42B7"/>
    <w:rsid w:val="004D4516"/>
    <w:rsid w:val="004D45DF"/>
    <w:rsid w:val="004D4611"/>
    <w:rsid w:val="004D4727"/>
    <w:rsid w:val="004D4749"/>
    <w:rsid w:val="004D4777"/>
    <w:rsid w:val="004D482C"/>
    <w:rsid w:val="004D49C8"/>
    <w:rsid w:val="004D4ABC"/>
    <w:rsid w:val="004D4BF1"/>
    <w:rsid w:val="004D4C2D"/>
    <w:rsid w:val="004D4CB6"/>
    <w:rsid w:val="004D4CFB"/>
    <w:rsid w:val="004D5052"/>
    <w:rsid w:val="004D5224"/>
    <w:rsid w:val="004D593F"/>
    <w:rsid w:val="004D5B19"/>
    <w:rsid w:val="004D5F39"/>
    <w:rsid w:val="004D6123"/>
    <w:rsid w:val="004D61BF"/>
    <w:rsid w:val="004D629C"/>
    <w:rsid w:val="004D630C"/>
    <w:rsid w:val="004D672E"/>
    <w:rsid w:val="004D6839"/>
    <w:rsid w:val="004D6882"/>
    <w:rsid w:val="004D6A30"/>
    <w:rsid w:val="004D6B86"/>
    <w:rsid w:val="004D6E2C"/>
    <w:rsid w:val="004D6EC5"/>
    <w:rsid w:val="004D704B"/>
    <w:rsid w:val="004D7304"/>
    <w:rsid w:val="004D7333"/>
    <w:rsid w:val="004D7374"/>
    <w:rsid w:val="004D74F6"/>
    <w:rsid w:val="004D769F"/>
    <w:rsid w:val="004D7942"/>
    <w:rsid w:val="004D797D"/>
    <w:rsid w:val="004D7BD1"/>
    <w:rsid w:val="004E0021"/>
    <w:rsid w:val="004E01B4"/>
    <w:rsid w:val="004E03F1"/>
    <w:rsid w:val="004E0404"/>
    <w:rsid w:val="004E04AF"/>
    <w:rsid w:val="004E04C5"/>
    <w:rsid w:val="004E0799"/>
    <w:rsid w:val="004E0884"/>
    <w:rsid w:val="004E097E"/>
    <w:rsid w:val="004E0FA1"/>
    <w:rsid w:val="004E10AA"/>
    <w:rsid w:val="004E1148"/>
    <w:rsid w:val="004E1286"/>
    <w:rsid w:val="004E1357"/>
    <w:rsid w:val="004E1851"/>
    <w:rsid w:val="004E1B47"/>
    <w:rsid w:val="004E1D93"/>
    <w:rsid w:val="004E202D"/>
    <w:rsid w:val="004E203F"/>
    <w:rsid w:val="004E21F9"/>
    <w:rsid w:val="004E22D1"/>
    <w:rsid w:val="004E2584"/>
    <w:rsid w:val="004E263E"/>
    <w:rsid w:val="004E26B0"/>
    <w:rsid w:val="004E2B80"/>
    <w:rsid w:val="004E2D03"/>
    <w:rsid w:val="004E2D1D"/>
    <w:rsid w:val="004E2DE5"/>
    <w:rsid w:val="004E2E38"/>
    <w:rsid w:val="004E2E75"/>
    <w:rsid w:val="004E399A"/>
    <w:rsid w:val="004E3A04"/>
    <w:rsid w:val="004E3B0F"/>
    <w:rsid w:val="004E3B64"/>
    <w:rsid w:val="004E4039"/>
    <w:rsid w:val="004E44A6"/>
    <w:rsid w:val="004E470C"/>
    <w:rsid w:val="004E4A1E"/>
    <w:rsid w:val="004E4CD1"/>
    <w:rsid w:val="004E4CDC"/>
    <w:rsid w:val="004E4F80"/>
    <w:rsid w:val="004E552E"/>
    <w:rsid w:val="004E599C"/>
    <w:rsid w:val="004E5A25"/>
    <w:rsid w:val="004E5CD3"/>
    <w:rsid w:val="004E5CEF"/>
    <w:rsid w:val="004E5E12"/>
    <w:rsid w:val="004E5E86"/>
    <w:rsid w:val="004E6177"/>
    <w:rsid w:val="004E61BC"/>
    <w:rsid w:val="004E633A"/>
    <w:rsid w:val="004E6376"/>
    <w:rsid w:val="004E64AE"/>
    <w:rsid w:val="004E64C6"/>
    <w:rsid w:val="004E671C"/>
    <w:rsid w:val="004E6B2C"/>
    <w:rsid w:val="004E6B35"/>
    <w:rsid w:val="004E6FF8"/>
    <w:rsid w:val="004E7026"/>
    <w:rsid w:val="004E70F0"/>
    <w:rsid w:val="004E7238"/>
    <w:rsid w:val="004E7A72"/>
    <w:rsid w:val="004E7BA1"/>
    <w:rsid w:val="004E7D04"/>
    <w:rsid w:val="004F0135"/>
    <w:rsid w:val="004F058A"/>
    <w:rsid w:val="004F07C7"/>
    <w:rsid w:val="004F092D"/>
    <w:rsid w:val="004F0C3B"/>
    <w:rsid w:val="004F0C5A"/>
    <w:rsid w:val="004F1015"/>
    <w:rsid w:val="004F10D2"/>
    <w:rsid w:val="004F1119"/>
    <w:rsid w:val="004F1157"/>
    <w:rsid w:val="004F13C6"/>
    <w:rsid w:val="004F1789"/>
    <w:rsid w:val="004F187F"/>
    <w:rsid w:val="004F18FE"/>
    <w:rsid w:val="004F1A1C"/>
    <w:rsid w:val="004F1CE1"/>
    <w:rsid w:val="004F1E25"/>
    <w:rsid w:val="004F1EF0"/>
    <w:rsid w:val="004F1F8C"/>
    <w:rsid w:val="004F218D"/>
    <w:rsid w:val="004F21C7"/>
    <w:rsid w:val="004F2370"/>
    <w:rsid w:val="004F23CA"/>
    <w:rsid w:val="004F2446"/>
    <w:rsid w:val="004F29EC"/>
    <w:rsid w:val="004F2A7C"/>
    <w:rsid w:val="004F2F69"/>
    <w:rsid w:val="004F2FD0"/>
    <w:rsid w:val="004F2FE6"/>
    <w:rsid w:val="004F320B"/>
    <w:rsid w:val="004F3589"/>
    <w:rsid w:val="004F358C"/>
    <w:rsid w:val="004F3AA3"/>
    <w:rsid w:val="004F3D1F"/>
    <w:rsid w:val="004F3E47"/>
    <w:rsid w:val="004F4148"/>
    <w:rsid w:val="004F4194"/>
    <w:rsid w:val="004F42DC"/>
    <w:rsid w:val="004F44BD"/>
    <w:rsid w:val="004F4584"/>
    <w:rsid w:val="004F471A"/>
    <w:rsid w:val="004F4BDF"/>
    <w:rsid w:val="004F4DD7"/>
    <w:rsid w:val="004F519E"/>
    <w:rsid w:val="004F5423"/>
    <w:rsid w:val="004F5693"/>
    <w:rsid w:val="004F57D1"/>
    <w:rsid w:val="004F591B"/>
    <w:rsid w:val="004F5B48"/>
    <w:rsid w:val="004F5DCE"/>
    <w:rsid w:val="004F5E06"/>
    <w:rsid w:val="004F60D1"/>
    <w:rsid w:val="004F6151"/>
    <w:rsid w:val="004F6218"/>
    <w:rsid w:val="004F63C6"/>
    <w:rsid w:val="004F643D"/>
    <w:rsid w:val="004F66CD"/>
    <w:rsid w:val="004F69FF"/>
    <w:rsid w:val="004F6B15"/>
    <w:rsid w:val="004F6D32"/>
    <w:rsid w:val="004F6EA2"/>
    <w:rsid w:val="004F6FF1"/>
    <w:rsid w:val="004F71B3"/>
    <w:rsid w:val="004F7453"/>
    <w:rsid w:val="004F746F"/>
    <w:rsid w:val="004F7937"/>
    <w:rsid w:val="004F793E"/>
    <w:rsid w:val="004F7A27"/>
    <w:rsid w:val="004F7D08"/>
    <w:rsid w:val="004F7D34"/>
    <w:rsid w:val="004F7F2C"/>
    <w:rsid w:val="004F7F66"/>
    <w:rsid w:val="00500256"/>
    <w:rsid w:val="005003F5"/>
    <w:rsid w:val="00500432"/>
    <w:rsid w:val="0050052C"/>
    <w:rsid w:val="005005E8"/>
    <w:rsid w:val="005007B3"/>
    <w:rsid w:val="00500809"/>
    <w:rsid w:val="0050086E"/>
    <w:rsid w:val="00500880"/>
    <w:rsid w:val="00500D5B"/>
    <w:rsid w:val="00500E1E"/>
    <w:rsid w:val="00500EC7"/>
    <w:rsid w:val="00500F15"/>
    <w:rsid w:val="00500FDA"/>
    <w:rsid w:val="00501001"/>
    <w:rsid w:val="005011C7"/>
    <w:rsid w:val="005013AC"/>
    <w:rsid w:val="005013FF"/>
    <w:rsid w:val="00501845"/>
    <w:rsid w:val="005018BA"/>
    <w:rsid w:val="005018E3"/>
    <w:rsid w:val="00501AD7"/>
    <w:rsid w:val="00501B14"/>
    <w:rsid w:val="00501CAC"/>
    <w:rsid w:val="00501CF1"/>
    <w:rsid w:val="00501CFB"/>
    <w:rsid w:val="00501F11"/>
    <w:rsid w:val="005020E2"/>
    <w:rsid w:val="0050251D"/>
    <w:rsid w:val="005026C2"/>
    <w:rsid w:val="00502774"/>
    <w:rsid w:val="005029EE"/>
    <w:rsid w:val="00502AF9"/>
    <w:rsid w:val="00502EC0"/>
    <w:rsid w:val="005031A4"/>
    <w:rsid w:val="005032B7"/>
    <w:rsid w:val="005034EF"/>
    <w:rsid w:val="0050390C"/>
    <w:rsid w:val="0050394B"/>
    <w:rsid w:val="00503991"/>
    <w:rsid w:val="00503AE5"/>
    <w:rsid w:val="00503BFD"/>
    <w:rsid w:val="00503C61"/>
    <w:rsid w:val="00503DB5"/>
    <w:rsid w:val="00503E07"/>
    <w:rsid w:val="00503F42"/>
    <w:rsid w:val="00504006"/>
    <w:rsid w:val="0050406D"/>
    <w:rsid w:val="0050411B"/>
    <w:rsid w:val="00504184"/>
    <w:rsid w:val="00504871"/>
    <w:rsid w:val="00504896"/>
    <w:rsid w:val="005049B9"/>
    <w:rsid w:val="00504BDE"/>
    <w:rsid w:val="00504DA1"/>
    <w:rsid w:val="00504FFB"/>
    <w:rsid w:val="0050514A"/>
    <w:rsid w:val="00505313"/>
    <w:rsid w:val="0050567B"/>
    <w:rsid w:val="00505A10"/>
    <w:rsid w:val="00505AAA"/>
    <w:rsid w:val="00505B70"/>
    <w:rsid w:val="00505C5B"/>
    <w:rsid w:val="00505C61"/>
    <w:rsid w:val="00505D4B"/>
    <w:rsid w:val="00505DDF"/>
    <w:rsid w:val="00505F90"/>
    <w:rsid w:val="005060CD"/>
    <w:rsid w:val="00506196"/>
    <w:rsid w:val="00506232"/>
    <w:rsid w:val="0050634D"/>
    <w:rsid w:val="005064D3"/>
    <w:rsid w:val="0050664F"/>
    <w:rsid w:val="005066A1"/>
    <w:rsid w:val="005067AD"/>
    <w:rsid w:val="00506D30"/>
    <w:rsid w:val="005073C6"/>
    <w:rsid w:val="00507490"/>
    <w:rsid w:val="00507542"/>
    <w:rsid w:val="00507B2B"/>
    <w:rsid w:val="00507D25"/>
    <w:rsid w:val="00507E91"/>
    <w:rsid w:val="00507FE2"/>
    <w:rsid w:val="005102AE"/>
    <w:rsid w:val="0051032F"/>
    <w:rsid w:val="00510437"/>
    <w:rsid w:val="00510A58"/>
    <w:rsid w:val="00510C55"/>
    <w:rsid w:val="00510CA2"/>
    <w:rsid w:val="00510FE7"/>
    <w:rsid w:val="0051114B"/>
    <w:rsid w:val="0051135A"/>
    <w:rsid w:val="005113D9"/>
    <w:rsid w:val="00511433"/>
    <w:rsid w:val="005114F2"/>
    <w:rsid w:val="00511622"/>
    <w:rsid w:val="005118F8"/>
    <w:rsid w:val="00511B08"/>
    <w:rsid w:val="00511B1B"/>
    <w:rsid w:val="00511B36"/>
    <w:rsid w:val="00511DE5"/>
    <w:rsid w:val="00511FDA"/>
    <w:rsid w:val="00512115"/>
    <w:rsid w:val="00512116"/>
    <w:rsid w:val="00512146"/>
    <w:rsid w:val="00512173"/>
    <w:rsid w:val="00512185"/>
    <w:rsid w:val="005126CA"/>
    <w:rsid w:val="005127EC"/>
    <w:rsid w:val="005129F0"/>
    <w:rsid w:val="00512E8F"/>
    <w:rsid w:val="00512FC0"/>
    <w:rsid w:val="00513075"/>
    <w:rsid w:val="00513386"/>
    <w:rsid w:val="005134A8"/>
    <w:rsid w:val="0051386A"/>
    <w:rsid w:val="00513900"/>
    <w:rsid w:val="00513960"/>
    <w:rsid w:val="005139A1"/>
    <w:rsid w:val="005139E6"/>
    <w:rsid w:val="00513F7F"/>
    <w:rsid w:val="005140FD"/>
    <w:rsid w:val="005142BE"/>
    <w:rsid w:val="00514326"/>
    <w:rsid w:val="0051438C"/>
    <w:rsid w:val="005143B7"/>
    <w:rsid w:val="005145D5"/>
    <w:rsid w:val="005147BC"/>
    <w:rsid w:val="00514C59"/>
    <w:rsid w:val="00514EFF"/>
    <w:rsid w:val="00515021"/>
    <w:rsid w:val="00515349"/>
    <w:rsid w:val="00515353"/>
    <w:rsid w:val="00515725"/>
    <w:rsid w:val="00515962"/>
    <w:rsid w:val="00515A11"/>
    <w:rsid w:val="00515D52"/>
    <w:rsid w:val="00515E9C"/>
    <w:rsid w:val="00515EC1"/>
    <w:rsid w:val="00515EF2"/>
    <w:rsid w:val="00515EF9"/>
    <w:rsid w:val="00515FDF"/>
    <w:rsid w:val="00516043"/>
    <w:rsid w:val="00516136"/>
    <w:rsid w:val="00516367"/>
    <w:rsid w:val="0051639C"/>
    <w:rsid w:val="0051643C"/>
    <w:rsid w:val="0051647B"/>
    <w:rsid w:val="00516591"/>
    <w:rsid w:val="00516906"/>
    <w:rsid w:val="00516A93"/>
    <w:rsid w:val="00516CA1"/>
    <w:rsid w:val="00516CED"/>
    <w:rsid w:val="00516D5C"/>
    <w:rsid w:val="00516E6F"/>
    <w:rsid w:val="00516F42"/>
    <w:rsid w:val="00516F46"/>
    <w:rsid w:val="00516FD2"/>
    <w:rsid w:val="0051715F"/>
    <w:rsid w:val="00517160"/>
    <w:rsid w:val="005173EE"/>
    <w:rsid w:val="0051782B"/>
    <w:rsid w:val="00517894"/>
    <w:rsid w:val="005178FE"/>
    <w:rsid w:val="00517AE6"/>
    <w:rsid w:val="00517E78"/>
    <w:rsid w:val="005200EF"/>
    <w:rsid w:val="0052015C"/>
    <w:rsid w:val="0052021A"/>
    <w:rsid w:val="005203AB"/>
    <w:rsid w:val="005206CB"/>
    <w:rsid w:val="00520AFE"/>
    <w:rsid w:val="00520D13"/>
    <w:rsid w:val="00520F3F"/>
    <w:rsid w:val="00520F74"/>
    <w:rsid w:val="00521457"/>
    <w:rsid w:val="00521557"/>
    <w:rsid w:val="005217DC"/>
    <w:rsid w:val="00521C36"/>
    <w:rsid w:val="00521FA9"/>
    <w:rsid w:val="005224D8"/>
    <w:rsid w:val="00522731"/>
    <w:rsid w:val="0052297C"/>
    <w:rsid w:val="00522A50"/>
    <w:rsid w:val="00522BF3"/>
    <w:rsid w:val="00522CA4"/>
    <w:rsid w:val="00522EAC"/>
    <w:rsid w:val="00523253"/>
    <w:rsid w:val="005233BC"/>
    <w:rsid w:val="005233D6"/>
    <w:rsid w:val="00523827"/>
    <w:rsid w:val="005238C9"/>
    <w:rsid w:val="00523A19"/>
    <w:rsid w:val="00523ACE"/>
    <w:rsid w:val="00523B27"/>
    <w:rsid w:val="00523E64"/>
    <w:rsid w:val="00523FF6"/>
    <w:rsid w:val="00524091"/>
    <w:rsid w:val="00524182"/>
    <w:rsid w:val="005242AE"/>
    <w:rsid w:val="00524408"/>
    <w:rsid w:val="005246F3"/>
    <w:rsid w:val="00524CCD"/>
    <w:rsid w:val="00524CD1"/>
    <w:rsid w:val="00524D70"/>
    <w:rsid w:val="00524F85"/>
    <w:rsid w:val="00525069"/>
    <w:rsid w:val="00525267"/>
    <w:rsid w:val="005252A3"/>
    <w:rsid w:val="00525412"/>
    <w:rsid w:val="00525652"/>
    <w:rsid w:val="00525680"/>
    <w:rsid w:val="00525768"/>
    <w:rsid w:val="00525779"/>
    <w:rsid w:val="005258AD"/>
    <w:rsid w:val="005259DE"/>
    <w:rsid w:val="00525B52"/>
    <w:rsid w:val="00525BE1"/>
    <w:rsid w:val="00525C2B"/>
    <w:rsid w:val="00526058"/>
    <w:rsid w:val="0052606B"/>
    <w:rsid w:val="005264D9"/>
    <w:rsid w:val="005265CF"/>
    <w:rsid w:val="00526609"/>
    <w:rsid w:val="00526930"/>
    <w:rsid w:val="005269E9"/>
    <w:rsid w:val="005274EB"/>
    <w:rsid w:val="005275EB"/>
    <w:rsid w:val="00527613"/>
    <w:rsid w:val="0052767A"/>
    <w:rsid w:val="005276C5"/>
    <w:rsid w:val="00527D9A"/>
    <w:rsid w:val="00527E06"/>
    <w:rsid w:val="00527E3A"/>
    <w:rsid w:val="00527F75"/>
    <w:rsid w:val="005300E3"/>
    <w:rsid w:val="00530136"/>
    <w:rsid w:val="00530298"/>
    <w:rsid w:val="005304D4"/>
    <w:rsid w:val="00530575"/>
    <w:rsid w:val="0053085A"/>
    <w:rsid w:val="00530AB8"/>
    <w:rsid w:val="00530CB7"/>
    <w:rsid w:val="00530D22"/>
    <w:rsid w:val="00530F11"/>
    <w:rsid w:val="0053119B"/>
    <w:rsid w:val="005311E1"/>
    <w:rsid w:val="005318F6"/>
    <w:rsid w:val="00531A6A"/>
    <w:rsid w:val="00531AF6"/>
    <w:rsid w:val="00531B2A"/>
    <w:rsid w:val="00531D95"/>
    <w:rsid w:val="00531DA5"/>
    <w:rsid w:val="00531E73"/>
    <w:rsid w:val="00532151"/>
    <w:rsid w:val="005322F2"/>
    <w:rsid w:val="00532560"/>
    <w:rsid w:val="005325AD"/>
    <w:rsid w:val="00532621"/>
    <w:rsid w:val="005326E5"/>
    <w:rsid w:val="00532AB5"/>
    <w:rsid w:val="00532B7D"/>
    <w:rsid w:val="00532C50"/>
    <w:rsid w:val="00532C79"/>
    <w:rsid w:val="00532D7D"/>
    <w:rsid w:val="00532DB9"/>
    <w:rsid w:val="005330F8"/>
    <w:rsid w:val="00533245"/>
    <w:rsid w:val="00533400"/>
    <w:rsid w:val="00533587"/>
    <w:rsid w:val="0053379A"/>
    <w:rsid w:val="005337CE"/>
    <w:rsid w:val="00533C1F"/>
    <w:rsid w:val="00533C79"/>
    <w:rsid w:val="00533CBD"/>
    <w:rsid w:val="00533DE6"/>
    <w:rsid w:val="00534054"/>
    <w:rsid w:val="00534154"/>
    <w:rsid w:val="005342A4"/>
    <w:rsid w:val="00534508"/>
    <w:rsid w:val="00534BD1"/>
    <w:rsid w:val="0053557E"/>
    <w:rsid w:val="0053562D"/>
    <w:rsid w:val="005357AD"/>
    <w:rsid w:val="00535894"/>
    <w:rsid w:val="005358A9"/>
    <w:rsid w:val="005358B8"/>
    <w:rsid w:val="0053598D"/>
    <w:rsid w:val="00535A2E"/>
    <w:rsid w:val="00535A66"/>
    <w:rsid w:val="00535ABB"/>
    <w:rsid w:val="00535B06"/>
    <w:rsid w:val="00535C5F"/>
    <w:rsid w:val="00535C87"/>
    <w:rsid w:val="00535E6F"/>
    <w:rsid w:val="005361A3"/>
    <w:rsid w:val="005364F9"/>
    <w:rsid w:val="00536AEF"/>
    <w:rsid w:val="00536DE5"/>
    <w:rsid w:val="005370A5"/>
    <w:rsid w:val="00537124"/>
    <w:rsid w:val="0053744B"/>
    <w:rsid w:val="0053773F"/>
    <w:rsid w:val="00537AA8"/>
    <w:rsid w:val="00537F50"/>
    <w:rsid w:val="00537F82"/>
    <w:rsid w:val="00540060"/>
    <w:rsid w:val="00540082"/>
    <w:rsid w:val="00540224"/>
    <w:rsid w:val="00540292"/>
    <w:rsid w:val="005402C0"/>
    <w:rsid w:val="005403B5"/>
    <w:rsid w:val="00540617"/>
    <w:rsid w:val="00540774"/>
    <w:rsid w:val="00540B60"/>
    <w:rsid w:val="00540C97"/>
    <w:rsid w:val="00540CC2"/>
    <w:rsid w:val="00540F09"/>
    <w:rsid w:val="0054131B"/>
    <w:rsid w:val="005413A1"/>
    <w:rsid w:val="0054140F"/>
    <w:rsid w:val="0054151C"/>
    <w:rsid w:val="0054157E"/>
    <w:rsid w:val="005415F0"/>
    <w:rsid w:val="00541606"/>
    <w:rsid w:val="00541713"/>
    <w:rsid w:val="00541763"/>
    <w:rsid w:val="00541B29"/>
    <w:rsid w:val="00541B6C"/>
    <w:rsid w:val="00541BE7"/>
    <w:rsid w:val="00541D36"/>
    <w:rsid w:val="00541F14"/>
    <w:rsid w:val="00542024"/>
    <w:rsid w:val="00542064"/>
    <w:rsid w:val="00542189"/>
    <w:rsid w:val="00542548"/>
    <w:rsid w:val="005425F5"/>
    <w:rsid w:val="00542611"/>
    <w:rsid w:val="00542846"/>
    <w:rsid w:val="00542931"/>
    <w:rsid w:val="00542B54"/>
    <w:rsid w:val="00542BA5"/>
    <w:rsid w:val="00542DE2"/>
    <w:rsid w:val="00542EDC"/>
    <w:rsid w:val="00542EE2"/>
    <w:rsid w:val="005430E0"/>
    <w:rsid w:val="005431FB"/>
    <w:rsid w:val="00543294"/>
    <w:rsid w:val="005432E9"/>
    <w:rsid w:val="0054332D"/>
    <w:rsid w:val="00543338"/>
    <w:rsid w:val="005433F3"/>
    <w:rsid w:val="00543469"/>
    <w:rsid w:val="0054346F"/>
    <w:rsid w:val="0054362F"/>
    <w:rsid w:val="00543687"/>
    <w:rsid w:val="005436B3"/>
    <w:rsid w:val="0054385F"/>
    <w:rsid w:val="005439DB"/>
    <w:rsid w:val="00543AF3"/>
    <w:rsid w:val="00543BD3"/>
    <w:rsid w:val="00543C7D"/>
    <w:rsid w:val="00543D09"/>
    <w:rsid w:val="00543EA6"/>
    <w:rsid w:val="00544126"/>
    <w:rsid w:val="00544162"/>
    <w:rsid w:val="00544220"/>
    <w:rsid w:val="0054422F"/>
    <w:rsid w:val="005442A6"/>
    <w:rsid w:val="00544665"/>
    <w:rsid w:val="00544689"/>
    <w:rsid w:val="0054488E"/>
    <w:rsid w:val="00544A19"/>
    <w:rsid w:val="00544AED"/>
    <w:rsid w:val="00544B9A"/>
    <w:rsid w:val="00544BCE"/>
    <w:rsid w:val="00544D48"/>
    <w:rsid w:val="00544F73"/>
    <w:rsid w:val="00545056"/>
    <w:rsid w:val="005450B4"/>
    <w:rsid w:val="005453AF"/>
    <w:rsid w:val="0054549E"/>
    <w:rsid w:val="00545751"/>
    <w:rsid w:val="00545815"/>
    <w:rsid w:val="00545978"/>
    <w:rsid w:val="00545AA5"/>
    <w:rsid w:val="00545AD6"/>
    <w:rsid w:val="00545B65"/>
    <w:rsid w:val="00545B84"/>
    <w:rsid w:val="00545C62"/>
    <w:rsid w:val="00545C69"/>
    <w:rsid w:val="00545D24"/>
    <w:rsid w:val="00545E5A"/>
    <w:rsid w:val="00545EAC"/>
    <w:rsid w:val="00545FC2"/>
    <w:rsid w:val="00546039"/>
    <w:rsid w:val="00546142"/>
    <w:rsid w:val="005461E9"/>
    <w:rsid w:val="0054628C"/>
    <w:rsid w:val="00546C1D"/>
    <w:rsid w:val="00546C28"/>
    <w:rsid w:val="00546D0B"/>
    <w:rsid w:val="00546E6A"/>
    <w:rsid w:val="00546EBA"/>
    <w:rsid w:val="00546FDE"/>
    <w:rsid w:val="0054702D"/>
    <w:rsid w:val="005470D9"/>
    <w:rsid w:val="005471D5"/>
    <w:rsid w:val="0054737E"/>
    <w:rsid w:val="00547508"/>
    <w:rsid w:val="00547591"/>
    <w:rsid w:val="005477F2"/>
    <w:rsid w:val="005478B2"/>
    <w:rsid w:val="005478FB"/>
    <w:rsid w:val="00547987"/>
    <w:rsid w:val="00547A02"/>
    <w:rsid w:val="00547A12"/>
    <w:rsid w:val="00547A8B"/>
    <w:rsid w:val="00547AD9"/>
    <w:rsid w:val="00547DD4"/>
    <w:rsid w:val="00550116"/>
    <w:rsid w:val="00550273"/>
    <w:rsid w:val="005502ED"/>
    <w:rsid w:val="00550545"/>
    <w:rsid w:val="00550EAD"/>
    <w:rsid w:val="00550F14"/>
    <w:rsid w:val="00551286"/>
    <w:rsid w:val="00551321"/>
    <w:rsid w:val="005515F8"/>
    <w:rsid w:val="00551604"/>
    <w:rsid w:val="005516A5"/>
    <w:rsid w:val="005519AD"/>
    <w:rsid w:val="00551B11"/>
    <w:rsid w:val="00551D41"/>
    <w:rsid w:val="00551D92"/>
    <w:rsid w:val="005520DD"/>
    <w:rsid w:val="005524F8"/>
    <w:rsid w:val="005527CE"/>
    <w:rsid w:val="00552B5D"/>
    <w:rsid w:val="00552B77"/>
    <w:rsid w:val="00552CC9"/>
    <w:rsid w:val="00552E27"/>
    <w:rsid w:val="00553241"/>
    <w:rsid w:val="0055338A"/>
    <w:rsid w:val="005533EA"/>
    <w:rsid w:val="005534CB"/>
    <w:rsid w:val="00553544"/>
    <w:rsid w:val="005536ED"/>
    <w:rsid w:val="005536EF"/>
    <w:rsid w:val="00553821"/>
    <w:rsid w:val="00553C03"/>
    <w:rsid w:val="00553C7B"/>
    <w:rsid w:val="00553C8F"/>
    <w:rsid w:val="00553CE7"/>
    <w:rsid w:val="005544BF"/>
    <w:rsid w:val="005545DC"/>
    <w:rsid w:val="00554B60"/>
    <w:rsid w:val="00554CC2"/>
    <w:rsid w:val="00554F68"/>
    <w:rsid w:val="00554FBB"/>
    <w:rsid w:val="00554FD0"/>
    <w:rsid w:val="0055512B"/>
    <w:rsid w:val="00555271"/>
    <w:rsid w:val="0055529C"/>
    <w:rsid w:val="005552FA"/>
    <w:rsid w:val="00555325"/>
    <w:rsid w:val="00555445"/>
    <w:rsid w:val="0055566B"/>
    <w:rsid w:val="005556C7"/>
    <w:rsid w:val="005559D3"/>
    <w:rsid w:val="00555B1F"/>
    <w:rsid w:val="00555B58"/>
    <w:rsid w:val="00555BE6"/>
    <w:rsid w:val="00555D0A"/>
    <w:rsid w:val="00555E04"/>
    <w:rsid w:val="00555E3E"/>
    <w:rsid w:val="00555FD0"/>
    <w:rsid w:val="005562E4"/>
    <w:rsid w:val="0055637B"/>
    <w:rsid w:val="005565E1"/>
    <w:rsid w:val="0055674E"/>
    <w:rsid w:val="00556B21"/>
    <w:rsid w:val="00556B44"/>
    <w:rsid w:val="005570C8"/>
    <w:rsid w:val="005573E9"/>
    <w:rsid w:val="005576A0"/>
    <w:rsid w:val="00557B84"/>
    <w:rsid w:val="00557B9C"/>
    <w:rsid w:val="00557BFB"/>
    <w:rsid w:val="00557FA2"/>
    <w:rsid w:val="005602CC"/>
    <w:rsid w:val="005602FE"/>
    <w:rsid w:val="005603AF"/>
    <w:rsid w:val="0056057F"/>
    <w:rsid w:val="005605D5"/>
    <w:rsid w:val="00560781"/>
    <w:rsid w:val="00560822"/>
    <w:rsid w:val="005608FC"/>
    <w:rsid w:val="00560C55"/>
    <w:rsid w:val="00560DF1"/>
    <w:rsid w:val="005617DD"/>
    <w:rsid w:val="00561E4E"/>
    <w:rsid w:val="00562151"/>
    <w:rsid w:val="00562200"/>
    <w:rsid w:val="00562350"/>
    <w:rsid w:val="00562583"/>
    <w:rsid w:val="005625BA"/>
    <w:rsid w:val="0056265B"/>
    <w:rsid w:val="0056277D"/>
    <w:rsid w:val="005628ED"/>
    <w:rsid w:val="005629EE"/>
    <w:rsid w:val="00562C3D"/>
    <w:rsid w:val="00562CC4"/>
    <w:rsid w:val="00562F1F"/>
    <w:rsid w:val="005632E1"/>
    <w:rsid w:val="00563679"/>
    <w:rsid w:val="0056383E"/>
    <w:rsid w:val="00563B7C"/>
    <w:rsid w:val="00563D75"/>
    <w:rsid w:val="00563F4A"/>
    <w:rsid w:val="00564083"/>
    <w:rsid w:val="005640E8"/>
    <w:rsid w:val="0056444D"/>
    <w:rsid w:val="005644D4"/>
    <w:rsid w:val="00564639"/>
    <w:rsid w:val="00564CA6"/>
    <w:rsid w:val="00564D8D"/>
    <w:rsid w:val="00564E2C"/>
    <w:rsid w:val="00564F93"/>
    <w:rsid w:val="00565586"/>
    <w:rsid w:val="00565C8E"/>
    <w:rsid w:val="00565D06"/>
    <w:rsid w:val="00565E3D"/>
    <w:rsid w:val="0056606F"/>
    <w:rsid w:val="0056615B"/>
    <w:rsid w:val="005663E3"/>
    <w:rsid w:val="0056659C"/>
    <w:rsid w:val="005665C0"/>
    <w:rsid w:val="00566989"/>
    <w:rsid w:val="00566A58"/>
    <w:rsid w:val="00566AF4"/>
    <w:rsid w:val="00566BDA"/>
    <w:rsid w:val="00566FD7"/>
    <w:rsid w:val="005675A0"/>
    <w:rsid w:val="0056770E"/>
    <w:rsid w:val="005678AA"/>
    <w:rsid w:val="00567949"/>
    <w:rsid w:val="00567A0A"/>
    <w:rsid w:val="00567B72"/>
    <w:rsid w:val="00567C8D"/>
    <w:rsid w:val="00567D85"/>
    <w:rsid w:val="00567EC3"/>
    <w:rsid w:val="00567F50"/>
    <w:rsid w:val="00567F9D"/>
    <w:rsid w:val="00567FF9"/>
    <w:rsid w:val="00570015"/>
    <w:rsid w:val="0057022F"/>
    <w:rsid w:val="00570397"/>
    <w:rsid w:val="0057051D"/>
    <w:rsid w:val="0057056A"/>
    <w:rsid w:val="005707D0"/>
    <w:rsid w:val="00570CA8"/>
    <w:rsid w:val="00570E02"/>
    <w:rsid w:val="00570E29"/>
    <w:rsid w:val="00570E9C"/>
    <w:rsid w:val="00570EDF"/>
    <w:rsid w:val="0057102F"/>
    <w:rsid w:val="005713CB"/>
    <w:rsid w:val="005714BE"/>
    <w:rsid w:val="005715A7"/>
    <w:rsid w:val="0057168D"/>
    <w:rsid w:val="0057177B"/>
    <w:rsid w:val="00571837"/>
    <w:rsid w:val="005719A9"/>
    <w:rsid w:val="00571A96"/>
    <w:rsid w:val="00571BD9"/>
    <w:rsid w:val="00571BDF"/>
    <w:rsid w:val="00571D11"/>
    <w:rsid w:val="00571F4D"/>
    <w:rsid w:val="00571F56"/>
    <w:rsid w:val="00572093"/>
    <w:rsid w:val="0057211B"/>
    <w:rsid w:val="005724AD"/>
    <w:rsid w:val="005725D0"/>
    <w:rsid w:val="00572999"/>
    <w:rsid w:val="00572B93"/>
    <w:rsid w:val="00572EED"/>
    <w:rsid w:val="00572F89"/>
    <w:rsid w:val="00573096"/>
    <w:rsid w:val="005731F1"/>
    <w:rsid w:val="00573460"/>
    <w:rsid w:val="0057387E"/>
    <w:rsid w:val="0057394A"/>
    <w:rsid w:val="0057395A"/>
    <w:rsid w:val="00573BAD"/>
    <w:rsid w:val="005741B1"/>
    <w:rsid w:val="005741BD"/>
    <w:rsid w:val="0057443B"/>
    <w:rsid w:val="00574514"/>
    <w:rsid w:val="0057453A"/>
    <w:rsid w:val="0057466F"/>
    <w:rsid w:val="005746F6"/>
    <w:rsid w:val="00574833"/>
    <w:rsid w:val="005748B6"/>
    <w:rsid w:val="005749A6"/>
    <w:rsid w:val="005749AB"/>
    <w:rsid w:val="00574A0A"/>
    <w:rsid w:val="00574BE4"/>
    <w:rsid w:val="00574E23"/>
    <w:rsid w:val="00574EBC"/>
    <w:rsid w:val="005750C2"/>
    <w:rsid w:val="0057519C"/>
    <w:rsid w:val="0057522E"/>
    <w:rsid w:val="005754EE"/>
    <w:rsid w:val="0057552A"/>
    <w:rsid w:val="00575893"/>
    <w:rsid w:val="00575961"/>
    <w:rsid w:val="00575CF0"/>
    <w:rsid w:val="00575E8C"/>
    <w:rsid w:val="00575ED1"/>
    <w:rsid w:val="00576087"/>
    <w:rsid w:val="005763DE"/>
    <w:rsid w:val="0057642B"/>
    <w:rsid w:val="0057648E"/>
    <w:rsid w:val="0057663E"/>
    <w:rsid w:val="0057673D"/>
    <w:rsid w:val="00576A47"/>
    <w:rsid w:val="00576CC6"/>
    <w:rsid w:val="00576D73"/>
    <w:rsid w:val="00577258"/>
    <w:rsid w:val="00577284"/>
    <w:rsid w:val="005773DB"/>
    <w:rsid w:val="005774E2"/>
    <w:rsid w:val="00577504"/>
    <w:rsid w:val="00577512"/>
    <w:rsid w:val="00577603"/>
    <w:rsid w:val="005778C0"/>
    <w:rsid w:val="005779AE"/>
    <w:rsid w:val="00577B86"/>
    <w:rsid w:val="00577C8B"/>
    <w:rsid w:val="0058014B"/>
    <w:rsid w:val="00580196"/>
    <w:rsid w:val="00580277"/>
    <w:rsid w:val="005802BF"/>
    <w:rsid w:val="00580326"/>
    <w:rsid w:val="005804FE"/>
    <w:rsid w:val="00580679"/>
    <w:rsid w:val="005806B3"/>
    <w:rsid w:val="005808BE"/>
    <w:rsid w:val="005809EB"/>
    <w:rsid w:val="00580AA5"/>
    <w:rsid w:val="00580BC3"/>
    <w:rsid w:val="00580EBC"/>
    <w:rsid w:val="00580F3C"/>
    <w:rsid w:val="005810F6"/>
    <w:rsid w:val="005811D7"/>
    <w:rsid w:val="00581825"/>
    <w:rsid w:val="00581A16"/>
    <w:rsid w:val="00581EB9"/>
    <w:rsid w:val="005821F1"/>
    <w:rsid w:val="00582590"/>
    <w:rsid w:val="00582825"/>
    <w:rsid w:val="0058295E"/>
    <w:rsid w:val="005829BE"/>
    <w:rsid w:val="00582AB8"/>
    <w:rsid w:val="00582B4B"/>
    <w:rsid w:val="00582BBE"/>
    <w:rsid w:val="00582CF5"/>
    <w:rsid w:val="00582E5E"/>
    <w:rsid w:val="00583007"/>
    <w:rsid w:val="00583031"/>
    <w:rsid w:val="0058307F"/>
    <w:rsid w:val="005830C4"/>
    <w:rsid w:val="0058341A"/>
    <w:rsid w:val="00583453"/>
    <w:rsid w:val="00583543"/>
    <w:rsid w:val="005835D6"/>
    <w:rsid w:val="00583A28"/>
    <w:rsid w:val="00583A49"/>
    <w:rsid w:val="00583AC2"/>
    <w:rsid w:val="005844AC"/>
    <w:rsid w:val="005845D0"/>
    <w:rsid w:val="0058465E"/>
    <w:rsid w:val="00584BFA"/>
    <w:rsid w:val="00584C43"/>
    <w:rsid w:val="00584CB4"/>
    <w:rsid w:val="00584D7D"/>
    <w:rsid w:val="00584DD5"/>
    <w:rsid w:val="005851FE"/>
    <w:rsid w:val="00585280"/>
    <w:rsid w:val="005852FA"/>
    <w:rsid w:val="0058537C"/>
    <w:rsid w:val="005854C1"/>
    <w:rsid w:val="005854E6"/>
    <w:rsid w:val="005856E7"/>
    <w:rsid w:val="005856EB"/>
    <w:rsid w:val="005857EE"/>
    <w:rsid w:val="00585804"/>
    <w:rsid w:val="00585A38"/>
    <w:rsid w:val="00585C26"/>
    <w:rsid w:val="00585CD2"/>
    <w:rsid w:val="005863F1"/>
    <w:rsid w:val="005864AF"/>
    <w:rsid w:val="00586612"/>
    <w:rsid w:val="0058675C"/>
    <w:rsid w:val="005867E6"/>
    <w:rsid w:val="0058699D"/>
    <w:rsid w:val="00586CFC"/>
    <w:rsid w:val="00586E48"/>
    <w:rsid w:val="00586EA3"/>
    <w:rsid w:val="00587034"/>
    <w:rsid w:val="005870EB"/>
    <w:rsid w:val="0058728C"/>
    <w:rsid w:val="005876A4"/>
    <w:rsid w:val="00587700"/>
    <w:rsid w:val="0058787D"/>
    <w:rsid w:val="0058789F"/>
    <w:rsid w:val="005879C1"/>
    <w:rsid w:val="005879E0"/>
    <w:rsid w:val="00590187"/>
    <w:rsid w:val="00590222"/>
    <w:rsid w:val="005904F1"/>
    <w:rsid w:val="005906F1"/>
    <w:rsid w:val="005908CB"/>
    <w:rsid w:val="00590BBC"/>
    <w:rsid w:val="00590DEF"/>
    <w:rsid w:val="00590F22"/>
    <w:rsid w:val="00591608"/>
    <w:rsid w:val="005916E5"/>
    <w:rsid w:val="00591A79"/>
    <w:rsid w:val="00591AB4"/>
    <w:rsid w:val="00591DBF"/>
    <w:rsid w:val="00592020"/>
    <w:rsid w:val="00592032"/>
    <w:rsid w:val="005920E0"/>
    <w:rsid w:val="005921C7"/>
    <w:rsid w:val="0059234A"/>
    <w:rsid w:val="005925EA"/>
    <w:rsid w:val="0059269E"/>
    <w:rsid w:val="005927CF"/>
    <w:rsid w:val="00592C0E"/>
    <w:rsid w:val="00592E2C"/>
    <w:rsid w:val="0059303C"/>
    <w:rsid w:val="005931D5"/>
    <w:rsid w:val="00593315"/>
    <w:rsid w:val="00593367"/>
    <w:rsid w:val="005937CB"/>
    <w:rsid w:val="00593A93"/>
    <w:rsid w:val="00593ED9"/>
    <w:rsid w:val="005941F5"/>
    <w:rsid w:val="005943C2"/>
    <w:rsid w:val="00594670"/>
    <w:rsid w:val="0059492B"/>
    <w:rsid w:val="00594939"/>
    <w:rsid w:val="005949E9"/>
    <w:rsid w:val="00594AFA"/>
    <w:rsid w:val="00594C06"/>
    <w:rsid w:val="00594DF2"/>
    <w:rsid w:val="00594EA3"/>
    <w:rsid w:val="00594F35"/>
    <w:rsid w:val="005953F3"/>
    <w:rsid w:val="00595430"/>
    <w:rsid w:val="005955F8"/>
    <w:rsid w:val="0059572E"/>
    <w:rsid w:val="005957F5"/>
    <w:rsid w:val="005959FE"/>
    <w:rsid w:val="00595A1F"/>
    <w:rsid w:val="00595CDE"/>
    <w:rsid w:val="00595D8A"/>
    <w:rsid w:val="005960A3"/>
    <w:rsid w:val="00596206"/>
    <w:rsid w:val="00596264"/>
    <w:rsid w:val="005962E1"/>
    <w:rsid w:val="005964F3"/>
    <w:rsid w:val="00596748"/>
    <w:rsid w:val="00596787"/>
    <w:rsid w:val="005967B1"/>
    <w:rsid w:val="005969AE"/>
    <w:rsid w:val="00596DB0"/>
    <w:rsid w:val="00596E13"/>
    <w:rsid w:val="00597123"/>
    <w:rsid w:val="00597205"/>
    <w:rsid w:val="00597593"/>
    <w:rsid w:val="0059775C"/>
    <w:rsid w:val="00597B35"/>
    <w:rsid w:val="00597C73"/>
    <w:rsid w:val="00597D28"/>
    <w:rsid w:val="00597E7C"/>
    <w:rsid w:val="00597FE6"/>
    <w:rsid w:val="005A0392"/>
    <w:rsid w:val="005A0485"/>
    <w:rsid w:val="005A048C"/>
    <w:rsid w:val="005A060C"/>
    <w:rsid w:val="005A0795"/>
    <w:rsid w:val="005A092A"/>
    <w:rsid w:val="005A0A3E"/>
    <w:rsid w:val="005A0A96"/>
    <w:rsid w:val="005A1601"/>
    <w:rsid w:val="005A16D2"/>
    <w:rsid w:val="005A17A4"/>
    <w:rsid w:val="005A19E8"/>
    <w:rsid w:val="005A1AA1"/>
    <w:rsid w:val="005A1AAE"/>
    <w:rsid w:val="005A1ADD"/>
    <w:rsid w:val="005A1B99"/>
    <w:rsid w:val="005A1DDF"/>
    <w:rsid w:val="005A201C"/>
    <w:rsid w:val="005A22AC"/>
    <w:rsid w:val="005A232F"/>
    <w:rsid w:val="005A23C9"/>
    <w:rsid w:val="005A256F"/>
    <w:rsid w:val="005A25B7"/>
    <w:rsid w:val="005A25D9"/>
    <w:rsid w:val="005A276B"/>
    <w:rsid w:val="005A2B03"/>
    <w:rsid w:val="005A2E85"/>
    <w:rsid w:val="005A2FBB"/>
    <w:rsid w:val="005A31BC"/>
    <w:rsid w:val="005A3325"/>
    <w:rsid w:val="005A344C"/>
    <w:rsid w:val="005A3770"/>
    <w:rsid w:val="005A37FD"/>
    <w:rsid w:val="005A3A2E"/>
    <w:rsid w:val="005A40A2"/>
    <w:rsid w:val="005A420C"/>
    <w:rsid w:val="005A421A"/>
    <w:rsid w:val="005A430D"/>
    <w:rsid w:val="005A448C"/>
    <w:rsid w:val="005A4638"/>
    <w:rsid w:val="005A48E9"/>
    <w:rsid w:val="005A4995"/>
    <w:rsid w:val="005A4A58"/>
    <w:rsid w:val="005A4E69"/>
    <w:rsid w:val="005A4F69"/>
    <w:rsid w:val="005A5494"/>
    <w:rsid w:val="005A54CB"/>
    <w:rsid w:val="005A57CF"/>
    <w:rsid w:val="005A5805"/>
    <w:rsid w:val="005A58EC"/>
    <w:rsid w:val="005A5A92"/>
    <w:rsid w:val="005A5DE9"/>
    <w:rsid w:val="005A5F37"/>
    <w:rsid w:val="005A5F9B"/>
    <w:rsid w:val="005A6060"/>
    <w:rsid w:val="005A60F4"/>
    <w:rsid w:val="005A6476"/>
    <w:rsid w:val="005A64EB"/>
    <w:rsid w:val="005A65EA"/>
    <w:rsid w:val="005A690A"/>
    <w:rsid w:val="005A69C6"/>
    <w:rsid w:val="005A6A17"/>
    <w:rsid w:val="005A6ABA"/>
    <w:rsid w:val="005A6B55"/>
    <w:rsid w:val="005A6C63"/>
    <w:rsid w:val="005A6C71"/>
    <w:rsid w:val="005A6DBE"/>
    <w:rsid w:val="005A6F70"/>
    <w:rsid w:val="005A6FBA"/>
    <w:rsid w:val="005A7072"/>
    <w:rsid w:val="005A727E"/>
    <w:rsid w:val="005A732D"/>
    <w:rsid w:val="005A754C"/>
    <w:rsid w:val="005A7577"/>
    <w:rsid w:val="005A76D2"/>
    <w:rsid w:val="005A79C6"/>
    <w:rsid w:val="005A79F3"/>
    <w:rsid w:val="005A7A2E"/>
    <w:rsid w:val="005A7C06"/>
    <w:rsid w:val="005A7E31"/>
    <w:rsid w:val="005A7F56"/>
    <w:rsid w:val="005B01E1"/>
    <w:rsid w:val="005B039B"/>
    <w:rsid w:val="005B04EC"/>
    <w:rsid w:val="005B0654"/>
    <w:rsid w:val="005B0801"/>
    <w:rsid w:val="005B0897"/>
    <w:rsid w:val="005B08FD"/>
    <w:rsid w:val="005B0953"/>
    <w:rsid w:val="005B099B"/>
    <w:rsid w:val="005B0FFA"/>
    <w:rsid w:val="005B12C7"/>
    <w:rsid w:val="005B1406"/>
    <w:rsid w:val="005B164F"/>
    <w:rsid w:val="005B16AF"/>
    <w:rsid w:val="005B178A"/>
    <w:rsid w:val="005B1850"/>
    <w:rsid w:val="005B1998"/>
    <w:rsid w:val="005B1C1A"/>
    <w:rsid w:val="005B1DF6"/>
    <w:rsid w:val="005B1F92"/>
    <w:rsid w:val="005B2521"/>
    <w:rsid w:val="005B257B"/>
    <w:rsid w:val="005B271C"/>
    <w:rsid w:val="005B29C8"/>
    <w:rsid w:val="005B2A5E"/>
    <w:rsid w:val="005B2B37"/>
    <w:rsid w:val="005B2D30"/>
    <w:rsid w:val="005B2D78"/>
    <w:rsid w:val="005B3054"/>
    <w:rsid w:val="005B3138"/>
    <w:rsid w:val="005B31B0"/>
    <w:rsid w:val="005B31FC"/>
    <w:rsid w:val="005B3463"/>
    <w:rsid w:val="005B35C2"/>
    <w:rsid w:val="005B36C0"/>
    <w:rsid w:val="005B38E5"/>
    <w:rsid w:val="005B3A6D"/>
    <w:rsid w:val="005B3AD0"/>
    <w:rsid w:val="005B3E3F"/>
    <w:rsid w:val="005B3E52"/>
    <w:rsid w:val="005B3F49"/>
    <w:rsid w:val="005B3FC1"/>
    <w:rsid w:val="005B427F"/>
    <w:rsid w:val="005B431A"/>
    <w:rsid w:val="005B43BB"/>
    <w:rsid w:val="005B44A6"/>
    <w:rsid w:val="005B45A6"/>
    <w:rsid w:val="005B45F0"/>
    <w:rsid w:val="005B471E"/>
    <w:rsid w:val="005B48FF"/>
    <w:rsid w:val="005B4AE1"/>
    <w:rsid w:val="005B4B25"/>
    <w:rsid w:val="005B4CAE"/>
    <w:rsid w:val="005B4E3E"/>
    <w:rsid w:val="005B4F77"/>
    <w:rsid w:val="005B4FB9"/>
    <w:rsid w:val="005B527D"/>
    <w:rsid w:val="005B53F6"/>
    <w:rsid w:val="005B5641"/>
    <w:rsid w:val="005B5668"/>
    <w:rsid w:val="005B5926"/>
    <w:rsid w:val="005B594F"/>
    <w:rsid w:val="005B5989"/>
    <w:rsid w:val="005B5990"/>
    <w:rsid w:val="005B5C43"/>
    <w:rsid w:val="005B5C9C"/>
    <w:rsid w:val="005B5CA3"/>
    <w:rsid w:val="005B5D71"/>
    <w:rsid w:val="005B5E8E"/>
    <w:rsid w:val="005B5EA2"/>
    <w:rsid w:val="005B5FB0"/>
    <w:rsid w:val="005B6286"/>
    <w:rsid w:val="005B63BA"/>
    <w:rsid w:val="005B6492"/>
    <w:rsid w:val="005B6501"/>
    <w:rsid w:val="005B6506"/>
    <w:rsid w:val="005B6842"/>
    <w:rsid w:val="005B6959"/>
    <w:rsid w:val="005B6AC2"/>
    <w:rsid w:val="005B6E50"/>
    <w:rsid w:val="005B6ED2"/>
    <w:rsid w:val="005B6FFD"/>
    <w:rsid w:val="005B700C"/>
    <w:rsid w:val="005B7258"/>
    <w:rsid w:val="005B729A"/>
    <w:rsid w:val="005B76D4"/>
    <w:rsid w:val="005B7E6B"/>
    <w:rsid w:val="005B7EC6"/>
    <w:rsid w:val="005B7FD3"/>
    <w:rsid w:val="005C026F"/>
    <w:rsid w:val="005C02A3"/>
    <w:rsid w:val="005C040C"/>
    <w:rsid w:val="005C08DC"/>
    <w:rsid w:val="005C0978"/>
    <w:rsid w:val="005C0B1C"/>
    <w:rsid w:val="005C0E54"/>
    <w:rsid w:val="005C0FAB"/>
    <w:rsid w:val="005C1132"/>
    <w:rsid w:val="005C120E"/>
    <w:rsid w:val="005C136E"/>
    <w:rsid w:val="005C1583"/>
    <w:rsid w:val="005C1685"/>
    <w:rsid w:val="005C1979"/>
    <w:rsid w:val="005C1984"/>
    <w:rsid w:val="005C1ACC"/>
    <w:rsid w:val="005C1AE6"/>
    <w:rsid w:val="005C1C98"/>
    <w:rsid w:val="005C1D4E"/>
    <w:rsid w:val="005C1E74"/>
    <w:rsid w:val="005C208A"/>
    <w:rsid w:val="005C22D4"/>
    <w:rsid w:val="005C23E6"/>
    <w:rsid w:val="005C250B"/>
    <w:rsid w:val="005C2582"/>
    <w:rsid w:val="005C26E0"/>
    <w:rsid w:val="005C2715"/>
    <w:rsid w:val="005C2B1E"/>
    <w:rsid w:val="005C2BB2"/>
    <w:rsid w:val="005C2BC5"/>
    <w:rsid w:val="005C2C15"/>
    <w:rsid w:val="005C2C3C"/>
    <w:rsid w:val="005C2D7E"/>
    <w:rsid w:val="005C2E00"/>
    <w:rsid w:val="005C3139"/>
    <w:rsid w:val="005C31F6"/>
    <w:rsid w:val="005C3207"/>
    <w:rsid w:val="005C334C"/>
    <w:rsid w:val="005C3461"/>
    <w:rsid w:val="005C3607"/>
    <w:rsid w:val="005C366E"/>
    <w:rsid w:val="005C39DC"/>
    <w:rsid w:val="005C3A85"/>
    <w:rsid w:val="005C3C0A"/>
    <w:rsid w:val="005C3FA9"/>
    <w:rsid w:val="005C42E2"/>
    <w:rsid w:val="005C4490"/>
    <w:rsid w:val="005C48EF"/>
    <w:rsid w:val="005C4A08"/>
    <w:rsid w:val="005C4A6E"/>
    <w:rsid w:val="005C4E49"/>
    <w:rsid w:val="005C4E86"/>
    <w:rsid w:val="005C4EAF"/>
    <w:rsid w:val="005C4F7B"/>
    <w:rsid w:val="005C5290"/>
    <w:rsid w:val="005C529B"/>
    <w:rsid w:val="005C529E"/>
    <w:rsid w:val="005C557B"/>
    <w:rsid w:val="005C5639"/>
    <w:rsid w:val="005C58B3"/>
    <w:rsid w:val="005C5A79"/>
    <w:rsid w:val="005C5B49"/>
    <w:rsid w:val="005C6176"/>
    <w:rsid w:val="005C6257"/>
    <w:rsid w:val="005C6271"/>
    <w:rsid w:val="005C62FE"/>
    <w:rsid w:val="005C6570"/>
    <w:rsid w:val="005C6637"/>
    <w:rsid w:val="005C6CC0"/>
    <w:rsid w:val="005C6D99"/>
    <w:rsid w:val="005C6E60"/>
    <w:rsid w:val="005C6F14"/>
    <w:rsid w:val="005C6F33"/>
    <w:rsid w:val="005C6FE4"/>
    <w:rsid w:val="005C71A3"/>
    <w:rsid w:val="005C7350"/>
    <w:rsid w:val="005C77F8"/>
    <w:rsid w:val="005C7853"/>
    <w:rsid w:val="005C78DD"/>
    <w:rsid w:val="005C78E1"/>
    <w:rsid w:val="005C78EE"/>
    <w:rsid w:val="005C7C4A"/>
    <w:rsid w:val="005D085A"/>
    <w:rsid w:val="005D0A01"/>
    <w:rsid w:val="005D0BA9"/>
    <w:rsid w:val="005D0D43"/>
    <w:rsid w:val="005D0D72"/>
    <w:rsid w:val="005D0F5E"/>
    <w:rsid w:val="005D121E"/>
    <w:rsid w:val="005D12A4"/>
    <w:rsid w:val="005D12FC"/>
    <w:rsid w:val="005D131D"/>
    <w:rsid w:val="005D13F8"/>
    <w:rsid w:val="005D14F0"/>
    <w:rsid w:val="005D1589"/>
    <w:rsid w:val="005D16AD"/>
    <w:rsid w:val="005D1710"/>
    <w:rsid w:val="005D1773"/>
    <w:rsid w:val="005D18E9"/>
    <w:rsid w:val="005D192E"/>
    <w:rsid w:val="005D1A5C"/>
    <w:rsid w:val="005D1D15"/>
    <w:rsid w:val="005D1DF2"/>
    <w:rsid w:val="005D1ECC"/>
    <w:rsid w:val="005D209C"/>
    <w:rsid w:val="005D2204"/>
    <w:rsid w:val="005D22D0"/>
    <w:rsid w:val="005D2469"/>
    <w:rsid w:val="005D24A0"/>
    <w:rsid w:val="005D24E0"/>
    <w:rsid w:val="005D252D"/>
    <w:rsid w:val="005D2630"/>
    <w:rsid w:val="005D2763"/>
    <w:rsid w:val="005D289E"/>
    <w:rsid w:val="005D2AFB"/>
    <w:rsid w:val="005D2D27"/>
    <w:rsid w:val="005D2D83"/>
    <w:rsid w:val="005D2F8A"/>
    <w:rsid w:val="005D2FE3"/>
    <w:rsid w:val="005D3077"/>
    <w:rsid w:val="005D3126"/>
    <w:rsid w:val="005D3297"/>
    <w:rsid w:val="005D3338"/>
    <w:rsid w:val="005D34E5"/>
    <w:rsid w:val="005D36A2"/>
    <w:rsid w:val="005D3A60"/>
    <w:rsid w:val="005D3AA6"/>
    <w:rsid w:val="005D3C73"/>
    <w:rsid w:val="005D3DFC"/>
    <w:rsid w:val="005D4034"/>
    <w:rsid w:val="005D416D"/>
    <w:rsid w:val="005D41B6"/>
    <w:rsid w:val="005D4200"/>
    <w:rsid w:val="005D42B1"/>
    <w:rsid w:val="005D434F"/>
    <w:rsid w:val="005D43C9"/>
    <w:rsid w:val="005D4607"/>
    <w:rsid w:val="005D463F"/>
    <w:rsid w:val="005D47C1"/>
    <w:rsid w:val="005D4ACE"/>
    <w:rsid w:val="005D4B6E"/>
    <w:rsid w:val="005D4E3A"/>
    <w:rsid w:val="005D4E3C"/>
    <w:rsid w:val="005D509E"/>
    <w:rsid w:val="005D5161"/>
    <w:rsid w:val="005D538E"/>
    <w:rsid w:val="005D5489"/>
    <w:rsid w:val="005D5524"/>
    <w:rsid w:val="005D57AD"/>
    <w:rsid w:val="005D583A"/>
    <w:rsid w:val="005D59DA"/>
    <w:rsid w:val="005D64F1"/>
    <w:rsid w:val="005D650A"/>
    <w:rsid w:val="005D67A8"/>
    <w:rsid w:val="005D6A25"/>
    <w:rsid w:val="005D71E2"/>
    <w:rsid w:val="005D7398"/>
    <w:rsid w:val="005D7429"/>
    <w:rsid w:val="005D7679"/>
    <w:rsid w:val="005D76BE"/>
    <w:rsid w:val="005D787B"/>
    <w:rsid w:val="005D7922"/>
    <w:rsid w:val="005D7984"/>
    <w:rsid w:val="005D7DAF"/>
    <w:rsid w:val="005D7F35"/>
    <w:rsid w:val="005E007C"/>
    <w:rsid w:val="005E018D"/>
    <w:rsid w:val="005E01E9"/>
    <w:rsid w:val="005E03D9"/>
    <w:rsid w:val="005E0525"/>
    <w:rsid w:val="005E05D7"/>
    <w:rsid w:val="005E0641"/>
    <w:rsid w:val="005E0646"/>
    <w:rsid w:val="005E064F"/>
    <w:rsid w:val="005E06A4"/>
    <w:rsid w:val="005E07E3"/>
    <w:rsid w:val="005E08CA"/>
    <w:rsid w:val="005E0D62"/>
    <w:rsid w:val="005E103E"/>
    <w:rsid w:val="005E10AF"/>
    <w:rsid w:val="005E1151"/>
    <w:rsid w:val="005E121C"/>
    <w:rsid w:val="005E1269"/>
    <w:rsid w:val="005E126E"/>
    <w:rsid w:val="005E12AE"/>
    <w:rsid w:val="005E14E0"/>
    <w:rsid w:val="005E1690"/>
    <w:rsid w:val="005E16AC"/>
    <w:rsid w:val="005E17F7"/>
    <w:rsid w:val="005E1B95"/>
    <w:rsid w:val="005E1C27"/>
    <w:rsid w:val="005E1DFE"/>
    <w:rsid w:val="005E21DB"/>
    <w:rsid w:val="005E2560"/>
    <w:rsid w:val="005E25E3"/>
    <w:rsid w:val="005E288E"/>
    <w:rsid w:val="005E293A"/>
    <w:rsid w:val="005E2AE1"/>
    <w:rsid w:val="005E337D"/>
    <w:rsid w:val="005E3448"/>
    <w:rsid w:val="005E3544"/>
    <w:rsid w:val="005E372C"/>
    <w:rsid w:val="005E3794"/>
    <w:rsid w:val="005E398E"/>
    <w:rsid w:val="005E3A26"/>
    <w:rsid w:val="005E3ABB"/>
    <w:rsid w:val="005E3C73"/>
    <w:rsid w:val="005E3ECA"/>
    <w:rsid w:val="005E3F2F"/>
    <w:rsid w:val="005E42B2"/>
    <w:rsid w:val="005E43A3"/>
    <w:rsid w:val="005E4492"/>
    <w:rsid w:val="005E4682"/>
    <w:rsid w:val="005E48D1"/>
    <w:rsid w:val="005E4B9E"/>
    <w:rsid w:val="005E4F94"/>
    <w:rsid w:val="005E4FDA"/>
    <w:rsid w:val="005E5022"/>
    <w:rsid w:val="005E5023"/>
    <w:rsid w:val="005E50F9"/>
    <w:rsid w:val="005E5217"/>
    <w:rsid w:val="005E5283"/>
    <w:rsid w:val="005E52A4"/>
    <w:rsid w:val="005E52AB"/>
    <w:rsid w:val="005E53D1"/>
    <w:rsid w:val="005E54E3"/>
    <w:rsid w:val="005E5851"/>
    <w:rsid w:val="005E58A3"/>
    <w:rsid w:val="005E5AE9"/>
    <w:rsid w:val="005E5BAE"/>
    <w:rsid w:val="005E5DFB"/>
    <w:rsid w:val="005E5EF6"/>
    <w:rsid w:val="005E6019"/>
    <w:rsid w:val="005E66A3"/>
    <w:rsid w:val="005E676D"/>
    <w:rsid w:val="005E679E"/>
    <w:rsid w:val="005E67ED"/>
    <w:rsid w:val="005E6AAA"/>
    <w:rsid w:val="005E6D46"/>
    <w:rsid w:val="005E6D4E"/>
    <w:rsid w:val="005E6D78"/>
    <w:rsid w:val="005E6EE4"/>
    <w:rsid w:val="005E710A"/>
    <w:rsid w:val="005E7662"/>
    <w:rsid w:val="005E7ADD"/>
    <w:rsid w:val="005E7DB4"/>
    <w:rsid w:val="005E7F4C"/>
    <w:rsid w:val="005E7F65"/>
    <w:rsid w:val="005F00A8"/>
    <w:rsid w:val="005F026C"/>
    <w:rsid w:val="005F04E6"/>
    <w:rsid w:val="005F050C"/>
    <w:rsid w:val="005F060C"/>
    <w:rsid w:val="005F07CB"/>
    <w:rsid w:val="005F0829"/>
    <w:rsid w:val="005F0B5F"/>
    <w:rsid w:val="005F0BF9"/>
    <w:rsid w:val="005F1006"/>
    <w:rsid w:val="005F1096"/>
    <w:rsid w:val="005F12EA"/>
    <w:rsid w:val="005F14EF"/>
    <w:rsid w:val="005F1B32"/>
    <w:rsid w:val="005F1CA8"/>
    <w:rsid w:val="005F1EF6"/>
    <w:rsid w:val="005F2003"/>
    <w:rsid w:val="005F227C"/>
    <w:rsid w:val="005F2344"/>
    <w:rsid w:val="005F2347"/>
    <w:rsid w:val="005F2422"/>
    <w:rsid w:val="005F28A7"/>
    <w:rsid w:val="005F294F"/>
    <w:rsid w:val="005F2BC7"/>
    <w:rsid w:val="005F2E76"/>
    <w:rsid w:val="005F2EC6"/>
    <w:rsid w:val="005F2F50"/>
    <w:rsid w:val="005F301C"/>
    <w:rsid w:val="005F30DE"/>
    <w:rsid w:val="005F3281"/>
    <w:rsid w:val="005F3413"/>
    <w:rsid w:val="005F35B2"/>
    <w:rsid w:val="005F3653"/>
    <w:rsid w:val="005F3734"/>
    <w:rsid w:val="005F3751"/>
    <w:rsid w:val="005F3761"/>
    <w:rsid w:val="005F3796"/>
    <w:rsid w:val="005F39B8"/>
    <w:rsid w:val="005F3E4E"/>
    <w:rsid w:val="005F4107"/>
    <w:rsid w:val="005F41C0"/>
    <w:rsid w:val="005F425C"/>
    <w:rsid w:val="005F4595"/>
    <w:rsid w:val="005F460A"/>
    <w:rsid w:val="005F49EF"/>
    <w:rsid w:val="005F4A01"/>
    <w:rsid w:val="005F4DAD"/>
    <w:rsid w:val="005F4E84"/>
    <w:rsid w:val="005F4ED0"/>
    <w:rsid w:val="005F4FA1"/>
    <w:rsid w:val="005F5043"/>
    <w:rsid w:val="005F524F"/>
    <w:rsid w:val="005F540D"/>
    <w:rsid w:val="005F5528"/>
    <w:rsid w:val="005F5A51"/>
    <w:rsid w:val="005F5B26"/>
    <w:rsid w:val="005F5BD0"/>
    <w:rsid w:val="005F5E91"/>
    <w:rsid w:val="005F5EDD"/>
    <w:rsid w:val="005F6022"/>
    <w:rsid w:val="005F61C0"/>
    <w:rsid w:val="005F627E"/>
    <w:rsid w:val="005F62BC"/>
    <w:rsid w:val="005F6436"/>
    <w:rsid w:val="005F65BB"/>
    <w:rsid w:val="005F6760"/>
    <w:rsid w:val="005F698D"/>
    <w:rsid w:val="005F6A12"/>
    <w:rsid w:val="005F6A24"/>
    <w:rsid w:val="005F6C6A"/>
    <w:rsid w:val="005F6DC3"/>
    <w:rsid w:val="005F6FBF"/>
    <w:rsid w:val="005F7201"/>
    <w:rsid w:val="005F757A"/>
    <w:rsid w:val="005F79BF"/>
    <w:rsid w:val="005F79CC"/>
    <w:rsid w:val="005F7A4C"/>
    <w:rsid w:val="005F7CE8"/>
    <w:rsid w:val="005F7E80"/>
    <w:rsid w:val="006001BF"/>
    <w:rsid w:val="0060038A"/>
    <w:rsid w:val="006003DD"/>
    <w:rsid w:val="006005BF"/>
    <w:rsid w:val="006005C7"/>
    <w:rsid w:val="0060099E"/>
    <w:rsid w:val="00600BCF"/>
    <w:rsid w:val="00600BEB"/>
    <w:rsid w:val="00600C6A"/>
    <w:rsid w:val="00600C94"/>
    <w:rsid w:val="00600E10"/>
    <w:rsid w:val="00600F72"/>
    <w:rsid w:val="00600FF6"/>
    <w:rsid w:val="006010A5"/>
    <w:rsid w:val="00601116"/>
    <w:rsid w:val="006013B9"/>
    <w:rsid w:val="006014E3"/>
    <w:rsid w:val="0060180F"/>
    <w:rsid w:val="006019E9"/>
    <w:rsid w:val="00601B09"/>
    <w:rsid w:val="00601C02"/>
    <w:rsid w:val="00601CB9"/>
    <w:rsid w:val="00602046"/>
    <w:rsid w:val="006021D0"/>
    <w:rsid w:val="00602738"/>
    <w:rsid w:val="0060280F"/>
    <w:rsid w:val="006028D0"/>
    <w:rsid w:val="00602A0E"/>
    <w:rsid w:val="00602B34"/>
    <w:rsid w:val="00602D51"/>
    <w:rsid w:val="00602DA5"/>
    <w:rsid w:val="00602DB3"/>
    <w:rsid w:val="00603047"/>
    <w:rsid w:val="0060307F"/>
    <w:rsid w:val="0060310D"/>
    <w:rsid w:val="006031F0"/>
    <w:rsid w:val="00603447"/>
    <w:rsid w:val="006036CC"/>
    <w:rsid w:val="006037A2"/>
    <w:rsid w:val="00603AD6"/>
    <w:rsid w:val="00603AE1"/>
    <w:rsid w:val="00603B55"/>
    <w:rsid w:val="006040C4"/>
    <w:rsid w:val="006042C2"/>
    <w:rsid w:val="0060454E"/>
    <w:rsid w:val="006046BC"/>
    <w:rsid w:val="00604747"/>
    <w:rsid w:val="00604906"/>
    <w:rsid w:val="00604A4C"/>
    <w:rsid w:val="00604AFC"/>
    <w:rsid w:val="00604B62"/>
    <w:rsid w:val="006058C8"/>
    <w:rsid w:val="00605A37"/>
    <w:rsid w:val="00605B1B"/>
    <w:rsid w:val="00605C0C"/>
    <w:rsid w:val="00605C8C"/>
    <w:rsid w:val="00605CCA"/>
    <w:rsid w:val="00605DF9"/>
    <w:rsid w:val="00605EA1"/>
    <w:rsid w:val="006060CA"/>
    <w:rsid w:val="00606196"/>
    <w:rsid w:val="006062A2"/>
    <w:rsid w:val="006064A7"/>
    <w:rsid w:val="0060656B"/>
    <w:rsid w:val="00606591"/>
    <w:rsid w:val="0060665E"/>
    <w:rsid w:val="00606ADB"/>
    <w:rsid w:val="00606B35"/>
    <w:rsid w:val="00606C45"/>
    <w:rsid w:val="00606EF7"/>
    <w:rsid w:val="006072B9"/>
    <w:rsid w:val="006079BC"/>
    <w:rsid w:val="00607CEF"/>
    <w:rsid w:val="00607F4D"/>
    <w:rsid w:val="00610065"/>
    <w:rsid w:val="006100AF"/>
    <w:rsid w:val="0061041F"/>
    <w:rsid w:val="006105E2"/>
    <w:rsid w:val="00610AFD"/>
    <w:rsid w:val="00610D2C"/>
    <w:rsid w:val="00610F20"/>
    <w:rsid w:val="00611048"/>
    <w:rsid w:val="006110FD"/>
    <w:rsid w:val="00611351"/>
    <w:rsid w:val="006113D3"/>
    <w:rsid w:val="006119B2"/>
    <w:rsid w:val="006119BD"/>
    <w:rsid w:val="00611B1B"/>
    <w:rsid w:val="00611BF5"/>
    <w:rsid w:val="00611F81"/>
    <w:rsid w:val="00611FF8"/>
    <w:rsid w:val="0061206D"/>
    <w:rsid w:val="00612090"/>
    <w:rsid w:val="006120D0"/>
    <w:rsid w:val="0061218B"/>
    <w:rsid w:val="0061230E"/>
    <w:rsid w:val="00612322"/>
    <w:rsid w:val="00612CCD"/>
    <w:rsid w:val="00612E31"/>
    <w:rsid w:val="00612F26"/>
    <w:rsid w:val="006130E2"/>
    <w:rsid w:val="00613145"/>
    <w:rsid w:val="006132B5"/>
    <w:rsid w:val="006132ED"/>
    <w:rsid w:val="00613405"/>
    <w:rsid w:val="00613488"/>
    <w:rsid w:val="0061357D"/>
    <w:rsid w:val="006135BF"/>
    <w:rsid w:val="0061369F"/>
    <w:rsid w:val="0061398B"/>
    <w:rsid w:val="00613C6E"/>
    <w:rsid w:val="00613CD3"/>
    <w:rsid w:val="00613EBC"/>
    <w:rsid w:val="00613ECF"/>
    <w:rsid w:val="00613F5C"/>
    <w:rsid w:val="0061408E"/>
    <w:rsid w:val="006142CF"/>
    <w:rsid w:val="0061434C"/>
    <w:rsid w:val="0061449C"/>
    <w:rsid w:val="006145F9"/>
    <w:rsid w:val="006146DA"/>
    <w:rsid w:val="006149DC"/>
    <w:rsid w:val="00614AC5"/>
    <w:rsid w:val="00614CF0"/>
    <w:rsid w:val="00614D20"/>
    <w:rsid w:val="0061501C"/>
    <w:rsid w:val="0061519E"/>
    <w:rsid w:val="00615424"/>
    <w:rsid w:val="006155D1"/>
    <w:rsid w:val="006156C0"/>
    <w:rsid w:val="00615922"/>
    <w:rsid w:val="00615985"/>
    <w:rsid w:val="00615B67"/>
    <w:rsid w:val="00615C9A"/>
    <w:rsid w:val="00615CED"/>
    <w:rsid w:val="00615DE0"/>
    <w:rsid w:val="00615FFB"/>
    <w:rsid w:val="0061607E"/>
    <w:rsid w:val="0061624F"/>
    <w:rsid w:val="0061632B"/>
    <w:rsid w:val="006164D7"/>
    <w:rsid w:val="006166C5"/>
    <w:rsid w:val="00616791"/>
    <w:rsid w:val="0061691E"/>
    <w:rsid w:val="006169CD"/>
    <w:rsid w:val="00616A21"/>
    <w:rsid w:val="00616D31"/>
    <w:rsid w:val="00616F57"/>
    <w:rsid w:val="0061704A"/>
    <w:rsid w:val="0061792E"/>
    <w:rsid w:val="006179AB"/>
    <w:rsid w:val="006179DE"/>
    <w:rsid w:val="006179F7"/>
    <w:rsid w:val="00617BE2"/>
    <w:rsid w:val="00617BE7"/>
    <w:rsid w:val="00617CCB"/>
    <w:rsid w:val="00617D0E"/>
    <w:rsid w:val="00617D5B"/>
    <w:rsid w:val="00617E8F"/>
    <w:rsid w:val="00617F44"/>
    <w:rsid w:val="006200EB"/>
    <w:rsid w:val="0062049C"/>
    <w:rsid w:val="00620665"/>
    <w:rsid w:val="0062091C"/>
    <w:rsid w:val="00620AD9"/>
    <w:rsid w:val="00620AE3"/>
    <w:rsid w:val="00620C77"/>
    <w:rsid w:val="00620E31"/>
    <w:rsid w:val="006210CC"/>
    <w:rsid w:val="006212BB"/>
    <w:rsid w:val="00621518"/>
    <w:rsid w:val="006215A3"/>
    <w:rsid w:val="006216D7"/>
    <w:rsid w:val="00621787"/>
    <w:rsid w:val="00621810"/>
    <w:rsid w:val="00621866"/>
    <w:rsid w:val="00621913"/>
    <w:rsid w:val="00621940"/>
    <w:rsid w:val="00621C14"/>
    <w:rsid w:val="00621EAD"/>
    <w:rsid w:val="00622046"/>
    <w:rsid w:val="006220C8"/>
    <w:rsid w:val="006221AE"/>
    <w:rsid w:val="00622233"/>
    <w:rsid w:val="00622382"/>
    <w:rsid w:val="00622486"/>
    <w:rsid w:val="0062252F"/>
    <w:rsid w:val="0062262E"/>
    <w:rsid w:val="00622675"/>
    <w:rsid w:val="006227CC"/>
    <w:rsid w:val="0062280E"/>
    <w:rsid w:val="006228B0"/>
    <w:rsid w:val="006228B8"/>
    <w:rsid w:val="00622ACD"/>
    <w:rsid w:val="00622C87"/>
    <w:rsid w:val="00622D98"/>
    <w:rsid w:val="00622DE0"/>
    <w:rsid w:val="006230BB"/>
    <w:rsid w:val="00623154"/>
    <w:rsid w:val="006233B7"/>
    <w:rsid w:val="006234F5"/>
    <w:rsid w:val="0062355D"/>
    <w:rsid w:val="006237D9"/>
    <w:rsid w:val="00623892"/>
    <w:rsid w:val="00623896"/>
    <w:rsid w:val="00623943"/>
    <w:rsid w:val="00623B9D"/>
    <w:rsid w:val="00623EB3"/>
    <w:rsid w:val="00623F7A"/>
    <w:rsid w:val="00624210"/>
    <w:rsid w:val="0062439D"/>
    <w:rsid w:val="006244D0"/>
    <w:rsid w:val="00624587"/>
    <w:rsid w:val="00624604"/>
    <w:rsid w:val="006246E5"/>
    <w:rsid w:val="006248F5"/>
    <w:rsid w:val="00624918"/>
    <w:rsid w:val="00624C40"/>
    <w:rsid w:val="00624C6F"/>
    <w:rsid w:val="00624D4B"/>
    <w:rsid w:val="00624F68"/>
    <w:rsid w:val="00624FB6"/>
    <w:rsid w:val="00625015"/>
    <w:rsid w:val="00625053"/>
    <w:rsid w:val="006250F4"/>
    <w:rsid w:val="006253B0"/>
    <w:rsid w:val="0062579B"/>
    <w:rsid w:val="00625A2A"/>
    <w:rsid w:val="00625AA8"/>
    <w:rsid w:val="00625C46"/>
    <w:rsid w:val="00625C92"/>
    <w:rsid w:val="00625CDB"/>
    <w:rsid w:val="00625F32"/>
    <w:rsid w:val="00626002"/>
    <w:rsid w:val="0062610F"/>
    <w:rsid w:val="006263F2"/>
    <w:rsid w:val="0062685F"/>
    <w:rsid w:val="00626977"/>
    <w:rsid w:val="00626AD3"/>
    <w:rsid w:val="00626BB1"/>
    <w:rsid w:val="00626EF3"/>
    <w:rsid w:val="00626F38"/>
    <w:rsid w:val="00626FAC"/>
    <w:rsid w:val="006270FD"/>
    <w:rsid w:val="0062728C"/>
    <w:rsid w:val="006272AE"/>
    <w:rsid w:val="0062736B"/>
    <w:rsid w:val="00627466"/>
    <w:rsid w:val="006275B5"/>
    <w:rsid w:val="00627732"/>
    <w:rsid w:val="006277F8"/>
    <w:rsid w:val="006278AA"/>
    <w:rsid w:val="006279C9"/>
    <w:rsid w:val="00627DFB"/>
    <w:rsid w:val="00627F46"/>
    <w:rsid w:val="00630105"/>
    <w:rsid w:val="00630142"/>
    <w:rsid w:val="006301C5"/>
    <w:rsid w:val="006301E1"/>
    <w:rsid w:val="006302F0"/>
    <w:rsid w:val="0063058E"/>
    <w:rsid w:val="0063067D"/>
    <w:rsid w:val="00630783"/>
    <w:rsid w:val="0063099C"/>
    <w:rsid w:val="00630DF1"/>
    <w:rsid w:val="00630F3A"/>
    <w:rsid w:val="00631125"/>
    <w:rsid w:val="006311A2"/>
    <w:rsid w:val="0063165D"/>
    <w:rsid w:val="006319F1"/>
    <w:rsid w:val="00631C89"/>
    <w:rsid w:val="006323EB"/>
    <w:rsid w:val="0063248B"/>
    <w:rsid w:val="00632533"/>
    <w:rsid w:val="00632700"/>
    <w:rsid w:val="00632966"/>
    <w:rsid w:val="00632ABE"/>
    <w:rsid w:val="00632B07"/>
    <w:rsid w:val="00632E38"/>
    <w:rsid w:val="00633020"/>
    <w:rsid w:val="00633092"/>
    <w:rsid w:val="0063320B"/>
    <w:rsid w:val="0063330D"/>
    <w:rsid w:val="0063355A"/>
    <w:rsid w:val="0063359F"/>
    <w:rsid w:val="00633840"/>
    <w:rsid w:val="00633903"/>
    <w:rsid w:val="006339AA"/>
    <w:rsid w:val="00633C2F"/>
    <w:rsid w:val="00633C70"/>
    <w:rsid w:val="00633E21"/>
    <w:rsid w:val="00633EA8"/>
    <w:rsid w:val="00634051"/>
    <w:rsid w:val="00634078"/>
    <w:rsid w:val="00634211"/>
    <w:rsid w:val="006345BD"/>
    <w:rsid w:val="00634747"/>
    <w:rsid w:val="00634B34"/>
    <w:rsid w:val="00634B48"/>
    <w:rsid w:val="00634C35"/>
    <w:rsid w:val="00634FBE"/>
    <w:rsid w:val="006350EF"/>
    <w:rsid w:val="006350F8"/>
    <w:rsid w:val="006355E2"/>
    <w:rsid w:val="0063569C"/>
    <w:rsid w:val="00636139"/>
    <w:rsid w:val="00636316"/>
    <w:rsid w:val="00636330"/>
    <w:rsid w:val="006364B7"/>
    <w:rsid w:val="006364D0"/>
    <w:rsid w:val="006364D3"/>
    <w:rsid w:val="00636743"/>
    <w:rsid w:val="006367E6"/>
    <w:rsid w:val="0063684F"/>
    <w:rsid w:val="00636880"/>
    <w:rsid w:val="006368BC"/>
    <w:rsid w:val="006369E1"/>
    <w:rsid w:val="00636A6A"/>
    <w:rsid w:val="00636C10"/>
    <w:rsid w:val="00636D64"/>
    <w:rsid w:val="00637129"/>
    <w:rsid w:val="006372F0"/>
    <w:rsid w:val="0063732C"/>
    <w:rsid w:val="006378A5"/>
    <w:rsid w:val="00637A7C"/>
    <w:rsid w:val="00637C60"/>
    <w:rsid w:val="00637E49"/>
    <w:rsid w:val="00640038"/>
    <w:rsid w:val="00640053"/>
    <w:rsid w:val="00640132"/>
    <w:rsid w:val="00640399"/>
    <w:rsid w:val="006407A7"/>
    <w:rsid w:val="006407C6"/>
    <w:rsid w:val="00640E4B"/>
    <w:rsid w:val="00640EE2"/>
    <w:rsid w:val="00640FCC"/>
    <w:rsid w:val="006410E8"/>
    <w:rsid w:val="0064118E"/>
    <w:rsid w:val="0064124D"/>
    <w:rsid w:val="00641331"/>
    <w:rsid w:val="0064138E"/>
    <w:rsid w:val="0064191A"/>
    <w:rsid w:val="00641FBB"/>
    <w:rsid w:val="00641FCB"/>
    <w:rsid w:val="0064209B"/>
    <w:rsid w:val="00642158"/>
    <w:rsid w:val="0064258A"/>
    <w:rsid w:val="006425EB"/>
    <w:rsid w:val="006426B4"/>
    <w:rsid w:val="00642A13"/>
    <w:rsid w:val="00642D89"/>
    <w:rsid w:val="00642DFA"/>
    <w:rsid w:val="00643152"/>
    <w:rsid w:val="006431BE"/>
    <w:rsid w:val="0064321C"/>
    <w:rsid w:val="006432B1"/>
    <w:rsid w:val="006434B5"/>
    <w:rsid w:val="006434E0"/>
    <w:rsid w:val="00643625"/>
    <w:rsid w:val="00643A68"/>
    <w:rsid w:val="00643BC9"/>
    <w:rsid w:val="00644699"/>
    <w:rsid w:val="006447C2"/>
    <w:rsid w:val="006448ED"/>
    <w:rsid w:val="00644AF9"/>
    <w:rsid w:val="00644BCB"/>
    <w:rsid w:val="00644FBD"/>
    <w:rsid w:val="00645266"/>
    <w:rsid w:val="006452FB"/>
    <w:rsid w:val="00645301"/>
    <w:rsid w:val="0064578B"/>
    <w:rsid w:val="006457CF"/>
    <w:rsid w:val="006458B4"/>
    <w:rsid w:val="00645C91"/>
    <w:rsid w:val="00645E13"/>
    <w:rsid w:val="00646055"/>
    <w:rsid w:val="00646258"/>
    <w:rsid w:val="0064633E"/>
    <w:rsid w:val="00646524"/>
    <w:rsid w:val="00646561"/>
    <w:rsid w:val="006466BD"/>
    <w:rsid w:val="00646946"/>
    <w:rsid w:val="00646976"/>
    <w:rsid w:val="00646AB3"/>
    <w:rsid w:val="00646B7C"/>
    <w:rsid w:val="00646D90"/>
    <w:rsid w:val="00646E3C"/>
    <w:rsid w:val="006475C1"/>
    <w:rsid w:val="00647625"/>
    <w:rsid w:val="00647693"/>
    <w:rsid w:val="006477C2"/>
    <w:rsid w:val="006477EA"/>
    <w:rsid w:val="00647AD7"/>
    <w:rsid w:val="00647B09"/>
    <w:rsid w:val="00647B24"/>
    <w:rsid w:val="00647B57"/>
    <w:rsid w:val="00647D74"/>
    <w:rsid w:val="00647DE6"/>
    <w:rsid w:val="00650169"/>
    <w:rsid w:val="00650337"/>
    <w:rsid w:val="00650344"/>
    <w:rsid w:val="006503F5"/>
    <w:rsid w:val="006504F3"/>
    <w:rsid w:val="00650570"/>
    <w:rsid w:val="006505DB"/>
    <w:rsid w:val="0065077D"/>
    <w:rsid w:val="006507B7"/>
    <w:rsid w:val="00650984"/>
    <w:rsid w:val="00650BD7"/>
    <w:rsid w:val="00650C0D"/>
    <w:rsid w:val="00650F73"/>
    <w:rsid w:val="00650FF8"/>
    <w:rsid w:val="006510E5"/>
    <w:rsid w:val="006510F4"/>
    <w:rsid w:val="00651238"/>
    <w:rsid w:val="006515EB"/>
    <w:rsid w:val="006516E3"/>
    <w:rsid w:val="006519E9"/>
    <w:rsid w:val="00651B31"/>
    <w:rsid w:val="00652154"/>
    <w:rsid w:val="00652263"/>
    <w:rsid w:val="0065231A"/>
    <w:rsid w:val="00652348"/>
    <w:rsid w:val="00652694"/>
    <w:rsid w:val="00652884"/>
    <w:rsid w:val="006528AE"/>
    <w:rsid w:val="006528FA"/>
    <w:rsid w:val="00652E1F"/>
    <w:rsid w:val="006531AA"/>
    <w:rsid w:val="00653345"/>
    <w:rsid w:val="00653460"/>
    <w:rsid w:val="00653531"/>
    <w:rsid w:val="006537EB"/>
    <w:rsid w:val="0065384E"/>
    <w:rsid w:val="0065386B"/>
    <w:rsid w:val="00653C16"/>
    <w:rsid w:val="0065407E"/>
    <w:rsid w:val="00654609"/>
    <w:rsid w:val="0065465B"/>
    <w:rsid w:val="00654852"/>
    <w:rsid w:val="00654BDB"/>
    <w:rsid w:val="00654DD2"/>
    <w:rsid w:val="00654DDE"/>
    <w:rsid w:val="00654DF7"/>
    <w:rsid w:val="00654EDF"/>
    <w:rsid w:val="00654F45"/>
    <w:rsid w:val="0065512F"/>
    <w:rsid w:val="00655198"/>
    <w:rsid w:val="00655973"/>
    <w:rsid w:val="00655C2D"/>
    <w:rsid w:val="00655C65"/>
    <w:rsid w:val="00655EC7"/>
    <w:rsid w:val="0065611C"/>
    <w:rsid w:val="0065634A"/>
    <w:rsid w:val="00656614"/>
    <w:rsid w:val="00656999"/>
    <w:rsid w:val="00656A39"/>
    <w:rsid w:val="00656EB9"/>
    <w:rsid w:val="00656F19"/>
    <w:rsid w:val="00656F28"/>
    <w:rsid w:val="0065715A"/>
    <w:rsid w:val="006571C1"/>
    <w:rsid w:val="0065725D"/>
    <w:rsid w:val="00657305"/>
    <w:rsid w:val="00657385"/>
    <w:rsid w:val="00657A55"/>
    <w:rsid w:val="00657A63"/>
    <w:rsid w:val="00657D87"/>
    <w:rsid w:val="00657E7C"/>
    <w:rsid w:val="00660545"/>
    <w:rsid w:val="006607BC"/>
    <w:rsid w:val="0066097B"/>
    <w:rsid w:val="00660D0F"/>
    <w:rsid w:val="00660DD0"/>
    <w:rsid w:val="0066112B"/>
    <w:rsid w:val="0066128B"/>
    <w:rsid w:val="00661353"/>
    <w:rsid w:val="00661491"/>
    <w:rsid w:val="00661990"/>
    <w:rsid w:val="00661CB4"/>
    <w:rsid w:val="00661E71"/>
    <w:rsid w:val="0066217C"/>
    <w:rsid w:val="0066225A"/>
    <w:rsid w:val="006622DA"/>
    <w:rsid w:val="006624D5"/>
    <w:rsid w:val="006629B9"/>
    <w:rsid w:val="00662BF5"/>
    <w:rsid w:val="00662C56"/>
    <w:rsid w:val="00662D61"/>
    <w:rsid w:val="006631E3"/>
    <w:rsid w:val="0066335D"/>
    <w:rsid w:val="00663398"/>
    <w:rsid w:val="00663413"/>
    <w:rsid w:val="006635DE"/>
    <w:rsid w:val="006638DE"/>
    <w:rsid w:val="006639B5"/>
    <w:rsid w:val="00663AA1"/>
    <w:rsid w:val="00663B99"/>
    <w:rsid w:val="00663C02"/>
    <w:rsid w:val="00663CAF"/>
    <w:rsid w:val="00663E4F"/>
    <w:rsid w:val="00663F2F"/>
    <w:rsid w:val="00664048"/>
    <w:rsid w:val="00664050"/>
    <w:rsid w:val="00664160"/>
    <w:rsid w:val="006641CE"/>
    <w:rsid w:val="0066425D"/>
    <w:rsid w:val="00664295"/>
    <w:rsid w:val="00664432"/>
    <w:rsid w:val="00664495"/>
    <w:rsid w:val="006644E9"/>
    <w:rsid w:val="00664546"/>
    <w:rsid w:val="00664554"/>
    <w:rsid w:val="0066459D"/>
    <w:rsid w:val="00664AF5"/>
    <w:rsid w:val="00664D52"/>
    <w:rsid w:val="00664E66"/>
    <w:rsid w:val="00664F51"/>
    <w:rsid w:val="00664FD5"/>
    <w:rsid w:val="00665116"/>
    <w:rsid w:val="0066522C"/>
    <w:rsid w:val="00665492"/>
    <w:rsid w:val="006654C0"/>
    <w:rsid w:val="00665615"/>
    <w:rsid w:val="006656F5"/>
    <w:rsid w:val="006657A7"/>
    <w:rsid w:val="00665B9F"/>
    <w:rsid w:val="00665D75"/>
    <w:rsid w:val="0066640F"/>
    <w:rsid w:val="006664F0"/>
    <w:rsid w:val="0066685D"/>
    <w:rsid w:val="006668F9"/>
    <w:rsid w:val="006669A6"/>
    <w:rsid w:val="00666BB2"/>
    <w:rsid w:val="00666F10"/>
    <w:rsid w:val="006670C4"/>
    <w:rsid w:val="006674E5"/>
    <w:rsid w:val="006674E6"/>
    <w:rsid w:val="00667547"/>
    <w:rsid w:val="00667559"/>
    <w:rsid w:val="0066756F"/>
    <w:rsid w:val="006676C1"/>
    <w:rsid w:val="00667C29"/>
    <w:rsid w:val="00667C44"/>
    <w:rsid w:val="00667C45"/>
    <w:rsid w:val="00667FB7"/>
    <w:rsid w:val="00667FB9"/>
    <w:rsid w:val="00670005"/>
    <w:rsid w:val="006700B8"/>
    <w:rsid w:val="00670235"/>
    <w:rsid w:val="00670289"/>
    <w:rsid w:val="00670568"/>
    <w:rsid w:val="00670BFB"/>
    <w:rsid w:val="00670D1A"/>
    <w:rsid w:val="00670D41"/>
    <w:rsid w:val="00670D69"/>
    <w:rsid w:val="00670DAB"/>
    <w:rsid w:val="00670E9B"/>
    <w:rsid w:val="00670EFD"/>
    <w:rsid w:val="0067120C"/>
    <w:rsid w:val="00671371"/>
    <w:rsid w:val="00671437"/>
    <w:rsid w:val="0067161D"/>
    <w:rsid w:val="00671862"/>
    <w:rsid w:val="006719B5"/>
    <w:rsid w:val="00671B44"/>
    <w:rsid w:val="00671BA3"/>
    <w:rsid w:val="006720FD"/>
    <w:rsid w:val="00672321"/>
    <w:rsid w:val="0067265C"/>
    <w:rsid w:val="006726F6"/>
    <w:rsid w:val="006728A1"/>
    <w:rsid w:val="006728E5"/>
    <w:rsid w:val="00672CCB"/>
    <w:rsid w:val="00672D70"/>
    <w:rsid w:val="00672E91"/>
    <w:rsid w:val="00672EB9"/>
    <w:rsid w:val="00673851"/>
    <w:rsid w:val="0067387B"/>
    <w:rsid w:val="00673981"/>
    <w:rsid w:val="00673C7D"/>
    <w:rsid w:val="0067443A"/>
    <w:rsid w:val="0067455B"/>
    <w:rsid w:val="006747DF"/>
    <w:rsid w:val="00674855"/>
    <w:rsid w:val="006748CA"/>
    <w:rsid w:val="00674A0B"/>
    <w:rsid w:val="00674C20"/>
    <w:rsid w:val="00674DFF"/>
    <w:rsid w:val="00674E25"/>
    <w:rsid w:val="00674EF9"/>
    <w:rsid w:val="00674F8E"/>
    <w:rsid w:val="006755B3"/>
    <w:rsid w:val="006755E0"/>
    <w:rsid w:val="006755F7"/>
    <w:rsid w:val="006756C5"/>
    <w:rsid w:val="0067577F"/>
    <w:rsid w:val="0067604F"/>
    <w:rsid w:val="00676089"/>
    <w:rsid w:val="00676215"/>
    <w:rsid w:val="006763A0"/>
    <w:rsid w:val="0067652B"/>
    <w:rsid w:val="00676896"/>
    <w:rsid w:val="00676AC2"/>
    <w:rsid w:val="00676CA5"/>
    <w:rsid w:val="00676D95"/>
    <w:rsid w:val="00676EC9"/>
    <w:rsid w:val="00676FC3"/>
    <w:rsid w:val="00677068"/>
    <w:rsid w:val="00677112"/>
    <w:rsid w:val="00677304"/>
    <w:rsid w:val="0067738E"/>
    <w:rsid w:val="00677456"/>
    <w:rsid w:val="006774D8"/>
    <w:rsid w:val="006775B4"/>
    <w:rsid w:val="00677747"/>
    <w:rsid w:val="006779CF"/>
    <w:rsid w:val="00677BD8"/>
    <w:rsid w:val="00677CB6"/>
    <w:rsid w:val="00677D49"/>
    <w:rsid w:val="00677D4B"/>
    <w:rsid w:val="00677DE1"/>
    <w:rsid w:val="00677E51"/>
    <w:rsid w:val="006800E6"/>
    <w:rsid w:val="006802D1"/>
    <w:rsid w:val="0068031E"/>
    <w:rsid w:val="00680430"/>
    <w:rsid w:val="006804D9"/>
    <w:rsid w:val="006805C5"/>
    <w:rsid w:val="00680809"/>
    <w:rsid w:val="006809BB"/>
    <w:rsid w:val="00680B62"/>
    <w:rsid w:val="00680BB0"/>
    <w:rsid w:val="00680EDE"/>
    <w:rsid w:val="00681332"/>
    <w:rsid w:val="006815A3"/>
    <w:rsid w:val="00681690"/>
    <w:rsid w:val="006816A8"/>
    <w:rsid w:val="00681772"/>
    <w:rsid w:val="00681C4E"/>
    <w:rsid w:val="00681CB4"/>
    <w:rsid w:val="00681D95"/>
    <w:rsid w:val="00681DB5"/>
    <w:rsid w:val="00681FF1"/>
    <w:rsid w:val="00682006"/>
    <w:rsid w:val="006820EE"/>
    <w:rsid w:val="0068220D"/>
    <w:rsid w:val="0068222B"/>
    <w:rsid w:val="00682336"/>
    <w:rsid w:val="0068245C"/>
    <w:rsid w:val="0068268B"/>
    <w:rsid w:val="00682717"/>
    <w:rsid w:val="00682817"/>
    <w:rsid w:val="00682844"/>
    <w:rsid w:val="0068285A"/>
    <w:rsid w:val="006828DE"/>
    <w:rsid w:val="0068294A"/>
    <w:rsid w:val="00682CBD"/>
    <w:rsid w:val="0068306C"/>
    <w:rsid w:val="00683092"/>
    <w:rsid w:val="0068327B"/>
    <w:rsid w:val="006834D8"/>
    <w:rsid w:val="00683661"/>
    <w:rsid w:val="006836B5"/>
    <w:rsid w:val="00683943"/>
    <w:rsid w:val="00683D00"/>
    <w:rsid w:val="00684229"/>
    <w:rsid w:val="00684393"/>
    <w:rsid w:val="0068439F"/>
    <w:rsid w:val="0068440D"/>
    <w:rsid w:val="00684461"/>
    <w:rsid w:val="006848CF"/>
    <w:rsid w:val="006849BA"/>
    <w:rsid w:val="006849E3"/>
    <w:rsid w:val="00684A1A"/>
    <w:rsid w:val="00684F1B"/>
    <w:rsid w:val="006852DC"/>
    <w:rsid w:val="0068538B"/>
    <w:rsid w:val="00685391"/>
    <w:rsid w:val="006858FC"/>
    <w:rsid w:val="00685B38"/>
    <w:rsid w:val="00685B70"/>
    <w:rsid w:val="00685BA3"/>
    <w:rsid w:val="006861F4"/>
    <w:rsid w:val="006862C5"/>
    <w:rsid w:val="00686547"/>
    <w:rsid w:val="00686B3F"/>
    <w:rsid w:val="00686B89"/>
    <w:rsid w:val="00686CBB"/>
    <w:rsid w:val="00686F83"/>
    <w:rsid w:val="006874AC"/>
    <w:rsid w:val="0068784C"/>
    <w:rsid w:val="00690290"/>
    <w:rsid w:val="00690356"/>
    <w:rsid w:val="00690508"/>
    <w:rsid w:val="00690642"/>
    <w:rsid w:val="0069081A"/>
    <w:rsid w:val="0069095F"/>
    <w:rsid w:val="00690C44"/>
    <w:rsid w:val="00690D6B"/>
    <w:rsid w:val="00690FAB"/>
    <w:rsid w:val="00690FEC"/>
    <w:rsid w:val="0069114B"/>
    <w:rsid w:val="006912DC"/>
    <w:rsid w:val="006915D5"/>
    <w:rsid w:val="00691743"/>
    <w:rsid w:val="00691AC3"/>
    <w:rsid w:val="00691C24"/>
    <w:rsid w:val="00691C29"/>
    <w:rsid w:val="00691D24"/>
    <w:rsid w:val="00691FED"/>
    <w:rsid w:val="006922B1"/>
    <w:rsid w:val="00692306"/>
    <w:rsid w:val="006924D9"/>
    <w:rsid w:val="00692513"/>
    <w:rsid w:val="0069260F"/>
    <w:rsid w:val="00692DB9"/>
    <w:rsid w:val="00692EB8"/>
    <w:rsid w:val="00692FCA"/>
    <w:rsid w:val="00693047"/>
    <w:rsid w:val="006930C6"/>
    <w:rsid w:val="00693114"/>
    <w:rsid w:val="00693441"/>
    <w:rsid w:val="00693951"/>
    <w:rsid w:val="00693CD9"/>
    <w:rsid w:val="00693FD4"/>
    <w:rsid w:val="0069401F"/>
    <w:rsid w:val="00694031"/>
    <w:rsid w:val="00694281"/>
    <w:rsid w:val="006942C6"/>
    <w:rsid w:val="006945E4"/>
    <w:rsid w:val="006948B4"/>
    <w:rsid w:val="006948F1"/>
    <w:rsid w:val="00694D49"/>
    <w:rsid w:val="00694E2B"/>
    <w:rsid w:val="00694EEC"/>
    <w:rsid w:val="00694F3B"/>
    <w:rsid w:val="00694F72"/>
    <w:rsid w:val="0069502F"/>
    <w:rsid w:val="00695098"/>
    <w:rsid w:val="00695266"/>
    <w:rsid w:val="00695439"/>
    <w:rsid w:val="00695464"/>
    <w:rsid w:val="006954C1"/>
    <w:rsid w:val="0069577B"/>
    <w:rsid w:val="00695A00"/>
    <w:rsid w:val="00695C50"/>
    <w:rsid w:val="00695CB6"/>
    <w:rsid w:val="00696139"/>
    <w:rsid w:val="00696501"/>
    <w:rsid w:val="0069664A"/>
    <w:rsid w:val="0069687D"/>
    <w:rsid w:val="00696900"/>
    <w:rsid w:val="00696DCA"/>
    <w:rsid w:val="00696E53"/>
    <w:rsid w:val="00696EE3"/>
    <w:rsid w:val="00696F24"/>
    <w:rsid w:val="006970D5"/>
    <w:rsid w:val="006970F7"/>
    <w:rsid w:val="00697170"/>
    <w:rsid w:val="00697296"/>
    <w:rsid w:val="0069729A"/>
    <w:rsid w:val="006972A6"/>
    <w:rsid w:val="00697463"/>
    <w:rsid w:val="006975A5"/>
    <w:rsid w:val="0069775B"/>
    <w:rsid w:val="00697810"/>
    <w:rsid w:val="00697840"/>
    <w:rsid w:val="00697CDD"/>
    <w:rsid w:val="00697DBF"/>
    <w:rsid w:val="006A01A3"/>
    <w:rsid w:val="006A030C"/>
    <w:rsid w:val="006A031A"/>
    <w:rsid w:val="006A035A"/>
    <w:rsid w:val="006A0429"/>
    <w:rsid w:val="006A0563"/>
    <w:rsid w:val="006A06DA"/>
    <w:rsid w:val="006A07ED"/>
    <w:rsid w:val="006A09E5"/>
    <w:rsid w:val="006A09F4"/>
    <w:rsid w:val="006A0A0E"/>
    <w:rsid w:val="006A0AD7"/>
    <w:rsid w:val="006A0CC9"/>
    <w:rsid w:val="006A0D32"/>
    <w:rsid w:val="006A0D78"/>
    <w:rsid w:val="006A0E3B"/>
    <w:rsid w:val="006A0EBB"/>
    <w:rsid w:val="006A11BB"/>
    <w:rsid w:val="006A1251"/>
    <w:rsid w:val="006A1568"/>
    <w:rsid w:val="006A15BD"/>
    <w:rsid w:val="006A19DE"/>
    <w:rsid w:val="006A1AE0"/>
    <w:rsid w:val="006A1B0E"/>
    <w:rsid w:val="006A1B72"/>
    <w:rsid w:val="006A1C06"/>
    <w:rsid w:val="006A209C"/>
    <w:rsid w:val="006A215F"/>
    <w:rsid w:val="006A229E"/>
    <w:rsid w:val="006A263D"/>
    <w:rsid w:val="006A2651"/>
    <w:rsid w:val="006A270D"/>
    <w:rsid w:val="006A2737"/>
    <w:rsid w:val="006A29A1"/>
    <w:rsid w:val="006A2AD0"/>
    <w:rsid w:val="006A2D49"/>
    <w:rsid w:val="006A2E7C"/>
    <w:rsid w:val="006A2E91"/>
    <w:rsid w:val="006A2F2E"/>
    <w:rsid w:val="006A33EE"/>
    <w:rsid w:val="006A33FF"/>
    <w:rsid w:val="006A3C57"/>
    <w:rsid w:val="006A42BB"/>
    <w:rsid w:val="006A4492"/>
    <w:rsid w:val="006A463B"/>
    <w:rsid w:val="006A4649"/>
    <w:rsid w:val="006A4753"/>
    <w:rsid w:val="006A47CA"/>
    <w:rsid w:val="006A4A72"/>
    <w:rsid w:val="006A4AFB"/>
    <w:rsid w:val="006A4C8F"/>
    <w:rsid w:val="006A4CBA"/>
    <w:rsid w:val="006A4D0C"/>
    <w:rsid w:val="006A5147"/>
    <w:rsid w:val="006A5452"/>
    <w:rsid w:val="006A5458"/>
    <w:rsid w:val="006A5765"/>
    <w:rsid w:val="006A5978"/>
    <w:rsid w:val="006A5BC7"/>
    <w:rsid w:val="006A5CCE"/>
    <w:rsid w:val="006A5EEB"/>
    <w:rsid w:val="006A5FB3"/>
    <w:rsid w:val="006A60A4"/>
    <w:rsid w:val="006A60C5"/>
    <w:rsid w:val="006A61B8"/>
    <w:rsid w:val="006A6284"/>
    <w:rsid w:val="006A6294"/>
    <w:rsid w:val="006A63C2"/>
    <w:rsid w:val="006A6587"/>
    <w:rsid w:val="006A6731"/>
    <w:rsid w:val="006A6780"/>
    <w:rsid w:val="006A68FD"/>
    <w:rsid w:val="006A69AC"/>
    <w:rsid w:val="006A69BE"/>
    <w:rsid w:val="006A6B1B"/>
    <w:rsid w:val="006A6B9F"/>
    <w:rsid w:val="006A6E09"/>
    <w:rsid w:val="006A6E4A"/>
    <w:rsid w:val="006A71E9"/>
    <w:rsid w:val="006A7333"/>
    <w:rsid w:val="006A7424"/>
    <w:rsid w:val="006A7430"/>
    <w:rsid w:val="006A76C9"/>
    <w:rsid w:val="006A7769"/>
    <w:rsid w:val="006A7B49"/>
    <w:rsid w:val="006A7B4B"/>
    <w:rsid w:val="006A7B5A"/>
    <w:rsid w:val="006A7DD5"/>
    <w:rsid w:val="006A7F45"/>
    <w:rsid w:val="006B000E"/>
    <w:rsid w:val="006B0095"/>
    <w:rsid w:val="006B050D"/>
    <w:rsid w:val="006B0A22"/>
    <w:rsid w:val="006B0B6A"/>
    <w:rsid w:val="006B0E51"/>
    <w:rsid w:val="006B0EA0"/>
    <w:rsid w:val="006B11E3"/>
    <w:rsid w:val="006B12C2"/>
    <w:rsid w:val="006B14CF"/>
    <w:rsid w:val="006B1596"/>
    <w:rsid w:val="006B1705"/>
    <w:rsid w:val="006B191E"/>
    <w:rsid w:val="006B1936"/>
    <w:rsid w:val="006B1D5F"/>
    <w:rsid w:val="006B1E12"/>
    <w:rsid w:val="006B22E3"/>
    <w:rsid w:val="006B2385"/>
    <w:rsid w:val="006B24F3"/>
    <w:rsid w:val="006B26DC"/>
    <w:rsid w:val="006B2878"/>
    <w:rsid w:val="006B2A73"/>
    <w:rsid w:val="006B2DAF"/>
    <w:rsid w:val="006B3140"/>
    <w:rsid w:val="006B31A8"/>
    <w:rsid w:val="006B32AC"/>
    <w:rsid w:val="006B366D"/>
    <w:rsid w:val="006B3CB1"/>
    <w:rsid w:val="006B3D3C"/>
    <w:rsid w:val="006B3F04"/>
    <w:rsid w:val="006B4090"/>
    <w:rsid w:val="006B428F"/>
    <w:rsid w:val="006B42AE"/>
    <w:rsid w:val="006B4CE7"/>
    <w:rsid w:val="006B4E2F"/>
    <w:rsid w:val="006B5211"/>
    <w:rsid w:val="006B541B"/>
    <w:rsid w:val="006B55E8"/>
    <w:rsid w:val="006B56C3"/>
    <w:rsid w:val="006B5838"/>
    <w:rsid w:val="006B5A3F"/>
    <w:rsid w:val="006B5B4C"/>
    <w:rsid w:val="006B5B54"/>
    <w:rsid w:val="006B5BE1"/>
    <w:rsid w:val="006B5BEE"/>
    <w:rsid w:val="006B5CDF"/>
    <w:rsid w:val="006B5DE1"/>
    <w:rsid w:val="006B5DF6"/>
    <w:rsid w:val="006B6007"/>
    <w:rsid w:val="006B60E4"/>
    <w:rsid w:val="006B6418"/>
    <w:rsid w:val="006B643B"/>
    <w:rsid w:val="006B651C"/>
    <w:rsid w:val="006B6841"/>
    <w:rsid w:val="006B687C"/>
    <w:rsid w:val="006B6935"/>
    <w:rsid w:val="006B6A1B"/>
    <w:rsid w:val="006B6CDD"/>
    <w:rsid w:val="006B6D86"/>
    <w:rsid w:val="006B6EC2"/>
    <w:rsid w:val="006B708B"/>
    <w:rsid w:val="006B7216"/>
    <w:rsid w:val="006B7225"/>
    <w:rsid w:val="006B7356"/>
    <w:rsid w:val="006B7393"/>
    <w:rsid w:val="006B74A7"/>
    <w:rsid w:val="006B76A3"/>
    <w:rsid w:val="006B7842"/>
    <w:rsid w:val="006B7D42"/>
    <w:rsid w:val="006C00FF"/>
    <w:rsid w:val="006C013F"/>
    <w:rsid w:val="006C024B"/>
    <w:rsid w:val="006C03E6"/>
    <w:rsid w:val="006C0606"/>
    <w:rsid w:val="006C0687"/>
    <w:rsid w:val="006C06B1"/>
    <w:rsid w:val="006C07FB"/>
    <w:rsid w:val="006C092C"/>
    <w:rsid w:val="006C09F4"/>
    <w:rsid w:val="006C0D47"/>
    <w:rsid w:val="006C0D6E"/>
    <w:rsid w:val="006C0D9A"/>
    <w:rsid w:val="006C0ECD"/>
    <w:rsid w:val="006C0FB8"/>
    <w:rsid w:val="006C1544"/>
    <w:rsid w:val="006C15EB"/>
    <w:rsid w:val="006C167D"/>
    <w:rsid w:val="006C16C5"/>
    <w:rsid w:val="006C1775"/>
    <w:rsid w:val="006C1A40"/>
    <w:rsid w:val="006C1D2F"/>
    <w:rsid w:val="006C1D4D"/>
    <w:rsid w:val="006C2096"/>
    <w:rsid w:val="006C20F1"/>
    <w:rsid w:val="006C2185"/>
    <w:rsid w:val="006C21FB"/>
    <w:rsid w:val="006C2853"/>
    <w:rsid w:val="006C2BC1"/>
    <w:rsid w:val="006C308C"/>
    <w:rsid w:val="006C315B"/>
    <w:rsid w:val="006C3374"/>
    <w:rsid w:val="006C3443"/>
    <w:rsid w:val="006C380B"/>
    <w:rsid w:val="006C394A"/>
    <w:rsid w:val="006C3AAB"/>
    <w:rsid w:val="006C3C31"/>
    <w:rsid w:val="006C3DB1"/>
    <w:rsid w:val="006C3F14"/>
    <w:rsid w:val="006C411B"/>
    <w:rsid w:val="006C41CF"/>
    <w:rsid w:val="006C433F"/>
    <w:rsid w:val="006C437B"/>
    <w:rsid w:val="006C4763"/>
    <w:rsid w:val="006C48B0"/>
    <w:rsid w:val="006C4982"/>
    <w:rsid w:val="006C4D69"/>
    <w:rsid w:val="006C4E4F"/>
    <w:rsid w:val="006C4FF6"/>
    <w:rsid w:val="006C5000"/>
    <w:rsid w:val="006C5061"/>
    <w:rsid w:val="006C51BD"/>
    <w:rsid w:val="006C51C3"/>
    <w:rsid w:val="006C561C"/>
    <w:rsid w:val="006C5927"/>
    <w:rsid w:val="006C5A71"/>
    <w:rsid w:val="006C5AAF"/>
    <w:rsid w:val="006C5CF2"/>
    <w:rsid w:val="006C5DAA"/>
    <w:rsid w:val="006C5E6D"/>
    <w:rsid w:val="006C5E7D"/>
    <w:rsid w:val="006C6149"/>
    <w:rsid w:val="006C61B4"/>
    <w:rsid w:val="006C669D"/>
    <w:rsid w:val="006C68A2"/>
    <w:rsid w:val="006C698D"/>
    <w:rsid w:val="006C69B0"/>
    <w:rsid w:val="006C6B0C"/>
    <w:rsid w:val="006C6C1E"/>
    <w:rsid w:val="006C6DAD"/>
    <w:rsid w:val="006C6DB0"/>
    <w:rsid w:val="006C6F38"/>
    <w:rsid w:val="006C7333"/>
    <w:rsid w:val="006C734B"/>
    <w:rsid w:val="006C7781"/>
    <w:rsid w:val="006C7A1A"/>
    <w:rsid w:val="006C7A7C"/>
    <w:rsid w:val="006C7BAF"/>
    <w:rsid w:val="006C7BFE"/>
    <w:rsid w:val="006C7C3F"/>
    <w:rsid w:val="006C7D67"/>
    <w:rsid w:val="006C7DC4"/>
    <w:rsid w:val="006C7F2D"/>
    <w:rsid w:val="006D005D"/>
    <w:rsid w:val="006D01FA"/>
    <w:rsid w:val="006D0236"/>
    <w:rsid w:val="006D0261"/>
    <w:rsid w:val="006D0733"/>
    <w:rsid w:val="006D07A2"/>
    <w:rsid w:val="006D07B2"/>
    <w:rsid w:val="006D09AD"/>
    <w:rsid w:val="006D0CF9"/>
    <w:rsid w:val="006D0D3F"/>
    <w:rsid w:val="006D0DD6"/>
    <w:rsid w:val="006D1079"/>
    <w:rsid w:val="006D10EC"/>
    <w:rsid w:val="006D1431"/>
    <w:rsid w:val="006D18DC"/>
    <w:rsid w:val="006D1955"/>
    <w:rsid w:val="006D19D9"/>
    <w:rsid w:val="006D2035"/>
    <w:rsid w:val="006D21AE"/>
    <w:rsid w:val="006D2242"/>
    <w:rsid w:val="006D2256"/>
    <w:rsid w:val="006D24F3"/>
    <w:rsid w:val="006D26C8"/>
    <w:rsid w:val="006D2928"/>
    <w:rsid w:val="006D2B5E"/>
    <w:rsid w:val="006D2C5A"/>
    <w:rsid w:val="006D2F6B"/>
    <w:rsid w:val="006D3360"/>
    <w:rsid w:val="006D3496"/>
    <w:rsid w:val="006D3678"/>
    <w:rsid w:val="006D398B"/>
    <w:rsid w:val="006D3E37"/>
    <w:rsid w:val="006D3E60"/>
    <w:rsid w:val="006D4069"/>
    <w:rsid w:val="006D4104"/>
    <w:rsid w:val="006D43C7"/>
    <w:rsid w:val="006D442C"/>
    <w:rsid w:val="006D44D7"/>
    <w:rsid w:val="006D452A"/>
    <w:rsid w:val="006D4775"/>
    <w:rsid w:val="006D48B6"/>
    <w:rsid w:val="006D48E6"/>
    <w:rsid w:val="006D4AD1"/>
    <w:rsid w:val="006D4B9B"/>
    <w:rsid w:val="006D5007"/>
    <w:rsid w:val="006D50A8"/>
    <w:rsid w:val="006D512D"/>
    <w:rsid w:val="006D51B3"/>
    <w:rsid w:val="006D52A6"/>
    <w:rsid w:val="006D52D3"/>
    <w:rsid w:val="006D56A6"/>
    <w:rsid w:val="006D57CB"/>
    <w:rsid w:val="006D5834"/>
    <w:rsid w:val="006D61A7"/>
    <w:rsid w:val="006D621B"/>
    <w:rsid w:val="006D64B4"/>
    <w:rsid w:val="006D6728"/>
    <w:rsid w:val="006D683F"/>
    <w:rsid w:val="006D695A"/>
    <w:rsid w:val="006D6BA6"/>
    <w:rsid w:val="006D6DEC"/>
    <w:rsid w:val="006D6EA7"/>
    <w:rsid w:val="006D7166"/>
    <w:rsid w:val="006D745A"/>
    <w:rsid w:val="006D7479"/>
    <w:rsid w:val="006D74F3"/>
    <w:rsid w:val="006D76BC"/>
    <w:rsid w:val="006D7817"/>
    <w:rsid w:val="006D78E9"/>
    <w:rsid w:val="006D7965"/>
    <w:rsid w:val="006D7B16"/>
    <w:rsid w:val="006D7B8A"/>
    <w:rsid w:val="006D7C92"/>
    <w:rsid w:val="006D7CF1"/>
    <w:rsid w:val="006D7D11"/>
    <w:rsid w:val="006D7D6F"/>
    <w:rsid w:val="006D7DC2"/>
    <w:rsid w:val="006D7EF3"/>
    <w:rsid w:val="006E00A8"/>
    <w:rsid w:val="006E0386"/>
    <w:rsid w:val="006E03D6"/>
    <w:rsid w:val="006E053B"/>
    <w:rsid w:val="006E054B"/>
    <w:rsid w:val="006E0550"/>
    <w:rsid w:val="006E06C8"/>
    <w:rsid w:val="006E06F5"/>
    <w:rsid w:val="006E08B1"/>
    <w:rsid w:val="006E0AD1"/>
    <w:rsid w:val="006E0B0F"/>
    <w:rsid w:val="006E0B79"/>
    <w:rsid w:val="006E1173"/>
    <w:rsid w:val="006E134F"/>
    <w:rsid w:val="006E14C7"/>
    <w:rsid w:val="006E167D"/>
    <w:rsid w:val="006E17B7"/>
    <w:rsid w:val="006E17BC"/>
    <w:rsid w:val="006E18C4"/>
    <w:rsid w:val="006E1B0D"/>
    <w:rsid w:val="006E1C9F"/>
    <w:rsid w:val="006E1DE7"/>
    <w:rsid w:val="006E20F9"/>
    <w:rsid w:val="006E2171"/>
    <w:rsid w:val="006E24E3"/>
    <w:rsid w:val="006E2572"/>
    <w:rsid w:val="006E2A88"/>
    <w:rsid w:val="006E2B56"/>
    <w:rsid w:val="006E30C8"/>
    <w:rsid w:val="006E3185"/>
    <w:rsid w:val="006E33A6"/>
    <w:rsid w:val="006E3711"/>
    <w:rsid w:val="006E3871"/>
    <w:rsid w:val="006E3CDF"/>
    <w:rsid w:val="006E3D29"/>
    <w:rsid w:val="006E403B"/>
    <w:rsid w:val="006E4096"/>
    <w:rsid w:val="006E49DE"/>
    <w:rsid w:val="006E4AAA"/>
    <w:rsid w:val="006E4D92"/>
    <w:rsid w:val="006E4F31"/>
    <w:rsid w:val="006E4F7E"/>
    <w:rsid w:val="006E4FC6"/>
    <w:rsid w:val="006E5363"/>
    <w:rsid w:val="006E590A"/>
    <w:rsid w:val="006E5E75"/>
    <w:rsid w:val="006E5FCF"/>
    <w:rsid w:val="006E61E0"/>
    <w:rsid w:val="006E6262"/>
    <w:rsid w:val="006E6312"/>
    <w:rsid w:val="006E635D"/>
    <w:rsid w:val="006E64F1"/>
    <w:rsid w:val="006E664A"/>
    <w:rsid w:val="006E68EC"/>
    <w:rsid w:val="006E6E5E"/>
    <w:rsid w:val="006E6F45"/>
    <w:rsid w:val="006E7158"/>
    <w:rsid w:val="006E72F4"/>
    <w:rsid w:val="006E7453"/>
    <w:rsid w:val="006E773B"/>
    <w:rsid w:val="006E7980"/>
    <w:rsid w:val="006E7B9D"/>
    <w:rsid w:val="006F0265"/>
    <w:rsid w:val="006F03E4"/>
    <w:rsid w:val="006F0575"/>
    <w:rsid w:val="006F075C"/>
    <w:rsid w:val="006F07FE"/>
    <w:rsid w:val="006F09EF"/>
    <w:rsid w:val="006F0B45"/>
    <w:rsid w:val="006F0C94"/>
    <w:rsid w:val="006F0C9D"/>
    <w:rsid w:val="006F0E3F"/>
    <w:rsid w:val="006F0F17"/>
    <w:rsid w:val="006F1215"/>
    <w:rsid w:val="006F127B"/>
    <w:rsid w:val="006F13A4"/>
    <w:rsid w:val="006F155C"/>
    <w:rsid w:val="006F169E"/>
    <w:rsid w:val="006F1778"/>
    <w:rsid w:val="006F17CA"/>
    <w:rsid w:val="006F193B"/>
    <w:rsid w:val="006F1F27"/>
    <w:rsid w:val="006F20F4"/>
    <w:rsid w:val="006F21E6"/>
    <w:rsid w:val="006F2599"/>
    <w:rsid w:val="006F279F"/>
    <w:rsid w:val="006F28A3"/>
    <w:rsid w:val="006F28FA"/>
    <w:rsid w:val="006F2996"/>
    <w:rsid w:val="006F2A57"/>
    <w:rsid w:val="006F2D01"/>
    <w:rsid w:val="006F2D5B"/>
    <w:rsid w:val="006F3490"/>
    <w:rsid w:val="006F34FC"/>
    <w:rsid w:val="006F3908"/>
    <w:rsid w:val="006F3D8D"/>
    <w:rsid w:val="006F3E6C"/>
    <w:rsid w:val="006F3EBD"/>
    <w:rsid w:val="006F3F96"/>
    <w:rsid w:val="006F42D6"/>
    <w:rsid w:val="006F457F"/>
    <w:rsid w:val="006F46A4"/>
    <w:rsid w:val="006F4712"/>
    <w:rsid w:val="006F475C"/>
    <w:rsid w:val="006F47A9"/>
    <w:rsid w:val="006F4942"/>
    <w:rsid w:val="006F4973"/>
    <w:rsid w:val="006F4C24"/>
    <w:rsid w:val="006F4E90"/>
    <w:rsid w:val="006F4FFF"/>
    <w:rsid w:val="006F526D"/>
    <w:rsid w:val="006F533E"/>
    <w:rsid w:val="006F547B"/>
    <w:rsid w:val="006F55EF"/>
    <w:rsid w:val="006F5668"/>
    <w:rsid w:val="006F568D"/>
    <w:rsid w:val="006F58DC"/>
    <w:rsid w:val="006F59EA"/>
    <w:rsid w:val="006F5A8F"/>
    <w:rsid w:val="006F6081"/>
    <w:rsid w:val="006F618B"/>
    <w:rsid w:val="006F639C"/>
    <w:rsid w:val="006F6422"/>
    <w:rsid w:val="006F6464"/>
    <w:rsid w:val="006F64C9"/>
    <w:rsid w:val="006F66E8"/>
    <w:rsid w:val="006F672F"/>
    <w:rsid w:val="006F6B28"/>
    <w:rsid w:val="006F6CAA"/>
    <w:rsid w:val="006F6D5F"/>
    <w:rsid w:val="006F71E3"/>
    <w:rsid w:val="006F727A"/>
    <w:rsid w:val="006F737F"/>
    <w:rsid w:val="006F74D7"/>
    <w:rsid w:val="0070019E"/>
    <w:rsid w:val="007003EF"/>
    <w:rsid w:val="007006AD"/>
    <w:rsid w:val="00700759"/>
    <w:rsid w:val="00700929"/>
    <w:rsid w:val="00700A9B"/>
    <w:rsid w:val="00700BCD"/>
    <w:rsid w:val="00700FC6"/>
    <w:rsid w:val="00700FD2"/>
    <w:rsid w:val="00701146"/>
    <w:rsid w:val="00701411"/>
    <w:rsid w:val="007014CB"/>
    <w:rsid w:val="0070167C"/>
    <w:rsid w:val="00701767"/>
    <w:rsid w:val="00701891"/>
    <w:rsid w:val="00701927"/>
    <w:rsid w:val="007019EC"/>
    <w:rsid w:val="00701A02"/>
    <w:rsid w:val="00701DBB"/>
    <w:rsid w:val="00701F6A"/>
    <w:rsid w:val="00701FFE"/>
    <w:rsid w:val="00702062"/>
    <w:rsid w:val="007020D4"/>
    <w:rsid w:val="0070231D"/>
    <w:rsid w:val="0070264F"/>
    <w:rsid w:val="0070272F"/>
    <w:rsid w:val="00702762"/>
    <w:rsid w:val="00702BE7"/>
    <w:rsid w:val="00702D7F"/>
    <w:rsid w:val="00702DA4"/>
    <w:rsid w:val="00702EB5"/>
    <w:rsid w:val="00702F9A"/>
    <w:rsid w:val="0070317A"/>
    <w:rsid w:val="007034BA"/>
    <w:rsid w:val="007034C1"/>
    <w:rsid w:val="00703962"/>
    <w:rsid w:val="007039EC"/>
    <w:rsid w:val="00703A9B"/>
    <w:rsid w:val="00703BD1"/>
    <w:rsid w:val="00703DE1"/>
    <w:rsid w:val="0070410D"/>
    <w:rsid w:val="007042A1"/>
    <w:rsid w:val="007046A0"/>
    <w:rsid w:val="0070489A"/>
    <w:rsid w:val="00704A3D"/>
    <w:rsid w:val="00704D89"/>
    <w:rsid w:val="00705360"/>
    <w:rsid w:val="007055FD"/>
    <w:rsid w:val="00705624"/>
    <w:rsid w:val="007057C1"/>
    <w:rsid w:val="007057D6"/>
    <w:rsid w:val="0070587F"/>
    <w:rsid w:val="00705A93"/>
    <w:rsid w:val="00705BB7"/>
    <w:rsid w:val="00705CB2"/>
    <w:rsid w:val="00705E52"/>
    <w:rsid w:val="00706205"/>
    <w:rsid w:val="007068FC"/>
    <w:rsid w:val="00706A1F"/>
    <w:rsid w:val="00706D45"/>
    <w:rsid w:val="00706DD8"/>
    <w:rsid w:val="00706E4A"/>
    <w:rsid w:val="00706F16"/>
    <w:rsid w:val="00707083"/>
    <w:rsid w:val="00707105"/>
    <w:rsid w:val="0070755B"/>
    <w:rsid w:val="00707605"/>
    <w:rsid w:val="007076D2"/>
    <w:rsid w:val="00707A37"/>
    <w:rsid w:val="00707CAB"/>
    <w:rsid w:val="0071012B"/>
    <w:rsid w:val="00710174"/>
    <w:rsid w:val="00710494"/>
    <w:rsid w:val="0071075B"/>
    <w:rsid w:val="00710AB2"/>
    <w:rsid w:val="00710B9A"/>
    <w:rsid w:val="00710C45"/>
    <w:rsid w:val="00710D7B"/>
    <w:rsid w:val="00710DB0"/>
    <w:rsid w:val="007112A7"/>
    <w:rsid w:val="007112E1"/>
    <w:rsid w:val="0071157B"/>
    <w:rsid w:val="0071171B"/>
    <w:rsid w:val="00711753"/>
    <w:rsid w:val="007117AA"/>
    <w:rsid w:val="007117E0"/>
    <w:rsid w:val="00711815"/>
    <w:rsid w:val="0071185C"/>
    <w:rsid w:val="00711B58"/>
    <w:rsid w:val="00711C3B"/>
    <w:rsid w:val="00711DF6"/>
    <w:rsid w:val="00711F45"/>
    <w:rsid w:val="00712065"/>
    <w:rsid w:val="007120D4"/>
    <w:rsid w:val="007123A4"/>
    <w:rsid w:val="007125A2"/>
    <w:rsid w:val="007125CE"/>
    <w:rsid w:val="00712677"/>
    <w:rsid w:val="0071275C"/>
    <w:rsid w:val="007127BA"/>
    <w:rsid w:val="00712C28"/>
    <w:rsid w:val="00712FB6"/>
    <w:rsid w:val="00713789"/>
    <w:rsid w:val="0071378A"/>
    <w:rsid w:val="007137B8"/>
    <w:rsid w:val="0071390F"/>
    <w:rsid w:val="00713B3D"/>
    <w:rsid w:val="00713CF6"/>
    <w:rsid w:val="00713DF9"/>
    <w:rsid w:val="00713F5E"/>
    <w:rsid w:val="00713FD9"/>
    <w:rsid w:val="007140D9"/>
    <w:rsid w:val="0071423F"/>
    <w:rsid w:val="007143B1"/>
    <w:rsid w:val="00714AC6"/>
    <w:rsid w:val="00714E7B"/>
    <w:rsid w:val="00714F1D"/>
    <w:rsid w:val="00714F9A"/>
    <w:rsid w:val="00715126"/>
    <w:rsid w:val="007152E6"/>
    <w:rsid w:val="00715396"/>
    <w:rsid w:val="007153A2"/>
    <w:rsid w:val="00715507"/>
    <w:rsid w:val="00715658"/>
    <w:rsid w:val="0071581F"/>
    <w:rsid w:val="007158BB"/>
    <w:rsid w:val="0071591F"/>
    <w:rsid w:val="00715A24"/>
    <w:rsid w:val="00715AFE"/>
    <w:rsid w:val="00715C70"/>
    <w:rsid w:val="00715CD6"/>
    <w:rsid w:val="00715D22"/>
    <w:rsid w:val="00716216"/>
    <w:rsid w:val="007164D8"/>
    <w:rsid w:val="007166B5"/>
    <w:rsid w:val="007168AB"/>
    <w:rsid w:val="007168FD"/>
    <w:rsid w:val="00716B42"/>
    <w:rsid w:val="00716CC3"/>
    <w:rsid w:val="00716E7D"/>
    <w:rsid w:val="00716F37"/>
    <w:rsid w:val="00716F6D"/>
    <w:rsid w:val="0071727B"/>
    <w:rsid w:val="00717322"/>
    <w:rsid w:val="00717399"/>
    <w:rsid w:val="007175F6"/>
    <w:rsid w:val="00717937"/>
    <w:rsid w:val="0071793B"/>
    <w:rsid w:val="007179A2"/>
    <w:rsid w:val="00717D1F"/>
    <w:rsid w:val="00717D31"/>
    <w:rsid w:val="00717EF1"/>
    <w:rsid w:val="00717F15"/>
    <w:rsid w:val="00717F4C"/>
    <w:rsid w:val="00720010"/>
    <w:rsid w:val="007201BF"/>
    <w:rsid w:val="0072027C"/>
    <w:rsid w:val="0072032A"/>
    <w:rsid w:val="0072034E"/>
    <w:rsid w:val="00720394"/>
    <w:rsid w:val="00720631"/>
    <w:rsid w:val="0072066A"/>
    <w:rsid w:val="00720904"/>
    <w:rsid w:val="00720A83"/>
    <w:rsid w:val="00720B95"/>
    <w:rsid w:val="00721089"/>
    <w:rsid w:val="0072122A"/>
    <w:rsid w:val="00721390"/>
    <w:rsid w:val="007213D5"/>
    <w:rsid w:val="007214E3"/>
    <w:rsid w:val="00721BFB"/>
    <w:rsid w:val="00721D86"/>
    <w:rsid w:val="00721F60"/>
    <w:rsid w:val="00721FDA"/>
    <w:rsid w:val="007220CE"/>
    <w:rsid w:val="007222E5"/>
    <w:rsid w:val="00722352"/>
    <w:rsid w:val="00722D98"/>
    <w:rsid w:val="00722EFA"/>
    <w:rsid w:val="00722F26"/>
    <w:rsid w:val="00722F3A"/>
    <w:rsid w:val="00723101"/>
    <w:rsid w:val="00723233"/>
    <w:rsid w:val="0072327B"/>
    <w:rsid w:val="00723748"/>
    <w:rsid w:val="00723A68"/>
    <w:rsid w:val="00723AD6"/>
    <w:rsid w:val="00723D91"/>
    <w:rsid w:val="00723DCD"/>
    <w:rsid w:val="00723E78"/>
    <w:rsid w:val="00724227"/>
    <w:rsid w:val="007244AF"/>
    <w:rsid w:val="00724531"/>
    <w:rsid w:val="00724726"/>
    <w:rsid w:val="007247F2"/>
    <w:rsid w:val="007249B8"/>
    <w:rsid w:val="00724A02"/>
    <w:rsid w:val="00724E62"/>
    <w:rsid w:val="00724FDA"/>
    <w:rsid w:val="0072519F"/>
    <w:rsid w:val="00725335"/>
    <w:rsid w:val="0072584E"/>
    <w:rsid w:val="00725859"/>
    <w:rsid w:val="0072590E"/>
    <w:rsid w:val="00725B11"/>
    <w:rsid w:val="00725CDA"/>
    <w:rsid w:val="00725CF4"/>
    <w:rsid w:val="00725DEA"/>
    <w:rsid w:val="007261AC"/>
    <w:rsid w:val="007261B3"/>
    <w:rsid w:val="00726214"/>
    <w:rsid w:val="007263C7"/>
    <w:rsid w:val="0072671F"/>
    <w:rsid w:val="00726B19"/>
    <w:rsid w:val="007273F1"/>
    <w:rsid w:val="007276FA"/>
    <w:rsid w:val="0072786F"/>
    <w:rsid w:val="00727895"/>
    <w:rsid w:val="0072791E"/>
    <w:rsid w:val="00727AF9"/>
    <w:rsid w:val="00727B12"/>
    <w:rsid w:val="00727DD8"/>
    <w:rsid w:val="00727F6B"/>
    <w:rsid w:val="00727F75"/>
    <w:rsid w:val="00727F91"/>
    <w:rsid w:val="00727FE7"/>
    <w:rsid w:val="00730032"/>
    <w:rsid w:val="007300E8"/>
    <w:rsid w:val="00730134"/>
    <w:rsid w:val="007301B5"/>
    <w:rsid w:val="007301DA"/>
    <w:rsid w:val="00730238"/>
    <w:rsid w:val="00730282"/>
    <w:rsid w:val="007302E0"/>
    <w:rsid w:val="00730492"/>
    <w:rsid w:val="007304B4"/>
    <w:rsid w:val="00730544"/>
    <w:rsid w:val="0073087D"/>
    <w:rsid w:val="007308EB"/>
    <w:rsid w:val="00730FCB"/>
    <w:rsid w:val="007311D6"/>
    <w:rsid w:val="007311E9"/>
    <w:rsid w:val="00731335"/>
    <w:rsid w:val="00731634"/>
    <w:rsid w:val="00731848"/>
    <w:rsid w:val="00731935"/>
    <w:rsid w:val="00731A1F"/>
    <w:rsid w:val="00731BD4"/>
    <w:rsid w:val="00731D25"/>
    <w:rsid w:val="00732091"/>
    <w:rsid w:val="00732106"/>
    <w:rsid w:val="0073217F"/>
    <w:rsid w:val="0073220D"/>
    <w:rsid w:val="0073236C"/>
    <w:rsid w:val="00732401"/>
    <w:rsid w:val="007327F0"/>
    <w:rsid w:val="00732B6E"/>
    <w:rsid w:val="00732F67"/>
    <w:rsid w:val="007330A2"/>
    <w:rsid w:val="0073318D"/>
    <w:rsid w:val="007334F1"/>
    <w:rsid w:val="007339AC"/>
    <w:rsid w:val="00733A89"/>
    <w:rsid w:val="00733B18"/>
    <w:rsid w:val="00733BF0"/>
    <w:rsid w:val="00733D39"/>
    <w:rsid w:val="00734022"/>
    <w:rsid w:val="007341AC"/>
    <w:rsid w:val="007341E9"/>
    <w:rsid w:val="00734264"/>
    <w:rsid w:val="007343C3"/>
    <w:rsid w:val="007344A7"/>
    <w:rsid w:val="007344C6"/>
    <w:rsid w:val="00734593"/>
    <w:rsid w:val="00734650"/>
    <w:rsid w:val="007348B6"/>
    <w:rsid w:val="007348CD"/>
    <w:rsid w:val="007349EC"/>
    <w:rsid w:val="00734E40"/>
    <w:rsid w:val="007354C9"/>
    <w:rsid w:val="007355DC"/>
    <w:rsid w:val="007357E5"/>
    <w:rsid w:val="00735992"/>
    <w:rsid w:val="00735A37"/>
    <w:rsid w:val="00735AFA"/>
    <w:rsid w:val="00735BB5"/>
    <w:rsid w:val="00735E65"/>
    <w:rsid w:val="00736269"/>
    <w:rsid w:val="00736672"/>
    <w:rsid w:val="007366B1"/>
    <w:rsid w:val="007367A3"/>
    <w:rsid w:val="00736857"/>
    <w:rsid w:val="00736885"/>
    <w:rsid w:val="00736981"/>
    <w:rsid w:val="007370C4"/>
    <w:rsid w:val="00737206"/>
    <w:rsid w:val="0073720C"/>
    <w:rsid w:val="00737220"/>
    <w:rsid w:val="00737259"/>
    <w:rsid w:val="00737295"/>
    <w:rsid w:val="0073740C"/>
    <w:rsid w:val="00737416"/>
    <w:rsid w:val="007375D6"/>
    <w:rsid w:val="00737651"/>
    <w:rsid w:val="007377D0"/>
    <w:rsid w:val="00737B9F"/>
    <w:rsid w:val="00737CD1"/>
    <w:rsid w:val="00737D50"/>
    <w:rsid w:val="00737E4B"/>
    <w:rsid w:val="007405B1"/>
    <w:rsid w:val="00740928"/>
    <w:rsid w:val="00740B75"/>
    <w:rsid w:val="00740CB7"/>
    <w:rsid w:val="00740CE2"/>
    <w:rsid w:val="00740D40"/>
    <w:rsid w:val="00741354"/>
    <w:rsid w:val="0074150D"/>
    <w:rsid w:val="00741517"/>
    <w:rsid w:val="0074159B"/>
    <w:rsid w:val="007418C4"/>
    <w:rsid w:val="00741CD5"/>
    <w:rsid w:val="00742120"/>
    <w:rsid w:val="007421CC"/>
    <w:rsid w:val="007421F5"/>
    <w:rsid w:val="00742224"/>
    <w:rsid w:val="00742263"/>
    <w:rsid w:val="0074239E"/>
    <w:rsid w:val="007423A3"/>
    <w:rsid w:val="007424DC"/>
    <w:rsid w:val="00742999"/>
    <w:rsid w:val="00742AEE"/>
    <w:rsid w:val="00742CD4"/>
    <w:rsid w:val="00742DB1"/>
    <w:rsid w:val="00742DE8"/>
    <w:rsid w:val="00743309"/>
    <w:rsid w:val="00743342"/>
    <w:rsid w:val="007433C5"/>
    <w:rsid w:val="007434AB"/>
    <w:rsid w:val="00743623"/>
    <w:rsid w:val="007436A3"/>
    <w:rsid w:val="007436BF"/>
    <w:rsid w:val="00743D6D"/>
    <w:rsid w:val="00743E8B"/>
    <w:rsid w:val="00743EEA"/>
    <w:rsid w:val="00744083"/>
    <w:rsid w:val="00744588"/>
    <w:rsid w:val="00744813"/>
    <w:rsid w:val="00744863"/>
    <w:rsid w:val="00744881"/>
    <w:rsid w:val="00744A3C"/>
    <w:rsid w:val="00744D69"/>
    <w:rsid w:val="00744DF6"/>
    <w:rsid w:val="00744E67"/>
    <w:rsid w:val="00744F7E"/>
    <w:rsid w:val="0074505B"/>
    <w:rsid w:val="00745088"/>
    <w:rsid w:val="007452D0"/>
    <w:rsid w:val="007453C3"/>
    <w:rsid w:val="00745544"/>
    <w:rsid w:val="007458DB"/>
    <w:rsid w:val="00745B42"/>
    <w:rsid w:val="00745B80"/>
    <w:rsid w:val="00745BF8"/>
    <w:rsid w:val="00745BFF"/>
    <w:rsid w:val="00745C1D"/>
    <w:rsid w:val="00745D2B"/>
    <w:rsid w:val="00745ECD"/>
    <w:rsid w:val="007462A4"/>
    <w:rsid w:val="00746375"/>
    <w:rsid w:val="007468E1"/>
    <w:rsid w:val="007469E1"/>
    <w:rsid w:val="00746B04"/>
    <w:rsid w:val="00746FBF"/>
    <w:rsid w:val="007470EF"/>
    <w:rsid w:val="00747291"/>
    <w:rsid w:val="00747422"/>
    <w:rsid w:val="0074747A"/>
    <w:rsid w:val="007474C9"/>
    <w:rsid w:val="00747552"/>
    <w:rsid w:val="00747921"/>
    <w:rsid w:val="00747996"/>
    <w:rsid w:val="00747B00"/>
    <w:rsid w:val="00747E1B"/>
    <w:rsid w:val="00747EBE"/>
    <w:rsid w:val="00750352"/>
    <w:rsid w:val="00750787"/>
    <w:rsid w:val="0075081E"/>
    <w:rsid w:val="00750E56"/>
    <w:rsid w:val="00750E68"/>
    <w:rsid w:val="00750FEA"/>
    <w:rsid w:val="0075107E"/>
    <w:rsid w:val="007512B5"/>
    <w:rsid w:val="007513AF"/>
    <w:rsid w:val="0075151C"/>
    <w:rsid w:val="00751971"/>
    <w:rsid w:val="00751BFF"/>
    <w:rsid w:val="00751F42"/>
    <w:rsid w:val="00752367"/>
    <w:rsid w:val="007523D7"/>
    <w:rsid w:val="00752405"/>
    <w:rsid w:val="007525C0"/>
    <w:rsid w:val="007525C1"/>
    <w:rsid w:val="007528DB"/>
    <w:rsid w:val="007529FA"/>
    <w:rsid w:val="00752B25"/>
    <w:rsid w:val="00752BB8"/>
    <w:rsid w:val="00753018"/>
    <w:rsid w:val="007531E1"/>
    <w:rsid w:val="0075328D"/>
    <w:rsid w:val="007534C0"/>
    <w:rsid w:val="0075386F"/>
    <w:rsid w:val="007538E2"/>
    <w:rsid w:val="0075392E"/>
    <w:rsid w:val="0075397E"/>
    <w:rsid w:val="00753B7C"/>
    <w:rsid w:val="00753C51"/>
    <w:rsid w:val="00753E03"/>
    <w:rsid w:val="00753EC7"/>
    <w:rsid w:val="00754178"/>
    <w:rsid w:val="007541FE"/>
    <w:rsid w:val="0075439D"/>
    <w:rsid w:val="0075446C"/>
    <w:rsid w:val="00754553"/>
    <w:rsid w:val="007549DB"/>
    <w:rsid w:val="00754D36"/>
    <w:rsid w:val="00754D61"/>
    <w:rsid w:val="00754E81"/>
    <w:rsid w:val="007550E2"/>
    <w:rsid w:val="00755384"/>
    <w:rsid w:val="007554A4"/>
    <w:rsid w:val="007554F1"/>
    <w:rsid w:val="00755509"/>
    <w:rsid w:val="00755738"/>
    <w:rsid w:val="00755745"/>
    <w:rsid w:val="00755814"/>
    <w:rsid w:val="00755876"/>
    <w:rsid w:val="00755A08"/>
    <w:rsid w:val="00755CA7"/>
    <w:rsid w:val="00755E1A"/>
    <w:rsid w:val="00755ED7"/>
    <w:rsid w:val="00755F02"/>
    <w:rsid w:val="00756042"/>
    <w:rsid w:val="007567C5"/>
    <w:rsid w:val="00756A3F"/>
    <w:rsid w:val="00756A61"/>
    <w:rsid w:val="00756B37"/>
    <w:rsid w:val="00756DDB"/>
    <w:rsid w:val="00757123"/>
    <w:rsid w:val="00757179"/>
    <w:rsid w:val="00757192"/>
    <w:rsid w:val="0075759D"/>
    <w:rsid w:val="007575CF"/>
    <w:rsid w:val="00757902"/>
    <w:rsid w:val="0075796B"/>
    <w:rsid w:val="00757B5F"/>
    <w:rsid w:val="00757CBC"/>
    <w:rsid w:val="00757DCC"/>
    <w:rsid w:val="007602A7"/>
    <w:rsid w:val="00760379"/>
    <w:rsid w:val="00760392"/>
    <w:rsid w:val="007603EF"/>
    <w:rsid w:val="007603FB"/>
    <w:rsid w:val="007604E0"/>
    <w:rsid w:val="0076073F"/>
    <w:rsid w:val="00760906"/>
    <w:rsid w:val="00760AAF"/>
    <w:rsid w:val="00760BF6"/>
    <w:rsid w:val="00761285"/>
    <w:rsid w:val="007612AD"/>
    <w:rsid w:val="007616D7"/>
    <w:rsid w:val="00761834"/>
    <w:rsid w:val="007619D3"/>
    <w:rsid w:val="00761C56"/>
    <w:rsid w:val="00761E54"/>
    <w:rsid w:val="00762042"/>
    <w:rsid w:val="007622BF"/>
    <w:rsid w:val="00762482"/>
    <w:rsid w:val="00762562"/>
    <w:rsid w:val="007626CF"/>
    <w:rsid w:val="0076271C"/>
    <w:rsid w:val="00762928"/>
    <w:rsid w:val="00762A06"/>
    <w:rsid w:val="00762C2B"/>
    <w:rsid w:val="00762D47"/>
    <w:rsid w:val="00763023"/>
    <w:rsid w:val="0076319F"/>
    <w:rsid w:val="007636DA"/>
    <w:rsid w:val="0076396E"/>
    <w:rsid w:val="00763E07"/>
    <w:rsid w:val="00764001"/>
    <w:rsid w:val="00764009"/>
    <w:rsid w:val="00764256"/>
    <w:rsid w:val="00764314"/>
    <w:rsid w:val="007644D0"/>
    <w:rsid w:val="007646C8"/>
    <w:rsid w:val="0076470A"/>
    <w:rsid w:val="007649D3"/>
    <w:rsid w:val="00764FEA"/>
    <w:rsid w:val="00765023"/>
    <w:rsid w:val="007650A9"/>
    <w:rsid w:val="0076518E"/>
    <w:rsid w:val="00765497"/>
    <w:rsid w:val="00765545"/>
    <w:rsid w:val="0076565E"/>
    <w:rsid w:val="007659EF"/>
    <w:rsid w:val="00765A6B"/>
    <w:rsid w:val="00765A73"/>
    <w:rsid w:val="00765ABA"/>
    <w:rsid w:val="00765BEA"/>
    <w:rsid w:val="00765CDB"/>
    <w:rsid w:val="00765D1E"/>
    <w:rsid w:val="00765D4B"/>
    <w:rsid w:val="00765D65"/>
    <w:rsid w:val="00765E5F"/>
    <w:rsid w:val="00765EEB"/>
    <w:rsid w:val="00765F03"/>
    <w:rsid w:val="00765FC4"/>
    <w:rsid w:val="0076602D"/>
    <w:rsid w:val="00766031"/>
    <w:rsid w:val="00766074"/>
    <w:rsid w:val="0076622B"/>
    <w:rsid w:val="007662E6"/>
    <w:rsid w:val="007663EE"/>
    <w:rsid w:val="00766555"/>
    <w:rsid w:val="00766607"/>
    <w:rsid w:val="0076683F"/>
    <w:rsid w:val="007668F7"/>
    <w:rsid w:val="00766A66"/>
    <w:rsid w:val="00766B83"/>
    <w:rsid w:val="00766B8B"/>
    <w:rsid w:val="00766B90"/>
    <w:rsid w:val="00767325"/>
    <w:rsid w:val="0076737C"/>
    <w:rsid w:val="00767879"/>
    <w:rsid w:val="00767BEE"/>
    <w:rsid w:val="00767E19"/>
    <w:rsid w:val="007701CB"/>
    <w:rsid w:val="00770280"/>
    <w:rsid w:val="007705C3"/>
    <w:rsid w:val="007706C2"/>
    <w:rsid w:val="00770708"/>
    <w:rsid w:val="0077071B"/>
    <w:rsid w:val="0077080B"/>
    <w:rsid w:val="00770875"/>
    <w:rsid w:val="007708B9"/>
    <w:rsid w:val="00770B58"/>
    <w:rsid w:val="00770D28"/>
    <w:rsid w:val="00770EE4"/>
    <w:rsid w:val="00770F0F"/>
    <w:rsid w:val="00770FC1"/>
    <w:rsid w:val="007710CA"/>
    <w:rsid w:val="007712CD"/>
    <w:rsid w:val="00771815"/>
    <w:rsid w:val="00771E6B"/>
    <w:rsid w:val="00771EF4"/>
    <w:rsid w:val="00771F74"/>
    <w:rsid w:val="00771F93"/>
    <w:rsid w:val="007720BF"/>
    <w:rsid w:val="00772140"/>
    <w:rsid w:val="007721A7"/>
    <w:rsid w:val="0077225B"/>
    <w:rsid w:val="007723BC"/>
    <w:rsid w:val="007725D3"/>
    <w:rsid w:val="00772A9A"/>
    <w:rsid w:val="00772C76"/>
    <w:rsid w:val="00772DF8"/>
    <w:rsid w:val="00772F42"/>
    <w:rsid w:val="00772FF5"/>
    <w:rsid w:val="0077301D"/>
    <w:rsid w:val="0077324D"/>
    <w:rsid w:val="007732EA"/>
    <w:rsid w:val="00773A45"/>
    <w:rsid w:val="00773BDE"/>
    <w:rsid w:val="0077404E"/>
    <w:rsid w:val="007740BD"/>
    <w:rsid w:val="00774178"/>
    <w:rsid w:val="00774364"/>
    <w:rsid w:val="00774385"/>
    <w:rsid w:val="00774469"/>
    <w:rsid w:val="007746AE"/>
    <w:rsid w:val="007747C8"/>
    <w:rsid w:val="007748D8"/>
    <w:rsid w:val="00774906"/>
    <w:rsid w:val="00774B0E"/>
    <w:rsid w:val="00774B5C"/>
    <w:rsid w:val="00774C6C"/>
    <w:rsid w:val="00774D0C"/>
    <w:rsid w:val="007753EF"/>
    <w:rsid w:val="00775484"/>
    <w:rsid w:val="0077550D"/>
    <w:rsid w:val="00775598"/>
    <w:rsid w:val="007755C5"/>
    <w:rsid w:val="00775658"/>
    <w:rsid w:val="00775D38"/>
    <w:rsid w:val="00775EDD"/>
    <w:rsid w:val="00775EE7"/>
    <w:rsid w:val="00776507"/>
    <w:rsid w:val="007765E9"/>
    <w:rsid w:val="007765F2"/>
    <w:rsid w:val="0077672A"/>
    <w:rsid w:val="00776B0A"/>
    <w:rsid w:val="00776D40"/>
    <w:rsid w:val="00776FDF"/>
    <w:rsid w:val="00776FFE"/>
    <w:rsid w:val="00777033"/>
    <w:rsid w:val="007771CF"/>
    <w:rsid w:val="00777624"/>
    <w:rsid w:val="007777F4"/>
    <w:rsid w:val="007779EF"/>
    <w:rsid w:val="00777DEB"/>
    <w:rsid w:val="00777E8D"/>
    <w:rsid w:val="00777F71"/>
    <w:rsid w:val="00780128"/>
    <w:rsid w:val="0078036E"/>
    <w:rsid w:val="00780C09"/>
    <w:rsid w:val="00780C29"/>
    <w:rsid w:val="007811A2"/>
    <w:rsid w:val="007812FD"/>
    <w:rsid w:val="00781517"/>
    <w:rsid w:val="0078154C"/>
    <w:rsid w:val="00781570"/>
    <w:rsid w:val="00781637"/>
    <w:rsid w:val="00781771"/>
    <w:rsid w:val="007818A7"/>
    <w:rsid w:val="00781906"/>
    <w:rsid w:val="0078196B"/>
    <w:rsid w:val="007819A4"/>
    <w:rsid w:val="00781B6A"/>
    <w:rsid w:val="00781B8F"/>
    <w:rsid w:val="00781CCA"/>
    <w:rsid w:val="00781DA3"/>
    <w:rsid w:val="00781F09"/>
    <w:rsid w:val="00781FFB"/>
    <w:rsid w:val="0078205D"/>
    <w:rsid w:val="007820D1"/>
    <w:rsid w:val="0078217D"/>
    <w:rsid w:val="007821AE"/>
    <w:rsid w:val="00782341"/>
    <w:rsid w:val="00782396"/>
    <w:rsid w:val="0078246A"/>
    <w:rsid w:val="007824E9"/>
    <w:rsid w:val="00782678"/>
    <w:rsid w:val="007826C6"/>
    <w:rsid w:val="007826D8"/>
    <w:rsid w:val="00782875"/>
    <w:rsid w:val="00782C34"/>
    <w:rsid w:val="00782C85"/>
    <w:rsid w:val="00783902"/>
    <w:rsid w:val="007839E7"/>
    <w:rsid w:val="00783DA2"/>
    <w:rsid w:val="0078402B"/>
    <w:rsid w:val="007840D7"/>
    <w:rsid w:val="0078457D"/>
    <w:rsid w:val="007846CD"/>
    <w:rsid w:val="007847E6"/>
    <w:rsid w:val="00784AFB"/>
    <w:rsid w:val="00784C02"/>
    <w:rsid w:val="00784C53"/>
    <w:rsid w:val="00784CCC"/>
    <w:rsid w:val="00784F21"/>
    <w:rsid w:val="00785141"/>
    <w:rsid w:val="007851A3"/>
    <w:rsid w:val="00785337"/>
    <w:rsid w:val="00785420"/>
    <w:rsid w:val="007854AD"/>
    <w:rsid w:val="00785713"/>
    <w:rsid w:val="00785C2A"/>
    <w:rsid w:val="00785C40"/>
    <w:rsid w:val="00785E6E"/>
    <w:rsid w:val="00785F49"/>
    <w:rsid w:val="007860F1"/>
    <w:rsid w:val="0078641F"/>
    <w:rsid w:val="007867F7"/>
    <w:rsid w:val="007868AB"/>
    <w:rsid w:val="00786A3A"/>
    <w:rsid w:val="00786BC8"/>
    <w:rsid w:val="00787129"/>
    <w:rsid w:val="007872B0"/>
    <w:rsid w:val="007873C0"/>
    <w:rsid w:val="007878B3"/>
    <w:rsid w:val="007878C9"/>
    <w:rsid w:val="00787997"/>
    <w:rsid w:val="00787AFB"/>
    <w:rsid w:val="00787B75"/>
    <w:rsid w:val="00787BC0"/>
    <w:rsid w:val="00787BFE"/>
    <w:rsid w:val="00787C0C"/>
    <w:rsid w:val="00787DEF"/>
    <w:rsid w:val="00787F0A"/>
    <w:rsid w:val="00790206"/>
    <w:rsid w:val="00790442"/>
    <w:rsid w:val="00790494"/>
    <w:rsid w:val="00790C22"/>
    <w:rsid w:val="00790DF7"/>
    <w:rsid w:val="007912F3"/>
    <w:rsid w:val="007914E2"/>
    <w:rsid w:val="00791856"/>
    <w:rsid w:val="00791858"/>
    <w:rsid w:val="00791A11"/>
    <w:rsid w:val="00791C69"/>
    <w:rsid w:val="00791D42"/>
    <w:rsid w:val="00791E20"/>
    <w:rsid w:val="00791F43"/>
    <w:rsid w:val="0079222E"/>
    <w:rsid w:val="0079270B"/>
    <w:rsid w:val="007928A7"/>
    <w:rsid w:val="007928B5"/>
    <w:rsid w:val="00792903"/>
    <w:rsid w:val="00792933"/>
    <w:rsid w:val="00792C21"/>
    <w:rsid w:val="00792FFC"/>
    <w:rsid w:val="00793235"/>
    <w:rsid w:val="007932DF"/>
    <w:rsid w:val="00793447"/>
    <w:rsid w:val="007939AE"/>
    <w:rsid w:val="00793B01"/>
    <w:rsid w:val="00793ED5"/>
    <w:rsid w:val="00794141"/>
    <w:rsid w:val="007941BC"/>
    <w:rsid w:val="007945F0"/>
    <w:rsid w:val="0079464F"/>
    <w:rsid w:val="0079467B"/>
    <w:rsid w:val="00794785"/>
    <w:rsid w:val="00794814"/>
    <w:rsid w:val="0079487C"/>
    <w:rsid w:val="007949D1"/>
    <w:rsid w:val="00794E65"/>
    <w:rsid w:val="007950EF"/>
    <w:rsid w:val="00795133"/>
    <w:rsid w:val="007955D9"/>
    <w:rsid w:val="007956A4"/>
    <w:rsid w:val="0079581C"/>
    <w:rsid w:val="00795984"/>
    <w:rsid w:val="00795AC8"/>
    <w:rsid w:val="00795B60"/>
    <w:rsid w:val="00795BA0"/>
    <w:rsid w:val="00795BC9"/>
    <w:rsid w:val="00795BF2"/>
    <w:rsid w:val="007961E6"/>
    <w:rsid w:val="007961EA"/>
    <w:rsid w:val="007962D2"/>
    <w:rsid w:val="00796397"/>
    <w:rsid w:val="007963D4"/>
    <w:rsid w:val="00796553"/>
    <w:rsid w:val="0079657D"/>
    <w:rsid w:val="00796600"/>
    <w:rsid w:val="00796616"/>
    <w:rsid w:val="00796782"/>
    <w:rsid w:val="0079684A"/>
    <w:rsid w:val="00796AFD"/>
    <w:rsid w:val="00796C25"/>
    <w:rsid w:val="00796D84"/>
    <w:rsid w:val="00796D93"/>
    <w:rsid w:val="00796E82"/>
    <w:rsid w:val="00796FDC"/>
    <w:rsid w:val="0079713F"/>
    <w:rsid w:val="0079716A"/>
    <w:rsid w:val="0079726C"/>
    <w:rsid w:val="00797314"/>
    <w:rsid w:val="0079736F"/>
    <w:rsid w:val="0079744C"/>
    <w:rsid w:val="0079752C"/>
    <w:rsid w:val="0079754C"/>
    <w:rsid w:val="0079771A"/>
    <w:rsid w:val="00797787"/>
    <w:rsid w:val="00797920"/>
    <w:rsid w:val="00797B40"/>
    <w:rsid w:val="00797BC9"/>
    <w:rsid w:val="00797C0F"/>
    <w:rsid w:val="007A0272"/>
    <w:rsid w:val="007A0420"/>
    <w:rsid w:val="007A0468"/>
    <w:rsid w:val="007A04CC"/>
    <w:rsid w:val="007A077C"/>
    <w:rsid w:val="007A0842"/>
    <w:rsid w:val="007A08C0"/>
    <w:rsid w:val="007A09CB"/>
    <w:rsid w:val="007A0D65"/>
    <w:rsid w:val="007A14D4"/>
    <w:rsid w:val="007A151C"/>
    <w:rsid w:val="007A16D0"/>
    <w:rsid w:val="007A1805"/>
    <w:rsid w:val="007A1815"/>
    <w:rsid w:val="007A1868"/>
    <w:rsid w:val="007A19DF"/>
    <w:rsid w:val="007A1A40"/>
    <w:rsid w:val="007A1C85"/>
    <w:rsid w:val="007A1D8C"/>
    <w:rsid w:val="007A1F36"/>
    <w:rsid w:val="007A1F6D"/>
    <w:rsid w:val="007A237C"/>
    <w:rsid w:val="007A25D1"/>
    <w:rsid w:val="007A2882"/>
    <w:rsid w:val="007A2942"/>
    <w:rsid w:val="007A2F9A"/>
    <w:rsid w:val="007A30DA"/>
    <w:rsid w:val="007A32D2"/>
    <w:rsid w:val="007A32F2"/>
    <w:rsid w:val="007A342D"/>
    <w:rsid w:val="007A3573"/>
    <w:rsid w:val="007A37B2"/>
    <w:rsid w:val="007A38DB"/>
    <w:rsid w:val="007A3C0D"/>
    <w:rsid w:val="007A40EC"/>
    <w:rsid w:val="007A43D6"/>
    <w:rsid w:val="007A4404"/>
    <w:rsid w:val="007A4801"/>
    <w:rsid w:val="007A4A06"/>
    <w:rsid w:val="007A4F0A"/>
    <w:rsid w:val="007A50EB"/>
    <w:rsid w:val="007A54AA"/>
    <w:rsid w:val="007A572A"/>
    <w:rsid w:val="007A5794"/>
    <w:rsid w:val="007A5BE5"/>
    <w:rsid w:val="007A5BEA"/>
    <w:rsid w:val="007A5EE4"/>
    <w:rsid w:val="007A5F84"/>
    <w:rsid w:val="007A6190"/>
    <w:rsid w:val="007A6363"/>
    <w:rsid w:val="007A6419"/>
    <w:rsid w:val="007A682A"/>
    <w:rsid w:val="007A690C"/>
    <w:rsid w:val="007A6A15"/>
    <w:rsid w:val="007A6AFE"/>
    <w:rsid w:val="007A6BE4"/>
    <w:rsid w:val="007A6F2C"/>
    <w:rsid w:val="007A7027"/>
    <w:rsid w:val="007A71E7"/>
    <w:rsid w:val="007A730B"/>
    <w:rsid w:val="007A74BF"/>
    <w:rsid w:val="007A74EC"/>
    <w:rsid w:val="007A7ABD"/>
    <w:rsid w:val="007A7B1A"/>
    <w:rsid w:val="007A7F88"/>
    <w:rsid w:val="007B0335"/>
    <w:rsid w:val="007B03B5"/>
    <w:rsid w:val="007B03F7"/>
    <w:rsid w:val="007B0451"/>
    <w:rsid w:val="007B0793"/>
    <w:rsid w:val="007B0830"/>
    <w:rsid w:val="007B0A65"/>
    <w:rsid w:val="007B0CBC"/>
    <w:rsid w:val="007B10BD"/>
    <w:rsid w:val="007B1177"/>
    <w:rsid w:val="007B119F"/>
    <w:rsid w:val="007B12DC"/>
    <w:rsid w:val="007B1675"/>
    <w:rsid w:val="007B1A10"/>
    <w:rsid w:val="007B1A22"/>
    <w:rsid w:val="007B1A33"/>
    <w:rsid w:val="007B1F61"/>
    <w:rsid w:val="007B2214"/>
    <w:rsid w:val="007B2594"/>
    <w:rsid w:val="007B2630"/>
    <w:rsid w:val="007B2792"/>
    <w:rsid w:val="007B27F4"/>
    <w:rsid w:val="007B28A2"/>
    <w:rsid w:val="007B2998"/>
    <w:rsid w:val="007B2D84"/>
    <w:rsid w:val="007B3014"/>
    <w:rsid w:val="007B3140"/>
    <w:rsid w:val="007B324E"/>
    <w:rsid w:val="007B3471"/>
    <w:rsid w:val="007B34BA"/>
    <w:rsid w:val="007B3515"/>
    <w:rsid w:val="007B3A99"/>
    <w:rsid w:val="007B3BDE"/>
    <w:rsid w:val="007B3C75"/>
    <w:rsid w:val="007B3C95"/>
    <w:rsid w:val="007B4083"/>
    <w:rsid w:val="007B41D8"/>
    <w:rsid w:val="007B43CB"/>
    <w:rsid w:val="007B44ED"/>
    <w:rsid w:val="007B45C5"/>
    <w:rsid w:val="007B461D"/>
    <w:rsid w:val="007B4700"/>
    <w:rsid w:val="007B4A0E"/>
    <w:rsid w:val="007B4F47"/>
    <w:rsid w:val="007B4FD8"/>
    <w:rsid w:val="007B515B"/>
    <w:rsid w:val="007B56AD"/>
    <w:rsid w:val="007B5852"/>
    <w:rsid w:val="007B58CC"/>
    <w:rsid w:val="007B592D"/>
    <w:rsid w:val="007B5EE9"/>
    <w:rsid w:val="007B5FCF"/>
    <w:rsid w:val="007B5FE9"/>
    <w:rsid w:val="007B61CC"/>
    <w:rsid w:val="007B639C"/>
    <w:rsid w:val="007B6439"/>
    <w:rsid w:val="007B64D1"/>
    <w:rsid w:val="007B6764"/>
    <w:rsid w:val="007B6766"/>
    <w:rsid w:val="007B676E"/>
    <w:rsid w:val="007B699D"/>
    <w:rsid w:val="007B6C9B"/>
    <w:rsid w:val="007B6E4D"/>
    <w:rsid w:val="007B70DD"/>
    <w:rsid w:val="007B73FA"/>
    <w:rsid w:val="007B760F"/>
    <w:rsid w:val="007B7876"/>
    <w:rsid w:val="007B7CF4"/>
    <w:rsid w:val="007B7E18"/>
    <w:rsid w:val="007C0040"/>
    <w:rsid w:val="007C009B"/>
    <w:rsid w:val="007C033E"/>
    <w:rsid w:val="007C03FD"/>
    <w:rsid w:val="007C043C"/>
    <w:rsid w:val="007C054E"/>
    <w:rsid w:val="007C06D0"/>
    <w:rsid w:val="007C087F"/>
    <w:rsid w:val="007C08AB"/>
    <w:rsid w:val="007C08DC"/>
    <w:rsid w:val="007C08ED"/>
    <w:rsid w:val="007C0B1E"/>
    <w:rsid w:val="007C0EB0"/>
    <w:rsid w:val="007C146C"/>
    <w:rsid w:val="007C17BE"/>
    <w:rsid w:val="007C1CAB"/>
    <w:rsid w:val="007C1E81"/>
    <w:rsid w:val="007C1F43"/>
    <w:rsid w:val="007C227C"/>
    <w:rsid w:val="007C22BC"/>
    <w:rsid w:val="007C2302"/>
    <w:rsid w:val="007C234C"/>
    <w:rsid w:val="007C253D"/>
    <w:rsid w:val="007C288E"/>
    <w:rsid w:val="007C28FD"/>
    <w:rsid w:val="007C2A1E"/>
    <w:rsid w:val="007C2A8E"/>
    <w:rsid w:val="007C2CE2"/>
    <w:rsid w:val="007C2D46"/>
    <w:rsid w:val="007C2D8F"/>
    <w:rsid w:val="007C2F1D"/>
    <w:rsid w:val="007C2F9B"/>
    <w:rsid w:val="007C3239"/>
    <w:rsid w:val="007C34FE"/>
    <w:rsid w:val="007C3535"/>
    <w:rsid w:val="007C3664"/>
    <w:rsid w:val="007C36F0"/>
    <w:rsid w:val="007C3832"/>
    <w:rsid w:val="007C3C56"/>
    <w:rsid w:val="007C3F2F"/>
    <w:rsid w:val="007C3F8E"/>
    <w:rsid w:val="007C42C1"/>
    <w:rsid w:val="007C473A"/>
    <w:rsid w:val="007C4EE3"/>
    <w:rsid w:val="007C514A"/>
    <w:rsid w:val="007C5248"/>
    <w:rsid w:val="007C5341"/>
    <w:rsid w:val="007C582E"/>
    <w:rsid w:val="007C5A81"/>
    <w:rsid w:val="007C5CA7"/>
    <w:rsid w:val="007C5F58"/>
    <w:rsid w:val="007C6166"/>
    <w:rsid w:val="007C62F1"/>
    <w:rsid w:val="007C6312"/>
    <w:rsid w:val="007C6B5E"/>
    <w:rsid w:val="007C6EC1"/>
    <w:rsid w:val="007C6EF2"/>
    <w:rsid w:val="007C7324"/>
    <w:rsid w:val="007C7770"/>
    <w:rsid w:val="007C7A0A"/>
    <w:rsid w:val="007C7CBC"/>
    <w:rsid w:val="007C7CF0"/>
    <w:rsid w:val="007C7EA0"/>
    <w:rsid w:val="007C7EC5"/>
    <w:rsid w:val="007D0358"/>
    <w:rsid w:val="007D05D7"/>
    <w:rsid w:val="007D06E5"/>
    <w:rsid w:val="007D06E7"/>
    <w:rsid w:val="007D072B"/>
    <w:rsid w:val="007D0730"/>
    <w:rsid w:val="007D0C21"/>
    <w:rsid w:val="007D0D8C"/>
    <w:rsid w:val="007D0F46"/>
    <w:rsid w:val="007D0FB8"/>
    <w:rsid w:val="007D10B4"/>
    <w:rsid w:val="007D125A"/>
    <w:rsid w:val="007D134D"/>
    <w:rsid w:val="007D16C2"/>
    <w:rsid w:val="007D177B"/>
    <w:rsid w:val="007D183A"/>
    <w:rsid w:val="007D1885"/>
    <w:rsid w:val="007D1BF6"/>
    <w:rsid w:val="007D1EAB"/>
    <w:rsid w:val="007D1FE2"/>
    <w:rsid w:val="007D2376"/>
    <w:rsid w:val="007D276F"/>
    <w:rsid w:val="007D27B2"/>
    <w:rsid w:val="007D29B4"/>
    <w:rsid w:val="007D29CB"/>
    <w:rsid w:val="007D2A70"/>
    <w:rsid w:val="007D2AEF"/>
    <w:rsid w:val="007D2B7F"/>
    <w:rsid w:val="007D2FBB"/>
    <w:rsid w:val="007D3141"/>
    <w:rsid w:val="007D320E"/>
    <w:rsid w:val="007D344B"/>
    <w:rsid w:val="007D3507"/>
    <w:rsid w:val="007D374E"/>
    <w:rsid w:val="007D3999"/>
    <w:rsid w:val="007D3BFD"/>
    <w:rsid w:val="007D3C36"/>
    <w:rsid w:val="007D3CA0"/>
    <w:rsid w:val="007D3E8A"/>
    <w:rsid w:val="007D3F54"/>
    <w:rsid w:val="007D3F89"/>
    <w:rsid w:val="007D40E9"/>
    <w:rsid w:val="007D410A"/>
    <w:rsid w:val="007D419E"/>
    <w:rsid w:val="007D41F4"/>
    <w:rsid w:val="007D42CA"/>
    <w:rsid w:val="007D4349"/>
    <w:rsid w:val="007D44FA"/>
    <w:rsid w:val="007D4616"/>
    <w:rsid w:val="007D4E2A"/>
    <w:rsid w:val="007D501A"/>
    <w:rsid w:val="007D50D6"/>
    <w:rsid w:val="007D5501"/>
    <w:rsid w:val="007D5601"/>
    <w:rsid w:val="007D5A3B"/>
    <w:rsid w:val="007D5B37"/>
    <w:rsid w:val="007D5B5F"/>
    <w:rsid w:val="007D5BC1"/>
    <w:rsid w:val="007D5C63"/>
    <w:rsid w:val="007D5C89"/>
    <w:rsid w:val="007D5D32"/>
    <w:rsid w:val="007D5F10"/>
    <w:rsid w:val="007D5F4F"/>
    <w:rsid w:val="007D61FF"/>
    <w:rsid w:val="007D6217"/>
    <w:rsid w:val="007D621D"/>
    <w:rsid w:val="007D634B"/>
    <w:rsid w:val="007D6569"/>
    <w:rsid w:val="007D65E7"/>
    <w:rsid w:val="007D6625"/>
    <w:rsid w:val="007D6AEE"/>
    <w:rsid w:val="007D6B04"/>
    <w:rsid w:val="007D6B30"/>
    <w:rsid w:val="007D6B46"/>
    <w:rsid w:val="007D6D1E"/>
    <w:rsid w:val="007D6ED3"/>
    <w:rsid w:val="007D6F11"/>
    <w:rsid w:val="007D6FD7"/>
    <w:rsid w:val="007D70E5"/>
    <w:rsid w:val="007D7325"/>
    <w:rsid w:val="007D73D9"/>
    <w:rsid w:val="007D787D"/>
    <w:rsid w:val="007D7AAB"/>
    <w:rsid w:val="007E00AA"/>
    <w:rsid w:val="007E039A"/>
    <w:rsid w:val="007E06E7"/>
    <w:rsid w:val="007E081F"/>
    <w:rsid w:val="007E0AFA"/>
    <w:rsid w:val="007E0B71"/>
    <w:rsid w:val="007E0D8B"/>
    <w:rsid w:val="007E0DF7"/>
    <w:rsid w:val="007E0F98"/>
    <w:rsid w:val="007E1279"/>
    <w:rsid w:val="007E12E3"/>
    <w:rsid w:val="007E1507"/>
    <w:rsid w:val="007E1767"/>
    <w:rsid w:val="007E181D"/>
    <w:rsid w:val="007E1870"/>
    <w:rsid w:val="007E1951"/>
    <w:rsid w:val="007E1B97"/>
    <w:rsid w:val="007E1BFB"/>
    <w:rsid w:val="007E1D46"/>
    <w:rsid w:val="007E1F3D"/>
    <w:rsid w:val="007E2053"/>
    <w:rsid w:val="007E20E8"/>
    <w:rsid w:val="007E219C"/>
    <w:rsid w:val="007E2628"/>
    <w:rsid w:val="007E26CB"/>
    <w:rsid w:val="007E27AD"/>
    <w:rsid w:val="007E2880"/>
    <w:rsid w:val="007E28DA"/>
    <w:rsid w:val="007E2FE7"/>
    <w:rsid w:val="007E306E"/>
    <w:rsid w:val="007E34A3"/>
    <w:rsid w:val="007E35C3"/>
    <w:rsid w:val="007E3634"/>
    <w:rsid w:val="007E37D8"/>
    <w:rsid w:val="007E3886"/>
    <w:rsid w:val="007E3930"/>
    <w:rsid w:val="007E3948"/>
    <w:rsid w:val="007E3B44"/>
    <w:rsid w:val="007E3B52"/>
    <w:rsid w:val="007E3F5C"/>
    <w:rsid w:val="007E42DD"/>
    <w:rsid w:val="007E4626"/>
    <w:rsid w:val="007E48D1"/>
    <w:rsid w:val="007E49B3"/>
    <w:rsid w:val="007E4A8D"/>
    <w:rsid w:val="007E4F72"/>
    <w:rsid w:val="007E5163"/>
    <w:rsid w:val="007E526B"/>
    <w:rsid w:val="007E5462"/>
    <w:rsid w:val="007E585F"/>
    <w:rsid w:val="007E58A4"/>
    <w:rsid w:val="007E5B47"/>
    <w:rsid w:val="007E5E4D"/>
    <w:rsid w:val="007E5E91"/>
    <w:rsid w:val="007E62E4"/>
    <w:rsid w:val="007E65F8"/>
    <w:rsid w:val="007E670B"/>
    <w:rsid w:val="007E67E8"/>
    <w:rsid w:val="007E6DAF"/>
    <w:rsid w:val="007E6DF6"/>
    <w:rsid w:val="007E6E48"/>
    <w:rsid w:val="007E6EC7"/>
    <w:rsid w:val="007E6FBF"/>
    <w:rsid w:val="007E711C"/>
    <w:rsid w:val="007E7206"/>
    <w:rsid w:val="007E7265"/>
    <w:rsid w:val="007E73D7"/>
    <w:rsid w:val="007E74D1"/>
    <w:rsid w:val="007E79D9"/>
    <w:rsid w:val="007E7A4A"/>
    <w:rsid w:val="007E7D86"/>
    <w:rsid w:val="007E7DD4"/>
    <w:rsid w:val="007E7EA4"/>
    <w:rsid w:val="007E7F79"/>
    <w:rsid w:val="007F0092"/>
    <w:rsid w:val="007F0111"/>
    <w:rsid w:val="007F0185"/>
    <w:rsid w:val="007F027B"/>
    <w:rsid w:val="007F035F"/>
    <w:rsid w:val="007F03D3"/>
    <w:rsid w:val="007F068B"/>
    <w:rsid w:val="007F06CE"/>
    <w:rsid w:val="007F07E1"/>
    <w:rsid w:val="007F0889"/>
    <w:rsid w:val="007F0CEB"/>
    <w:rsid w:val="007F12DD"/>
    <w:rsid w:val="007F17D4"/>
    <w:rsid w:val="007F1D31"/>
    <w:rsid w:val="007F1D74"/>
    <w:rsid w:val="007F1FA7"/>
    <w:rsid w:val="007F1FED"/>
    <w:rsid w:val="007F23C7"/>
    <w:rsid w:val="007F243E"/>
    <w:rsid w:val="007F24BB"/>
    <w:rsid w:val="007F25F2"/>
    <w:rsid w:val="007F2864"/>
    <w:rsid w:val="007F2A01"/>
    <w:rsid w:val="007F2A10"/>
    <w:rsid w:val="007F2BA0"/>
    <w:rsid w:val="007F2BC6"/>
    <w:rsid w:val="007F2FF1"/>
    <w:rsid w:val="007F30ED"/>
    <w:rsid w:val="007F320E"/>
    <w:rsid w:val="007F3501"/>
    <w:rsid w:val="007F38AF"/>
    <w:rsid w:val="007F3C40"/>
    <w:rsid w:val="007F3C95"/>
    <w:rsid w:val="007F3D68"/>
    <w:rsid w:val="007F3EC7"/>
    <w:rsid w:val="007F3FD0"/>
    <w:rsid w:val="007F4125"/>
    <w:rsid w:val="007F430F"/>
    <w:rsid w:val="007F4685"/>
    <w:rsid w:val="007F4901"/>
    <w:rsid w:val="007F4938"/>
    <w:rsid w:val="007F4975"/>
    <w:rsid w:val="007F49AC"/>
    <w:rsid w:val="007F4C96"/>
    <w:rsid w:val="007F4EC6"/>
    <w:rsid w:val="007F4FFE"/>
    <w:rsid w:val="007F509A"/>
    <w:rsid w:val="007F52C7"/>
    <w:rsid w:val="007F52D3"/>
    <w:rsid w:val="007F5385"/>
    <w:rsid w:val="007F53F2"/>
    <w:rsid w:val="007F5476"/>
    <w:rsid w:val="007F558B"/>
    <w:rsid w:val="007F5668"/>
    <w:rsid w:val="007F5741"/>
    <w:rsid w:val="007F587D"/>
    <w:rsid w:val="007F59C4"/>
    <w:rsid w:val="007F5D28"/>
    <w:rsid w:val="007F60A2"/>
    <w:rsid w:val="007F617C"/>
    <w:rsid w:val="007F6506"/>
    <w:rsid w:val="007F6568"/>
    <w:rsid w:val="007F67A2"/>
    <w:rsid w:val="007F6E21"/>
    <w:rsid w:val="007F6F0A"/>
    <w:rsid w:val="007F7039"/>
    <w:rsid w:val="007F70D4"/>
    <w:rsid w:val="007F727E"/>
    <w:rsid w:val="007F7338"/>
    <w:rsid w:val="007F7869"/>
    <w:rsid w:val="007F7B30"/>
    <w:rsid w:val="007F7B38"/>
    <w:rsid w:val="007F7CBD"/>
    <w:rsid w:val="007F7E41"/>
    <w:rsid w:val="007F7F44"/>
    <w:rsid w:val="0080054B"/>
    <w:rsid w:val="008006FD"/>
    <w:rsid w:val="00800909"/>
    <w:rsid w:val="008009BB"/>
    <w:rsid w:val="008009D7"/>
    <w:rsid w:val="00800C83"/>
    <w:rsid w:val="00800CB5"/>
    <w:rsid w:val="00801034"/>
    <w:rsid w:val="00801332"/>
    <w:rsid w:val="00801518"/>
    <w:rsid w:val="008017BF"/>
    <w:rsid w:val="008019A0"/>
    <w:rsid w:val="00801AED"/>
    <w:rsid w:val="00801BA4"/>
    <w:rsid w:val="00801E3F"/>
    <w:rsid w:val="00801FE9"/>
    <w:rsid w:val="0080230C"/>
    <w:rsid w:val="00802711"/>
    <w:rsid w:val="00802873"/>
    <w:rsid w:val="0080293D"/>
    <w:rsid w:val="0080297C"/>
    <w:rsid w:val="008029F0"/>
    <w:rsid w:val="00802AEF"/>
    <w:rsid w:val="008030E7"/>
    <w:rsid w:val="00803161"/>
    <w:rsid w:val="008031A2"/>
    <w:rsid w:val="008035CA"/>
    <w:rsid w:val="008036CD"/>
    <w:rsid w:val="008037D5"/>
    <w:rsid w:val="008038B8"/>
    <w:rsid w:val="00803995"/>
    <w:rsid w:val="00803A30"/>
    <w:rsid w:val="00803A4C"/>
    <w:rsid w:val="00803A86"/>
    <w:rsid w:val="00803AC7"/>
    <w:rsid w:val="00803B9C"/>
    <w:rsid w:val="008040E7"/>
    <w:rsid w:val="008040FF"/>
    <w:rsid w:val="0080410A"/>
    <w:rsid w:val="008042C3"/>
    <w:rsid w:val="00804426"/>
    <w:rsid w:val="00804432"/>
    <w:rsid w:val="008045BE"/>
    <w:rsid w:val="00804958"/>
    <w:rsid w:val="00804B1E"/>
    <w:rsid w:val="00804C9E"/>
    <w:rsid w:val="00805001"/>
    <w:rsid w:val="008052D0"/>
    <w:rsid w:val="008052F5"/>
    <w:rsid w:val="00805386"/>
    <w:rsid w:val="008053A3"/>
    <w:rsid w:val="00805696"/>
    <w:rsid w:val="0080581F"/>
    <w:rsid w:val="00805884"/>
    <w:rsid w:val="00805AB6"/>
    <w:rsid w:val="00805DBD"/>
    <w:rsid w:val="008060CA"/>
    <w:rsid w:val="00806248"/>
    <w:rsid w:val="0080651B"/>
    <w:rsid w:val="0080653B"/>
    <w:rsid w:val="008065AA"/>
    <w:rsid w:val="00806738"/>
    <w:rsid w:val="00806A18"/>
    <w:rsid w:val="00806B86"/>
    <w:rsid w:val="00806DBB"/>
    <w:rsid w:val="00806E5F"/>
    <w:rsid w:val="00807124"/>
    <w:rsid w:val="008075E3"/>
    <w:rsid w:val="00807C3C"/>
    <w:rsid w:val="00807E1D"/>
    <w:rsid w:val="00807ED7"/>
    <w:rsid w:val="00807FD4"/>
    <w:rsid w:val="00810069"/>
    <w:rsid w:val="008101CF"/>
    <w:rsid w:val="00810374"/>
    <w:rsid w:val="00810841"/>
    <w:rsid w:val="00810BFD"/>
    <w:rsid w:val="00810DB0"/>
    <w:rsid w:val="008111A6"/>
    <w:rsid w:val="008111C2"/>
    <w:rsid w:val="0081121E"/>
    <w:rsid w:val="0081122D"/>
    <w:rsid w:val="00811426"/>
    <w:rsid w:val="00811614"/>
    <w:rsid w:val="0081181B"/>
    <w:rsid w:val="008119DE"/>
    <w:rsid w:val="00811B70"/>
    <w:rsid w:val="00811C3F"/>
    <w:rsid w:val="00811D05"/>
    <w:rsid w:val="00811FB1"/>
    <w:rsid w:val="0081207C"/>
    <w:rsid w:val="008121A5"/>
    <w:rsid w:val="008122CE"/>
    <w:rsid w:val="008123A4"/>
    <w:rsid w:val="008123E4"/>
    <w:rsid w:val="00812512"/>
    <w:rsid w:val="0081255B"/>
    <w:rsid w:val="00812675"/>
    <w:rsid w:val="00812AC8"/>
    <w:rsid w:val="00812B35"/>
    <w:rsid w:val="00812C44"/>
    <w:rsid w:val="00812C5F"/>
    <w:rsid w:val="00812F1A"/>
    <w:rsid w:val="00813266"/>
    <w:rsid w:val="008134D5"/>
    <w:rsid w:val="008137FF"/>
    <w:rsid w:val="0081398E"/>
    <w:rsid w:val="008139F3"/>
    <w:rsid w:val="00813B86"/>
    <w:rsid w:val="00813D32"/>
    <w:rsid w:val="00813D71"/>
    <w:rsid w:val="00813E66"/>
    <w:rsid w:val="00813F76"/>
    <w:rsid w:val="0081416E"/>
    <w:rsid w:val="0081429E"/>
    <w:rsid w:val="008142D1"/>
    <w:rsid w:val="00814618"/>
    <w:rsid w:val="008148E6"/>
    <w:rsid w:val="008151B5"/>
    <w:rsid w:val="008152B4"/>
    <w:rsid w:val="0081551F"/>
    <w:rsid w:val="0081566E"/>
    <w:rsid w:val="0081577B"/>
    <w:rsid w:val="00815780"/>
    <w:rsid w:val="008159C7"/>
    <w:rsid w:val="00815AE3"/>
    <w:rsid w:val="00815C70"/>
    <w:rsid w:val="00815CD4"/>
    <w:rsid w:val="00815DC0"/>
    <w:rsid w:val="00815E20"/>
    <w:rsid w:val="00815F9B"/>
    <w:rsid w:val="00815FD9"/>
    <w:rsid w:val="0081609A"/>
    <w:rsid w:val="00816497"/>
    <w:rsid w:val="00816552"/>
    <w:rsid w:val="0081670D"/>
    <w:rsid w:val="0081671B"/>
    <w:rsid w:val="00816812"/>
    <w:rsid w:val="008168A9"/>
    <w:rsid w:val="00816A67"/>
    <w:rsid w:val="00816FF5"/>
    <w:rsid w:val="008170C7"/>
    <w:rsid w:val="008171B6"/>
    <w:rsid w:val="00817232"/>
    <w:rsid w:val="00817298"/>
    <w:rsid w:val="008172C9"/>
    <w:rsid w:val="008173D1"/>
    <w:rsid w:val="0081773E"/>
    <w:rsid w:val="00817748"/>
    <w:rsid w:val="008177D1"/>
    <w:rsid w:val="008178DF"/>
    <w:rsid w:val="00817A80"/>
    <w:rsid w:val="00817B25"/>
    <w:rsid w:val="00817C86"/>
    <w:rsid w:val="00817D00"/>
    <w:rsid w:val="00817DDD"/>
    <w:rsid w:val="00817F80"/>
    <w:rsid w:val="008200E3"/>
    <w:rsid w:val="0082032C"/>
    <w:rsid w:val="00820437"/>
    <w:rsid w:val="0082053D"/>
    <w:rsid w:val="00820607"/>
    <w:rsid w:val="00820614"/>
    <w:rsid w:val="00820686"/>
    <w:rsid w:val="008209D1"/>
    <w:rsid w:val="00820BDF"/>
    <w:rsid w:val="00820D61"/>
    <w:rsid w:val="00820E2F"/>
    <w:rsid w:val="0082155E"/>
    <w:rsid w:val="008218E4"/>
    <w:rsid w:val="0082196E"/>
    <w:rsid w:val="00821AB8"/>
    <w:rsid w:val="00821D1A"/>
    <w:rsid w:val="00821E98"/>
    <w:rsid w:val="0082209C"/>
    <w:rsid w:val="008223F6"/>
    <w:rsid w:val="008229AA"/>
    <w:rsid w:val="008229EF"/>
    <w:rsid w:val="00822AB3"/>
    <w:rsid w:val="00822B97"/>
    <w:rsid w:val="00822D65"/>
    <w:rsid w:val="00822F7F"/>
    <w:rsid w:val="008231B3"/>
    <w:rsid w:val="00823773"/>
    <w:rsid w:val="00823B26"/>
    <w:rsid w:val="00823C08"/>
    <w:rsid w:val="00823D9E"/>
    <w:rsid w:val="00823E10"/>
    <w:rsid w:val="00823E1C"/>
    <w:rsid w:val="00823EF8"/>
    <w:rsid w:val="00824030"/>
    <w:rsid w:val="008240E4"/>
    <w:rsid w:val="008242C7"/>
    <w:rsid w:val="008243D6"/>
    <w:rsid w:val="0082442C"/>
    <w:rsid w:val="008244B1"/>
    <w:rsid w:val="00824D2B"/>
    <w:rsid w:val="00824E4A"/>
    <w:rsid w:val="00824E4B"/>
    <w:rsid w:val="00824F29"/>
    <w:rsid w:val="00825118"/>
    <w:rsid w:val="0082520E"/>
    <w:rsid w:val="00825317"/>
    <w:rsid w:val="0082536E"/>
    <w:rsid w:val="00825416"/>
    <w:rsid w:val="008254C1"/>
    <w:rsid w:val="008259DF"/>
    <w:rsid w:val="00825A16"/>
    <w:rsid w:val="00825ED5"/>
    <w:rsid w:val="008262B6"/>
    <w:rsid w:val="00826460"/>
    <w:rsid w:val="008265E6"/>
    <w:rsid w:val="00826743"/>
    <w:rsid w:val="00826766"/>
    <w:rsid w:val="008267A2"/>
    <w:rsid w:val="00827452"/>
    <w:rsid w:val="00827676"/>
    <w:rsid w:val="0082779D"/>
    <w:rsid w:val="00827934"/>
    <w:rsid w:val="008279D5"/>
    <w:rsid w:val="00827AB5"/>
    <w:rsid w:val="00827BB4"/>
    <w:rsid w:val="00827D62"/>
    <w:rsid w:val="00827DCE"/>
    <w:rsid w:val="00827DD6"/>
    <w:rsid w:val="00827F5E"/>
    <w:rsid w:val="00827F68"/>
    <w:rsid w:val="0083007B"/>
    <w:rsid w:val="008304AB"/>
    <w:rsid w:val="008306F8"/>
    <w:rsid w:val="008308D4"/>
    <w:rsid w:val="00830A90"/>
    <w:rsid w:val="00830A93"/>
    <w:rsid w:val="00830AF7"/>
    <w:rsid w:val="00830BF1"/>
    <w:rsid w:val="00830C9D"/>
    <w:rsid w:val="0083106B"/>
    <w:rsid w:val="008310BB"/>
    <w:rsid w:val="00831159"/>
    <w:rsid w:val="00831548"/>
    <w:rsid w:val="00831736"/>
    <w:rsid w:val="008319BD"/>
    <w:rsid w:val="00831DA2"/>
    <w:rsid w:val="00831EE1"/>
    <w:rsid w:val="008321A2"/>
    <w:rsid w:val="00832619"/>
    <w:rsid w:val="0083262A"/>
    <w:rsid w:val="0083262B"/>
    <w:rsid w:val="008328CB"/>
    <w:rsid w:val="00832B9F"/>
    <w:rsid w:val="008330BA"/>
    <w:rsid w:val="008332E7"/>
    <w:rsid w:val="008335AE"/>
    <w:rsid w:val="00833709"/>
    <w:rsid w:val="00833834"/>
    <w:rsid w:val="00833843"/>
    <w:rsid w:val="00833998"/>
    <w:rsid w:val="00833A40"/>
    <w:rsid w:val="00833F63"/>
    <w:rsid w:val="00833F7E"/>
    <w:rsid w:val="00834071"/>
    <w:rsid w:val="00834263"/>
    <w:rsid w:val="00834270"/>
    <w:rsid w:val="008345C8"/>
    <w:rsid w:val="00834751"/>
    <w:rsid w:val="0083479A"/>
    <w:rsid w:val="00834B6A"/>
    <w:rsid w:val="00834F71"/>
    <w:rsid w:val="008350B4"/>
    <w:rsid w:val="008350F0"/>
    <w:rsid w:val="0083537C"/>
    <w:rsid w:val="00835730"/>
    <w:rsid w:val="00835A3D"/>
    <w:rsid w:val="00835A75"/>
    <w:rsid w:val="00835B15"/>
    <w:rsid w:val="00835B5B"/>
    <w:rsid w:val="00835B6B"/>
    <w:rsid w:val="0083609F"/>
    <w:rsid w:val="008360A9"/>
    <w:rsid w:val="008361D5"/>
    <w:rsid w:val="008362B0"/>
    <w:rsid w:val="0083644C"/>
    <w:rsid w:val="008364A9"/>
    <w:rsid w:val="00836E46"/>
    <w:rsid w:val="00836E5D"/>
    <w:rsid w:val="00836F7E"/>
    <w:rsid w:val="00837125"/>
    <w:rsid w:val="00837152"/>
    <w:rsid w:val="008371F8"/>
    <w:rsid w:val="0083735F"/>
    <w:rsid w:val="0083787E"/>
    <w:rsid w:val="00837886"/>
    <w:rsid w:val="00837D29"/>
    <w:rsid w:val="00840099"/>
    <w:rsid w:val="0084028C"/>
    <w:rsid w:val="00840461"/>
    <w:rsid w:val="008408CC"/>
    <w:rsid w:val="00840915"/>
    <w:rsid w:val="00840DF0"/>
    <w:rsid w:val="0084110C"/>
    <w:rsid w:val="0084113F"/>
    <w:rsid w:val="00841204"/>
    <w:rsid w:val="00841251"/>
    <w:rsid w:val="0084125B"/>
    <w:rsid w:val="00841B9C"/>
    <w:rsid w:val="0084202F"/>
    <w:rsid w:val="0084208E"/>
    <w:rsid w:val="0084209A"/>
    <w:rsid w:val="00842272"/>
    <w:rsid w:val="00842356"/>
    <w:rsid w:val="00842367"/>
    <w:rsid w:val="00842459"/>
    <w:rsid w:val="00842544"/>
    <w:rsid w:val="008425B0"/>
    <w:rsid w:val="00842688"/>
    <w:rsid w:val="008429DF"/>
    <w:rsid w:val="008429E2"/>
    <w:rsid w:val="00842CA8"/>
    <w:rsid w:val="00842E11"/>
    <w:rsid w:val="00842FE3"/>
    <w:rsid w:val="00843177"/>
    <w:rsid w:val="008431D7"/>
    <w:rsid w:val="008432D9"/>
    <w:rsid w:val="008432F6"/>
    <w:rsid w:val="008437F7"/>
    <w:rsid w:val="008438E6"/>
    <w:rsid w:val="00843959"/>
    <w:rsid w:val="0084396F"/>
    <w:rsid w:val="00843A1C"/>
    <w:rsid w:val="00843A3C"/>
    <w:rsid w:val="00843B8B"/>
    <w:rsid w:val="00843E09"/>
    <w:rsid w:val="00843E25"/>
    <w:rsid w:val="00843F25"/>
    <w:rsid w:val="00843F3F"/>
    <w:rsid w:val="00843FF2"/>
    <w:rsid w:val="00844101"/>
    <w:rsid w:val="0084414A"/>
    <w:rsid w:val="00844228"/>
    <w:rsid w:val="008444CC"/>
    <w:rsid w:val="0084450D"/>
    <w:rsid w:val="00844582"/>
    <w:rsid w:val="0084473A"/>
    <w:rsid w:val="008447E9"/>
    <w:rsid w:val="0084480F"/>
    <w:rsid w:val="0084488A"/>
    <w:rsid w:val="00844A55"/>
    <w:rsid w:val="00844A76"/>
    <w:rsid w:val="00844AE9"/>
    <w:rsid w:val="008450D3"/>
    <w:rsid w:val="00845385"/>
    <w:rsid w:val="0084543C"/>
    <w:rsid w:val="0084549D"/>
    <w:rsid w:val="008454E5"/>
    <w:rsid w:val="00845536"/>
    <w:rsid w:val="00845736"/>
    <w:rsid w:val="00845914"/>
    <w:rsid w:val="00845DB7"/>
    <w:rsid w:val="00845E70"/>
    <w:rsid w:val="008460A2"/>
    <w:rsid w:val="008461A0"/>
    <w:rsid w:val="00846271"/>
    <w:rsid w:val="00846425"/>
    <w:rsid w:val="008465CF"/>
    <w:rsid w:val="00846795"/>
    <w:rsid w:val="008468A7"/>
    <w:rsid w:val="008468BF"/>
    <w:rsid w:val="008468F7"/>
    <w:rsid w:val="00846AD2"/>
    <w:rsid w:val="00846D87"/>
    <w:rsid w:val="00846E74"/>
    <w:rsid w:val="00847342"/>
    <w:rsid w:val="00847504"/>
    <w:rsid w:val="00847773"/>
    <w:rsid w:val="00847842"/>
    <w:rsid w:val="0084785E"/>
    <w:rsid w:val="00847B86"/>
    <w:rsid w:val="00847CE4"/>
    <w:rsid w:val="00847D36"/>
    <w:rsid w:val="00847FA2"/>
    <w:rsid w:val="00847FA6"/>
    <w:rsid w:val="00847FDC"/>
    <w:rsid w:val="008501E1"/>
    <w:rsid w:val="0085022B"/>
    <w:rsid w:val="00850467"/>
    <w:rsid w:val="008505B7"/>
    <w:rsid w:val="0085079F"/>
    <w:rsid w:val="00850B1D"/>
    <w:rsid w:val="00850BC5"/>
    <w:rsid w:val="00850BE3"/>
    <w:rsid w:val="00850CD9"/>
    <w:rsid w:val="00850D42"/>
    <w:rsid w:val="00850DE0"/>
    <w:rsid w:val="00850F5C"/>
    <w:rsid w:val="0085103A"/>
    <w:rsid w:val="00851398"/>
    <w:rsid w:val="00851589"/>
    <w:rsid w:val="0085196A"/>
    <w:rsid w:val="00851B11"/>
    <w:rsid w:val="00851BCC"/>
    <w:rsid w:val="00851C89"/>
    <w:rsid w:val="00851E1F"/>
    <w:rsid w:val="00851EED"/>
    <w:rsid w:val="00852445"/>
    <w:rsid w:val="008526F6"/>
    <w:rsid w:val="008526F8"/>
    <w:rsid w:val="00852747"/>
    <w:rsid w:val="008528CF"/>
    <w:rsid w:val="00852AB1"/>
    <w:rsid w:val="00852C50"/>
    <w:rsid w:val="00852D3C"/>
    <w:rsid w:val="00852EA4"/>
    <w:rsid w:val="00852ED7"/>
    <w:rsid w:val="00852EDB"/>
    <w:rsid w:val="008534D7"/>
    <w:rsid w:val="008534F9"/>
    <w:rsid w:val="008538BD"/>
    <w:rsid w:val="00853A36"/>
    <w:rsid w:val="00853A49"/>
    <w:rsid w:val="008541ED"/>
    <w:rsid w:val="0085423F"/>
    <w:rsid w:val="008542B7"/>
    <w:rsid w:val="0085433F"/>
    <w:rsid w:val="008543A2"/>
    <w:rsid w:val="008545BD"/>
    <w:rsid w:val="008545D5"/>
    <w:rsid w:val="0085463C"/>
    <w:rsid w:val="0085479A"/>
    <w:rsid w:val="0085485C"/>
    <w:rsid w:val="008549B6"/>
    <w:rsid w:val="00854E31"/>
    <w:rsid w:val="00854F81"/>
    <w:rsid w:val="0085529E"/>
    <w:rsid w:val="008552F1"/>
    <w:rsid w:val="008556A6"/>
    <w:rsid w:val="0085573E"/>
    <w:rsid w:val="0085590F"/>
    <w:rsid w:val="00855ADC"/>
    <w:rsid w:val="00855BC9"/>
    <w:rsid w:val="00856189"/>
    <w:rsid w:val="00856260"/>
    <w:rsid w:val="00856264"/>
    <w:rsid w:val="008564C2"/>
    <w:rsid w:val="00856507"/>
    <w:rsid w:val="00856558"/>
    <w:rsid w:val="008566EB"/>
    <w:rsid w:val="00856852"/>
    <w:rsid w:val="0085688E"/>
    <w:rsid w:val="00856A2B"/>
    <w:rsid w:val="00856AE9"/>
    <w:rsid w:val="00856B64"/>
    <w:rsid w:val="00856EBB"/>
    <w:rsid w:val="00857121"/>
    <w:rsid w:val="00857184"/>
    <w:rsid w:val="0085730D"/>
    <w:rsid w:val="008574CB"/>
    <w:rsid w:val="008575F8"/>
    <w:rsid w:val="0085769F"/>
    <w:rsid w:val="0085771E"/>
    <w:rsid w:val="0085779F"/>
    <w:rsid w:val="008577B0"/>
    <w:rsid w:val="008577BF"/>
    <w:rsid w:val="008579C3"/>
    <w:rsid w:val="00857B51"/>
    <w:rsid w:val="00857BE9"/>
    <w:rsid w:val="00857C5F"/>
    <w:rsid w:val="00857CD7"/>
    <w:rsid w:val="00857DB0"/>
    <w:rsid w:val="00857FA2"/>
    <w:rsid w:val="00857FC7"/>
    <w:rsid w:val="0086001A"/>
    <w:rsid w:val="0086023E"/>
    <w:rsid w:val="00860295"/>
    <w:rsid w:val="008602E3"/>
    <w:rsid w:val="008604CE"/>
    <w:rsid w:val="00860540"/>
    <w:rsid w:val="008607A4"/>
    <w:rsid w:val="00860811"/>
    <w:rsid w:val="008609E7"/>
    <w:rsid w:val="00860AB5"/>
    <w:rsid w:val="00860C7C"/>
    <w:rsid w:val="00860D26"/>
    <w:rsid w:val="00860F4C"/>
    <w:rsid w:val="0086115A"/>
    <w:rsid w:val="008614B9"/>
    <w:rsid w:val="00861609"/>
    <w:rsid w:val="008616C3"/>
    <w:rsid w:val="0086181A"/>
    <w:rsid w:val="008619DC"/>
    <w:rsid w:val="00861A70"/>
    <w:rsid w:val="00861AEA"/>
    <w:rsid w:val="00861CAB"/>
    <w:rsid w:val="00861EFC"/>
    <w:rsid w:val="00862279"/>
    <w:rsid w:val="008622A5"/>
    <w:rsid w:val="00862321"/>
    <w:rsid w:val="00862455"/>
    <w:rsid w:val="00862943"/>
    <w:rsid w:val="008629C8"/>
    <w:rsid w:val="008629E5"/>
    <w:rsid w:val="00862ACE"/>
    <w:rsid w:val="00862AE2"/>
    <w:rsid w:val="00862E92"/>
    <w:rsid w:val="00863582"/>
    <w:rsid w:val="0086386D"/>
    <w:rsid w:val="00863B73"/>
    <w:rsid w:val="00863F6E"/>
    <w:rsid w:val="0086400C"/>
    <w:rsid w:val="00864068"/>
    <w:rsid w:val="0086416F"/>
    <w:rsid w:val="0086427E"/>
    <w:rsid w:val="00864397"/>
    <w:rsid w:val="00864477"/>
    <w:rsid w:val="0086450C"/>
    <w:rsid w:val="008645C7"/>
    <w:rsid w:val="008649E6"/>
    <w:rsid w:val="00864A68"/>
    <w:rsid w:val="00864D7E"/>
    <w:rsid w:val="008650CD"/>
    <w:rsid w:val="008650EF"/>
    <w:rsid w:val="00865239"/>
    <w:rsid w:val="00865380"/>
    <w:rsid w:val="00865683"/>
    <w:rsid w:val="00865865"/>
    <w:rsid w:val="00865960"/>
    <w:rsid w:val="00865EA3"/>
    <w:rsid w:val="0086650C"/>
    <w:rsid w:val="00866553"/>
    <w:rsid w:val="0086661C"/>
    <w:rsid w:val="00866621"/>
    <w:rsid w:val="008669D6"/>
    <w:rsid w:val="008669FA"/>
    <w:rsid w:val="00866AC8"/>
    <w:rsid w:val="00866C35"/>
    <w:rsid w:val="00866DD7"/>
    <w:rsid w:val="00866DF8"/>
    <w:rsid w:val="0086702B"/>
    <w:rsid w:val="00867217"/>
    <w:rsid w:val="00867331"/>
    <w:rsid w:val="00867477"/>
    <w:rsid w:val="008676FD"/>
    <w:rsid w:val="00867BB5"/>
    <w:rsid w:val="00867EC0"/>
    <w:rsid w:val="00870424"/>
    <w:rsid w:val="0087079F"/>
    <w:rsid w:val="008707E3"/>
    <w:rsid w:val="00870837"/>
    <w:rsid w:val="0087084B"/>
    <w:rsid w:val="00870857"/>
    <w:rsid w:val="008708DE"/>
    <w:rsid w:val="0087098E"/>
    <w:rsid w:val="008709B9"/>
    <w:rsid w:val="00870DF7"/>
    <w:rsid w:val="00870E17"/>
    <w:rsid w:val="008710D0"/>
    <w:rsid w:val="008713F5"/>
    <w:rsid w:val="0087148F"/>
    <w:rsid w:val="0087151C"/>
    <w:rsid w:val="0087161C"/>
    <w:rsid w:val="0087163E"/>
    <w:rsid w:val="00871743"/>
    <w:rsid w:val="008717CE"/>
    <w:rsid w:val="00871FD8"/>
    <w:rsid w:val="008720F2"/>
    <w:rsid w:val="0087219A"/>
    <w:rsid w:val="00872337"/>
    <w:rsid w:val="008723B5"/>
    <w:rsid w:val="0087240C"/>
    <w:rsid w:val="0087272D"/>
    <w:rsid w:val="0087276F"/>
    <w:rsid w:val="0087284D"/>
    <w:rsid w:val="0087290B"/>
    <w:rsid w:val="00872AAF"/>
    <w:rsid w:val="00872ADC"/>
    <w:rsid w:val="00872B4F"/>
    <w:rsid w:val="00872C3F"/>
    <w:rsid w:val="00872D72"/>
    <w:rsid w:val="00872E81"/>
    <w:rsid w:val="00873061"/>
    <w:rsid w:val="0087317E"/>
    <w:rsid w:val="0087372B"/>
    <w:rsid w:val="008739C1"/>
    <w:rsid w:val="00873C09"/>
    <w:rsid w:val="00873C59"/>
    <w:rsid w:val="00873D84"/>
    <w:rsid w:val="00873DCE"/>
    <w:rsid w:val="00873F5D"/>
    <w:rsid w:val="0087426D"/>
    <w:rsid w:val="00874286"/>
    <w:rsid w:val="008743B4"/>
    <w:rsid w:val="00874426"/>
    <w:rsid w:val="00874546"/>
    <w:rsid w:val="0087460B"/>
    <w:rsid w:val="00874675"/>
    <w:rsid w:val="008746D8"/>
    <w:rsid w:val="0087479D"/>
    <w:rsid w:val="0087489E"/>
    <w:rsid w:val="00874AC7"/>
    <w:rsid w:val="00874C04"/>
    <w:rsid w:val="00874D19"/>
    <w:rsid w:val="0087584A"/>
    <w:rsid w:val="00875895"/>
    <w:rsid w:val="00875A2C"/>
    <w:rsid w:val="00875F01"/>
    <w:rsid w:val="00875F10"/>
    <w:rsid w:val="0087611E"/>
    <w:rsid w:val="0087625A"/>
    <w:rsid w:val="008762FC"/>
    <w:rsid w:val="00876340"/>
    <w:rsid w:val="00876415"/>
    <w:rsid w:val="008765D0"/>
    <w:rsid w:val="00876641"/>
    <w:rsid w:val="008769DC"/>
    <w:rsid w:val="00876D00"/>
    <w:rsid w:val="00876DBC"/>
    <w:rsid w:val="00876E27"/>
    <w:rsid w:val="00876F3F"/>
    <w:rsid w:val="00877003"/>
    <w:rsid w:val="00877200"/>
    <w:rsid w:val="00877497"/>
    <w:rsid w:val="00877510"/>
    <w:rsid w:val="00877729"/>
    <w:rsid w:val="00877A08"/>
    <w:rsid w:val="00877CAD"/>
    <w:rsid w:val="00877E5A"/>
    <w:rsid w:val="00877F7B"/>
    <w:rsid w:val="008801C7"/>
    <w:rsid w:val="00880530"/>
    <w:rsid w:val="008805FC"/>
    <w:rsid w:val="008806A2"/>
    <w:rsid w:val="008806EB"/>
    <w:rsid w:val="008807B0"/>
    <w:rsid w:val="008808EB"/>
    <w:rsid w:val="00880A3B"/>
    <w:rsid w:val="00880C38"/>
    <w:rsid w:val="008812CE"/>
    <w:rsid w:val="00881339"/>
    <w:rsid w:val="0088171A"/>
    <w:rsid w:val="00881A1D"/>
    <w:rsid w:val="00881B53"/>
    <w:rsid w:val="00881BB7"/>
    <w:rsid w:val="00881DC0"/>
    <w:rsid w:val="00882042"/>
    <w:rsid w:val="008823CB"/>
    <w:rsid w:val="0088248B"/>
    <w:rsid w:val="008829F1"/>
    <w:rsid w:val="00882B96"/>
    <w:rsid w:val="00882C2D"/>
    <w:rsid w:val="00882CB0"/>
    <w:rsid w:val="00882CCC"/>
    <w:rsid w:val="00882DDD"/>
    <w:rsid w:val="00882F16"/>
    <w:rsid w:val="008835A2"/>
    <w:rsid w:val="00883921"/>
    <w:rsid w:val="00883A8A"/>
    <w:rsid w:val="00883AF6"/>
    <w:rsid w:val="00883E18"/>
    <w:rsid w:val="00883E66"/>
    <w:rsid w:val="00883EC5"/>
    <w:rsid w:val="00883FF5"/>
    <w:rsid w:val="008846D3"/>
    <w:rsid w:val="008847A2"/>
    <w:rsid w:val="00884849"/>
    <w:rsid w:val="0088495B"/>
    <w:rsid w:val="00884BBF"/>
    <w:rsid w:val="00884F32"/>
    <w:rsid w:val="008855CC"/>
    <w:rsid w:val="00885646"/>
    <w:rsid w:val="0088572C"/>
    <w:rsid w:val="008857E2"/>
    <w:rsid w:val="00885A4D"/>
    <w:rsid w:val="00885AF5"/>
    <w:rsid w:val="00885D59"/>
    <w:rsid w:val="00885E75"/>
    <w:rsid w:val="00885F92"/>
    <w:rsid w:val="00885FB4"/>
    <w:rsid w:val="008861B9"/>
    <w:rsid w:val="008861DE"/>
    <w:rsid w:val="008861F1"/>
    <w:rsid w:val="00886406"/>
    <w:rsid w:val="008864E5"/>
    <w:rsid w:val="008866E0"/>
    <w:rsid w:val="008867E5"/>
    <w:rsid w:val="00886842"/>
    <w:rsid w:val="00886847"/>
    <w:rsid w:val="00886913"/>
    <w:rsid w:val="008869D3"/>
    <w:rsid w:val="008869DA"/>
    <w:rsid w:val="00886AE9"/>
    <w:rsid w:val="008870F4"/>
    <w:rsid w:val="00887122"/>
    <w:rsid w:val="00887271"/>
    <w:rsid w:val="00887560"/>
    <w:rsid w:val="0088766B"/>
    <w:rsid w:val="00887719"/>
    <w:rsid w:val="00887874"/>
    <w:rsid w:val="00887ACB"/>
    <w:rsid w:val="00887DE1"/>
    <w:rsid w:val="00887F07"/>
    <w:rsid w:val="008903D8"/>
    <w:rsid w:val="008904D4"/>
    <w:rsid w:val="008906C3"/>
    <w:rsid w:val="00890733"/>
    <w:rsid w:val="008907CE"/>
    <w:rsid w:val="0089096C"/>
    <w:rsid w:val="00890981"/>
    <w:rsid w:val="00890CE3"/>
    <w:rsid w:val="00890FBF"/>
    <w:rsid w:val="008911BB"/>
    <w:rsid w:val="008911C4"/>
    <w:rsid w:val="008913CC"/>
    <w:rsid w:val="008914B7"/>
    <w:rsid w:val="00891908"/>
    <w:rsid w:val="00891AF6"/>
    <w:rsid w:val="00891BFF"/>
    <w:rsid w:val="00891CBB"/>
    <w:rsid w:val="00891E8F"/>
    <w:rsid w:val="00892082"/>
    <w:rsid w:val="008924BC"/>
    <w:rsid w:val="008926AA"/>
    <w:rsid w:val="008927AD"/>
    <w:rsid w:val="008928B8"/>
    <w:rsid w:val="008928EC"/>
    <w:rsid w:val="00892A69"/>
    <w:rsid w:val="008931A8"/>
    <w:rsid w:val="008933C1"/>
    <w:rsid w:val="0089347F"/>
    <w:rsid w:val="0089375A"/>
    <w:rsid w:val="0089379E"/>
    <w:rsid w:val="008938C1"/>
    <w:rsid w:val="008938F4"/>
    <w:rsid w:val="00893AC1"/>
    <w:rsid w:val="00893BA3"/>
    <w:rsid w:val="00893DBD"/>
    <w:rsid w:val="00893F0D"/>
    <w:rsid w:val="00894077"/>
    <w:rsid w:val="0089407B"/>
    <w:rsid w:val="00894176"/>
    <w:rsid w:val="008943F3"/>
    <w:rsid w:val="0089442D"/>
    <w:rsid w:val="00894471"/>
    <w:rsid w:val="008946CB"/>
    <w:rsid w:val="00894788"/>
    <w:rsid w:val="00894874"/>
    <w:rsid w:val="00894A44"/>
    <w:rsid w:val="00894BBA"/>
    <w:rsid w:val="00894CD3"/>
    <w:rsid w:val="00894E09"/>
    <w:rsid w:val="008953BE"/>
    <w:rsid w:val="00895427"/>
    <w:rsid w:val="00895C44"/>
    <w:rsid w:val="00895CD9"/>
    <w:rsid w:val="00895DDF"/>
    <w:rsid w:val="00895E03"/>
    <w:rsid w:val="00895E90"/>
    <w:rsid w:val="0089613C"/>
    <w:rsid w:val="008962EF"/>
    <w:rsid w:val="008965A3"/>
    <w:rsid w:val="008966D3"/>
    <w:rsid w:val="00896727"/>
    <w:rsid w:val="0089675A"/>
    <w:rsid w:val="00896953"/>
    <w:rsid w:val="00896CD0"/>
    <w:rsid w:val="00896D53"/>
    <w:rsid w:val="00896EAD"/>
    <w:rsid w:val="008974E8"/>
    <w:rsid w:val="0089766F"/>
    <w:rsid w:val="008A0013"/>
    <w:rsid w:val="008A003B"/>
    <w:rsid w:val="008A0D8F"/>
    <w:rsid w:val="008A15DB"/>
    <w:rsid w:val="008A1651"/>
    <w:rsid w:val="008A1B3C"/>
    <w:rsid w:val="008A1BD8"/>
    <w:rsid w:val="008A2428"/>
    <w:rsid w:val="008A24A5"/>
    <w:rsid w:val="008A2537"/>
    <w:rsid w:val="008A27EE"/>
    <w:rsid w:val="008A28FE"/>
    <w:rsid w:val="008A2B05"/>
    <w:rsid w:val="008A2B11"/>
    <w:rsid w:val="008A2BA2"/>
    <w:rsid w:val="008A2CC7"/>
    <w:rsid w:val="008A2E3A"/>
    <w:rsid w:val="008A2E65"/>
    <w:rsid w:val="008A2F7C"/>
    <w:rsid w:val="008A3095"/>
    <w:rsid w:val="008A3111"/>
    <w:rsid w:val="008A3337"/>
    <w:rsid w:val="008A341D"/>
    <w:rsid w:val="008A3484"/>
    <w:rsid w:val="008A358C"/>
    <w:rsid w:val="008A362A"/>
    <w:rsid w:val="008A36AD"/>
    <w:rsid w:val="008A387F"/>
    <w:rsid w:val="008A3990"/>
    <w:rsid w:val="008A39A2"/>
    <w:rsid w:val="008A39FF"/>
    <w:rsid w:val="008A3DFF"/>
    <w:rsid w:val="008A4235"/>
    <w:rsid w:val="008A4488"/>
    <w:rsid w:val="008A44CC"/>
    <w:rsid w:val="008A489A"/>
    <w:rsid w:val="008A49E3"/>
    <w:rsid w:val="008A4B82"/>
    <w:rsid w:val="008A4BD2"/>
    <w:rsid w:val="008A51E7"/>
    <w:rsid w:val="008A5328"/>
    <w:rsid w:val="008A532F"/>
    <w:rsid w:val="008A545C"/>
    <w:rsid w:val="008A553A"/>
    <w:rsid w:val="008A5825"/>
    <w:rsid w:val="008A5CA7"/>
    <w:rsid w:val="008A5EE3"/>
    <w:rsid w:val="008A62DB"/>
    <w:rsid w:val="008A64D7"/>
    <w:rsid w:val="008A6589"/>
    <w:rsid w:val="008A693B"/>
    <w:rsid w:val="008A696F"/>
    <w:rsid w:val="008A6EA4"/>
    <w:rsid w:val="008A6F74"/>
    <w:rsid w:val="008A712C"/>
    <w:rsid w:val="008A72CF"/>
    <w:rsid w:val="008A739C"/>
    <w:rsid w:val="008A756C"/>
    <w:rsid w:val="008A7578"/>
    <w:rsid w:val="008A7612"/>
    <w:rsid w:val="008A76F6"/>
    <w:rsid w:val="008A7AB8"/>
    <w:rsid w:val="008A7B44"/>
    <w:rsid w:val="008B0042"/>
    <w:rsid w:val="008B0044"/>
    <w:rsid w:val="008B02DA"/>
    <w:rsid w:val="008B063B"/>
    <w:rsid w:val="008B0746"/>
    <w:rsid w:val="008B074B"/>
    <w:rsid w:val="008B091A"/>
    <w:rsid w:val="008B0937"/>
    <w:rsid w:val="008B0AE0"/>
    <w:rsid w:val="008B0B36"/>
    <w:rsid w:val="008B0CE2"/>
    <w:rsid w:val="008B0DDE"/>
    <w:rsid w:val="008B0F3C"/>
    <w:rsid w:val="008B106B"/>
    <w:rsid w:val="008B136A"/>
    <w:rsid w:val="008B19C6"/>
    <w:rsid w:val="008B1B01"/>
    <w:rsid w:val="008B1B9C"/>
    <w:rsid w:val="008B1BEF"/>
    <w:rsid w:val="008B1C23"/>
    <w:rsid w:val="008B1CC7"/>
    <w:rsid w:val="008B1EAB"/>
    <w:rsid w:val="008B2018"/>
    <w:rsid w:val="008B2130"/>
    <w:rsid w:val="008B223D"/>
    <w:rsid w:val="008B2373"/>
    <w:rsid w:val="008B24CE"/>
    <w:rsid w:val="008B264A"/>
    <w:rsid w:val="008B26B4"/>
    <w:rsid w:val="008B274C"/>
    <w:rsid w:val="008B27FF"/>
    <w:rsid w:val="008B2899"/>
    <w:rsid w:val="008B2A28"/>
    <w:rsid w:val="008B2B34"/>
    <w:rsid w:val="008B2C46"/>
    <w:rsid w:val="008B2CC6"/>
    <w:rsid w:val="008B2E77"/>
    <w:rsid w:val="008B310E"/>
    <w:rsid w:val="008B312B"/>
    <w:rsid w:val="008B319C"/>
    <w:rsid w:val="008B328C"/>
    <w:rsid w:val="008B3392"/>
    <w:rsid w:val="008B3580"/>
    <w:rsid w:val="008B35A1"/>
    <w:rsid w:val="008B36F5"/>
    <w:rsid w:val="008B383C"/>
    <w:rsid w:val="008B3916"/>
    <w:rsid w:val="008B3A07"/>
    <w:rsid w:val="008B3AA2"/>
    <w:rsid w:val="008B3D6C"/>
    <w:rsid w:val="008B3EE0"/>
    <w:rsid w:val="008B3F78"/>
    <w:rsid w:val="008B4157"/>
    <w:rsid w:val="008B468E"/>
    <w:rsid w:val="008B46C9"/>
    <w:rsid w:val="008B488A"/>
    <w:rsid w:val="008B4B9D"/>
    <w:rsid w:val="008B4BDA"/>
    <w:rsid w:val="008B4C04"/>
    <w:rsid w:val="008B4C0A"/>
    <w:rsid w:val="008B4DE4"/>
    <w:rsid w:val="008B4EE4"/>
    <w:rsid w:val="008B512F"/>
    <w:rsid w:val="008B53C2"/>
    <w:rsid w:val="008B54AE"/>
    <w:rsid w:val="008B552A"/>
    <w:rsid w:val="008B57D6"/>
    <w:rsid w:val="008B599A"/>
    <w:rsid w:val="008B5B9D"/>
    <w:rsid w:val="008B5EFE"/>
    <w:rsid w:val="008B5F38"/>
    <w:rsid w:val="008B605B"/>
    <w:rsid w:val="008B62C3"/>
    <w:rsid w:val="008B6441"/>
    <w:rsid w:val="008B64A0"/>
    <w:rsid w:val="008B674A"/>
    <w:rsid w:val="008B6A64"/>
    <w:rsid w:val="008B6AE9"/>
    <w:rsid w:val="008B6B0D"/>
    <w:rsid w:val="008B6C2D"/>
    <w:rsid w:val="008B6D9C"/>
    <w:rsid w:val="008B6E31"/>
    <w:rsid w:val="008B6F1A"/>
    <w:rsid w:val="008B7799"/>
    <w:rsid w:val="008B799E"/>
    <w:rsid w:val="008B79B6"/>
    <w:rsid w:val="008B7BC5"/>
    <w:rsid w:val="008B7C4A"/>
    <w:rsid w:val="008B7CAE"/>
    <w:rsid w:val="008C0027"/>
    <w:rsid w:val="008C0059"/>
    <w:rsid w:val="008C025F"/>
    <w:rsid w:val="008C03BF"/>
    <w:rsid w:val="008C085F"/>
    <w:rsid w:val="008C091A"/>
    <w:rsid w:val="008C0A14"/>
    <w:rsid w:val="008C0B9D"/>
    <w:rsid w:val="008C0BAC"/>
    <w:rsid w:val="008C0D0F"/>
    <w:rsid w:val="008C0DD8"/>
    <w:rsid w:val="008C0EFE"/>
    <w:rsid w:val="008C0F61"/>
    <w:rsid w:val="008C125B"/>
    <w:rsid w:val="008C12ED"/>
    <w:rsid w:val="008C13C2"/>
    <w:rsid w:val="008C1432"/>
    <w:rsid w:val="008C16A0"/>
    <w:rsid w:val="008C170D"/>
    <w:rsid w:val="008C173D"/>
    <w:rsid w:val="008C1811"/>
    <w:rsid w:val="008C1BA8"/>
    <w:rsid w:val="008C1CC0"/>
    <w:rsid w:val="008C1F99"/>
    <w:rsid w:val="008C21E9"/>
    <w:rsid w:val="008C23C3"/>
    <w:rsid w:val="008C2410"/>
    <w:rsid w:val="008C265E"/>
    <w:rsid w:val="008C2672"/>
    <w:rsid w:val="008C26BB"/>
    <w:rsid w:val="008C2874"/>
    <w:rsid w:val="008C2A52"/>
    <w:rsid w:val="008C2AC0"/>
    <w:rsid w:val="008C2B1B"/>
    <w:rsid w:val="008C30FA"/>
    <w:rsid w:val="008C3297"/>
    <w:rsid w:val="008C32DD"/>
    <w:rsid w:val="008C33A0"/>
    <w:rsid w:val="008C33BC"/>
    <w:rsid w:val="008C3570"/>
    <w:rsid w:val="008C379A"/>
    <w:rsid w:val="008C3BF5"/>
    <w:rsid w:val="008C3C40"/>
    <w:rsid w:val="008C3D49"/>
    <w:rsid w:val="008C3DEF"/>
    <w:rsid w:val="008C3F68"/>
    <w:rsid w:val="008C3FCC"/>
    <w:rsid w:val="008C4020"/>
    <w:rsid w:val="008C4230"/>
    <w:rsid w:val="008C4642"/>
    <w:rsid w:val="008C472C"/>
    <w:rsid w:val="008C47F9"/>
    <w:rsid w:val="008C49B3"/>
    <w:rsid w:val="008C49FC"/>
    <w:rsid w:val="008C4B27"/>
    <w:rsid w:val="008C4CC3"/>
    <w:rsid w:val="008C4D5E"/>
    <w:rsid w:val="008C4DE3"/>
    <w:rsid w:val="008C546C"/>
    <w:rsid w:val="008C59F6"/>
    <w:rsid w:val="008C5B97"/>
    <w:rsid w:val="008C5CE0"/>
    <w:rsid w:val="008C5EE6"/>
    <w:rsid w:val="008C616A"/>
    <w:rsid w:val="008C61BF"/>
    <w:rsid w:val="008C621F"/>
    <w:rsid w:val="008C655C"/>
    <w:rsid w:val="008C6599"/>
    <w:rsid w:val="008C6858"/>
    <w:rsid w:val="008C6C39"/>
    <w:rsid w:val="008C6CB2"/>
    <w:rsid w:val="008C7092"/>
    <w:rsid w:val="008C71A5"/>
    <w:rsid w:val="008C7272"/>
    <w:rsid w:val="008C7481"/>
    <w:rsid w:val="008C772F"/>
    <w:rsid w:val="008C77EA"/>
    <w:rsid w:val="008C78C4"/>
    <w:rsid w:val="008C792C"/>
    <w:rsid w:val="008C7A34"/>
    <w:rsid w:val="008C7B1B"/>
    <w:rsid w:val="008C7C42"/>
    <w:rsid w:val="008C7E5E"/>
    <w:rsid w:val="008D001D"/>
    <w:rsid w:val="008D052F"/>
    <w:rsid w:val="008D06AE"/>
    <w:rsid w:val="008D0A60"/>
    <w:rsid w:val="008D0B3C"/>
    <w:rsid w:val="008D0B4F"/>
    <w:rsid w:val="008D0C17"/>
    <w:rsid w:val="008D0F27"/>
    <w:rsid w:val="008D12DB"/>
    <w:rsid w:val="008D14C5"/>
    <w:rsid w:val="008D15C5"/>
    <w:rsid w:val="008D18EA"/>
    <w:rsid w:val="008D1BF6"/>
    <w:rsid w:val="008D1D12"/>
    <w:rsid w:val="008D1F33"/>
    <w:rsid w:val="008D1F38"/>
    <w:rsid w:val="008D20EF"/>
    <w:rsid w:val="008D226B"/>
    <w:rsid w:val="008D25EA"/>
    <w:rsid w:val="008D25FB"/>
    <w:rsid w:val="008D2912"/>
    <w:rsid w:val="008D2A33"/>
    <w:rsid w:val="008D2B75"/>
    <w:rsid w:val="008D2B8D"/>
    <w:rsid w:val="008D2DA7"/>
    <w:rsid w:val="008D2FE2"/>
    <w:rsid w:val="008D3165"/>
    <w:rsid w:val="008D330D"/>
    <w:rsid w:val="008D33FF"/>
    <w:rsid w:val="008D350B"/>
    <w:rsid w:val="008D3A56"/>
    <w:rsid w:val="008D3BAD"/>
    <w:rsid w:val="008D3C38"/>
    <w:rsid w:val="008D3ECE"/>
    <w:rsid w:val="008D40E2"/>
    <w:rsid w:val="008D4429"/>
    <w:rsid w:val="008D45DE"/>
    <w:rsid w:val="008D46E8"/>
    <w:rsid w:val="008D4A29"/>
    <w:rsid w:val="008D4B2A"/>
    <w:rsid w:val="008D4E29"/>
    <w:rsid w:val="008D4EB0"/>
    <w:rsid w:val="008D51AE"/>
    <w:rsid w:val="008D528D"/>
    <w:rsid w:val="008D53A1"/>
    <w:rsid w:val="008D56A9"/>
    <w:rsid w:val="008D5752"/>
    <w:rsid w:val="008D5918"/>
    <w:rsid w:val="008D5993"/>
    <w:rsid w:val="008D5AFF"/>
    <w:rsid w:val="008D5E78"/>
    <w:rsid w:val="008D607B"/>
    <w:rsid w:val="008D632C"/>
    <w:rsid w:val="008D6336"/>
    <w:rsid w:val="008D638E"/>
    <w:rsid w:val="008D6444"/>
    <w:rsid w:val="008D6576"/>
    <w:rsid w:val="008D66EF"/>
    <w:rsid w:val="008D6844"/>
    <w:rsid w:val="008D68BB"/>
    <w:rsid w:val="008D6A26"/>
    <w:rsid w:val="008D6C9D"/>
    <w:rsid w:val="008D6F66"/>
    <w:rsid w:val="008D7041"/>
    <w:rsid w:val="008D7168"/>
    <w:rsid w:val="008D7390"/>
    <w:rsid w:val="008D74FD"/>
    <w:rsid w:val="008D7748"/>
    <w:rsid w:val="008D7756"/>
    <w:rsid w:val="008D793D"/>
    <w:rsid w:val="008D79B2"/>
    <w:rsid w:val="008D7A74"/>
    <w:rsid w:val="008D7CAF"/>
    <w:rsid w:val="008D7EE3"/>
    <w:rsid w:val="008E0051"/>
    <w:rsid w:val="008E0139"/>
    <w:rsid w:val="008E0230"/>
    <w:rsid w:val="008E02BB"/>
    <w:rsid w:val="008E037E"/>
    <w:rsid w:val="008E0534"/>
    <w:rsid w:val="008E0675"/>
    <w:rsid w:val="008E09D5"/>
    <w:rsid w:val="008E0B20"/>
    <w:rsid w:val="008E1048"/>
    <w:rsid w:val="008E106D"/>
    <w:rsid w:val="008E1153"/>
    <w:rsid w:val="008E118F"/>
    <w:rsid w:val="008E12EB"/>
    <w:rsid w:val="008E137A"/>
    <w:rsid w:val="008E1B6C"/>
    <w:rsid w:val="008E1CE9"/>
    <w:rsid w:val="008E1FF9"/>
    <w:rsid w:val="008E2252"/>
    <w:rsid w:val="008E24E7"/>
    <w:rsid w:val="008E2872"/>
    <w:rsid w:val="008E28F1"/>
    <w:rsid w:val="008E2A18"/>
    <w:rsid w:val="008E2B22"/>
    <w:rsid w:val="008E2B3E"/>
    <w:rsid w:val="008E2C00"/>
    <w:rsid w:val="008E2D40"/>
    <w:rsid w:val="008E2D43"/>
    <w:rsid w:val="008E2EBD"/>
    <w:rsid w:val="008E2F4B"/>
    <w:rsid w:val="008E3015"/>
    <w:rsid w:val="008E3106"/>
    <w:rsid w:val="008E32B6"/>
    <w:rsid w:val="008E32D9"/>
    <w:rsid w:val="008E36BE"/>
    <w:rsid w:val="008E37F4"/>
    <w:rsid w:val="008E384C"/>
    <w:rsid w:val="008E3957"/>
    <w:rsid w:val="008E3D56"/>
    <w:rsid w:val="008E4093"/>
    <w:rsid w:val="008E423B"/>
    <w:rsid w:val="008E462E"/>
    <w:rsid w:val="008E472B"/>
    <w:rsid w:val="008E4B66"/>
    <w:rsid w:val="008E51BC"/>
    <w:rsid w:val="008E535D"/>
    <w:rsid w:val="008E5417"/>
    <w:rsid w:val="008E55BA"/>
    <w:rsid w:val="008E55C2"/>
    <w:rsid w:val="008E5965"/>
    <w:rsid w:val="008E5BBA"/>
    <w:rsid w:val="008E5DE6"/>
    <w:rsid w:val="008E5EFD"/>
    <w:rsid w:val="008E6048"/>
    <w:rsid w:val="008E6053"/>
    <w:rsid w:val="008E60AE"/>
    <w:rsid w:val="008E610D"/>
    <w:rsid w:val="008E6224"/>
    <w:rsid w:val="008E62C4"/>
    <w:rsid w:val="008E650C"/>
    <w:rsid w:val="008E65F6"/>
    <w:rsid w:val="008E69A4"/>
    <w:rsid w:val="008E6B71"/>
    <w:rsid w:val="008E6BBC"/>
    <w:rsid w:val="008E6C32"/>
    <w:rsid w:val="008E6E26"/>
    <w:rsid w:val="008E6FB6"/>
    <w:rsid w:val="008E6FFD"/>
    <w:rsid w:val="008E7039"/>
    <w:rsid w:val="008E7190"/>
    <w:rsid w:val="008E7298"/>
    <w:rsid w:val="008E738F"/>
    <w:rsid w:val="008E7619"/>
    <w:rsid w:val="008E7834"/>
    <w:rsid w:val="008E7AE8"/>
    <w:rsid w:val="008E7CDD"/>
    <w:rsid w:val="008E7D71"/>
    <w:rsid w:val="008E7E7F"/>
    <w:rsid w:val="008F01D9"/>
    <w:rsid w:val="008F02DA"/>
    <w:rsid w:val="008F0343"/>
    <w:rsid w:val="008F0548"/>
    <w:rsid w:val="008F0567"/>
    <w:rsid w:val="008F05C8"/>
    <w:rsid w:val="008F06F9"/>
    <w:rsid w:val="008F085E"/>
    <w:rsid w:val="008F099A"/>
    <w:rsid w:val="008F0C79"/>
    <w:rsid w:val="008F1236"/>
    <w:rsid w:val="008F134C"/>
    <w:rsid w:val="008F1389"/>
    <w:rsid w:val="008F13D8"/>
    <w:rsid w:val="008F1403"/>
    <w:rsid w:val="008F1408"/>
    <w:rsid w:val="008F1508"/>
    <w:rsid w:val="008F167F"/>
    <w:rsid w:val="008F17E3"/>
    <w:rsid w:val="008F1B14"/>
    <w:rsid w:val="008F1B1B"/>
    <w:rsid w:val="008F1E67"/>
    <w:rsid w:val="008F22D3"/>
    <w:rsid w:val="008F2425"/>
    <w:rsid w:val="008F2822"/>
    <w:rsid w:val="008F28C5"/>
    <w:rsid w:val="008F293A"/>
    <w:rsid w:val="008F2B6B"/>
    <w:rsid w:val="008F2C1E"/>
    <w:rsid w:val="008F2C74"/>
    <w:rsid w:val="008F2E8B"/>
    <w:rsid w:val="008F2FE7"/>
    <w:rsid w:val="008F3034"/>
    <w:rsid w:val="008F32CD"/>
    <w:rsid w:val="008F36FC"/>
    <w:rsid w:val="008F3739"/>
    <w:rsid w:val="008F3823"/>
    <w:rsid w:val="008F38E8"/>
    <w:rsid w:val="008F3A62"/>
    <w:rsid w:val="008F3C5A"/>
    <w:rsid w:val="008F3F96"/>
    <w:rsid w:val="008F4036"/>
    <w:rsid w:val="008F43DC"/>
    <w:rsid w:val="008F49F2"/>
    <w:rsid w:val="008F4DD6"/>
    <w:rsid w:val="008F50CC"/>
    <w:rsid w:val="008F51EA"/>
    <w:rsid w:val="008F52CC"/>
    <w:rsid w:val="008F540A"/>
    <w:rsid w:val="008F5533"/>
    <w:rsid w:val="008F582D"/>
    <w:rsid w:val="008F59AA"/>
    <w:rsid w:val="008F5C9C"/>
    <w:rsid w:val="008F5E1A"/>
    <w:rsid w:val="008F5EED"/>
    <w:rsid w:val="008F5F06"/>
    <w:rsid w:val="008F6175"/>
    <w:rsid w:val="008F6387"/>
    <w:rsid w:val="008F648E"/>
    <w:rsid w:val="008F64F5"/>
    <w:rsid w:val="008F6603"/>
    <w:rsid w:val="008F66CB"/>
    <w:rsid w:val="008F66DF"/>
    <w:rsid w:val="008F66E5"/>
    <w:rsid w:val="008F675B"/>
    <w:rsid w:val="008F67D7"/>
    <w:rsid w:val="008F69BF"/>
    <w:rsid w:val="008F6D3D"/>
    <w:rsid w:val="008F6E31"/>
    <w:rsid w:val="008F6FF5"/>
    <w:rsid w:val="008F7285"/>
    <w:rsid w:val="008F734B"/>
    <w:rsid w:val="008F7383"/>
    <w:rsid w:val="008F7435"/>
    <w:rsid w:val="008F7978"/>
    <w:rsid w:val="008F7BC4"/>
    <w:rsid w:val="008F7C92"/>
    <w:rsid w:val="008F7CF3"/>
    <w:rsid w:val="009002AC"/>
    <w:rsid w:val="009002DB"/>
    <w:rsid w:val="00900425"/>
    <w:rsid w:val="009004A6"/>
    <w:rsid w:val="00900644"/>
    <w:rsid w:val="00900984"/>
    <w:rsid w:val="00900AB1"/>
    <w:rsid w:val="00900B01"/>
    <w:rsid w:val="00900FE5"/>
    <w:rsid w:val="00901107"/>
    <w:rsid w:val="00901189"/>
    <w:rsid w:val="00901461"/>
    <w:rsid w:val="00901551"/>
    <w:rsid w:val="009016D6"/>
    <w:rsid w:val="00901A42"/>
    <w:rsid w:val="0090234B"/>
    <w:rsid w:val="009024E8"/>
    <w:rsid w:val="0090269B"/>
    <w:rsid w:val="009026E5"/>
    <w:rsid w:val="00902779"/>
    <w:rsid w:val="00902B05"/>
    <w:rsid w:val="00902C95"/>
    <w:rsid w:val="00902CC0"/>
    <w:rsid w:val="00902DD0"/>
    <w:rsid w:val="0090329F"/>
    <w:rsid w:val="009034E0"/>
    <w:rsid w:val="009034E5"/>
    <w:rsid w:val="00903560"/>
    <w:rsid w:val="0090381F"/>
    <w:rsid w:val="009039AC"/>
    <w:rsid w:val="0090437D"/>
    <w:rsid w:val="009043DA"/>
    <w:rsid w:val="00904652"/>
    <w:rsid w:val="009047EA"/>
    <w:rsid w:val="009048B4"/>
    <w:rsid w:val="00904A67"/>
    <w:rsid w:val="00904A8A"/>
    <w:rsid w:val="00904B93"/>
    <w:rsid w:val="00904CF7"/>
    <w:rsid w:val="00904E06"/>
    <w:rsid w:val="00904E74"/>
    <w:rsid w:val="00904EE9"/>
    <w:rsid w:val="00904FEE"/>
    <w:rsid w:val="00905016"/>
    <w:rsid w:val="0090512E"/>
    <w:rsid w:val="009051EC"/>
    <w:rsid w:val="009052D2"/>
    <w:rsid w:val="009059B6"/>
    <w:rsid w:val="00905A04"/>
    <w:rsid w:val="00905B65"/>
    <w:rsid w:val="00905CFE"/>
    <w:rsid w:val="00905E4B"/>
    <w:rsid w:val="0090651A"/>
    <w:rsid w:val="009067D7"/>
    <w:rsid w:val="009069A6"/>
    <w:rsid w:val="00906A04"/>
    <w:rsid w:val="00906AD1"/>
    <w:rsid w:val="00906BB9"/>
    <w:rsid w:val="00906C00"/>
    <w:rsid w:val="00906D43"/>
    <w:rsid w:val="00906D4A"/>
    <w:rsid w:val="00906ECC"/>
    <w:rsid w:val="00906FED"/>
    <w:rsid w:val="00907163"/>
    <w:rsid w:val="009071D0"/>
    <w:rsid w:val="0090736B"/>
    <w:rsid w:val="00907414"/>
    <w:rsid w:val="0090743D"/>
    <w:rsid w:val="00907557"/>
    <w:rsid w:val="00907BB8"/>
    <w:rsid w:val="00907C1F"/>
    <w:rsid w:val="009100F6"/>
    <w:rsid w:val="0091021A"/>
    <w:rsid w:val="0091052F"/>
    <w:rsid w:val="009106A4"/>
    <w:rsid w:val="00910862"/>
    <w:rsid w:val="00910DA9"/>
    <w:rsid w:val="00910EFF"/>
    <w:rsid w:val="00910F17"/>
    <w:rsid w:val="00910F78"/>
    <w:rsid w:val="00910FB6"/>
    <w:rsid w:val="00911155"/>
    <w:rsid w:val="009111C0"/>
    <w:rsid w:val="0091147A"/>
    <w:rsid w:val="009115CE"/>
    <w:rsid w:val="0091165E"/>
    <w:rsid w:val="009116CA"/>
    <w:rsid w:val="009117B6"/>
    <w:rsid w:val="009117E2"/>
    <w:rsid w:val="009118D7"/>
    <w:rsid w:val="00911C30"/>
    <w:rsid w:val="0091200F"/>
    <w:rsid w:val="00912070"/>
    <w:rsid w:val="00912361"/>
    <w:rsid w:val="009123A3"/>
    <w:rsid w:val="009125F4"/>
    <w:rsid w:val="00912645"/>
    <w:rsid w:val="009128A2"/>
    <w:rsid w:val="009128BE"/>
    <w:rsid w:val="00912989"/>
    <w:rsid w:val="00912B04"/>
    <w:rsid w:val="00912BEB"/>
    <w:rsid w:val="00912C6A"/>
    <w:rsid w:val="00912F6C"/>
    <w:rsid w:val="00913054"/>
    <w:rsid w:val="00913510"/>
    <w:rsid w:val="009136BC"/>
    <w:rsid w:val="00913A01"/>
    <w:rsid w:val="00913D3E"/>
    <w:rsid w:val="00914277"/>
    <w:rsid w:val="009146BF"/>
    <w:rsid w:val="009147FC"/>
    <w:rsid w:val="009148EF"/>
    <w:rsid w:val="009149F5"/>
    <w:rsid w:val="00914B33"/>
    <w:rsid w:val="00914D62"/>
    <w:rsid w:val="00914F12"/>
    <w:rsid w:val="00914F39"/>
    <w:rsid w:val="009152C2"/>
    <w:rsid w:val="009154FC"/>
    <w:rsid w:val="00915508"/>
    <w:rsid w:val="009155EA"/>
    <w:rsid w:val="00915638"/>
    <w:rsid w:val="00915994"/>
    <w:rsid w:val="00915D82"/>
    <w:rsid w:val="00916051"/>
    <w:rsid w:val="009160AD"/>
    <w:rsid w:val="00916223"/>
    <w:rsid w:val="009162C8"/>
    <w:rsid w:val="00916353"/>
    <w:rsid w:val="009166D2"/>
    <w:rsid w:val="009166F4"/>
    <w:rsid w:val="0091690E"/>
    <w:rsid w:val="00916D38"/>
    <w:rsid w:val="00916E17"/>
    <w:rsid w:val="00916F84"/>
    <w:rsid w:val="00916FAE"/>
    <w:rsid w:val="009170E3"/>
    <w:rsid w:val="0091723E"/>
    <w:rsid w:val="009176CE"/>
    <w:rsid w:val="00917C90"/>
    <w:rsid w:val="00917D36"/>
    <w:rsid w:val="00917DDC"/>
    <w:rsid w:val="00917EF9"/>
    <w:rsid w:val="00917F87"/>
    <w:rsid w:val="00917FAA"/>
    <w:rsid w:val="009202E8"/>
    <w:rsid w:val="009202EA"/>
    <w:rsid w:val="009204FE"/>
    <w:rsid w:val="009205EE"/>
    <w:rsid w:val="009209F1"/>
    <w:rsid w:val="00920EF0"/>
    <w:rsid w:val="00920EFD"/>
    <w:rsid w:val="009214F4"/>
    <w:rsid w:val="00921719"/>
    <w:rsid w:val="0092172B"/>
    <w:rsid w:val="0092211A"/>
    <w:rsid w:val="00922567"/>
    <w:rsid w:val="00922568"/>
    <w:rsid w:val="009225A1"/>
    <w:rsid w:val="00922632"/>
    <w:rsid w:val="009226F6"/>
    <w:rsid w:val="00922B82"/>
    <w:rsid w:val="00922E90"/>
    <w:rsid w:val="0092328B"/>
    <w:rsid w:val="00923521"/>
    <w:rsid w:val="0092363B"/>
    <w:rsid w:val="0092364E"/>
    <w:rsid w:val="0092383E"/>
    <w:rsid w:val="0092384B"/>
    <w:rsid w:val="00923B18"/>
    <w:rsid w:val="00923B5A"/>
    <w:rsid w:val="00923C2D"/>
    <w:rsid w:val="00923C83"/>
    <w:rsid w:val="00923D4E"/>
    <w:rsid w:val="009240F4"/>
    <w:rsid w:val="009245E5"/>
    <w:rsid w:val="009248C5"/>
    <w:rsid w:val="00924C1B"/>
    <w:rsid w:val="00924C6E"/>
    <w:rsid w:val="00924F5C"/>
    <w:rsid w:val="0092502F"/>
    <w:rsid w:val="009251B4"/>
    <w:rsid w:val="00925208"/>
    <w:rsid w:val="0092546D"/>
    <w:rsid w:val="0092576E"/>
    <w:rsid w:val="00925AA8"/>
    <w:rsid w:val="00925DE7"/>
    <w:rsid w:val="00925E40"/>
    <w:rsid w:val="00925F6A"/>
    <w:rsid w:val="0092647E"/>
    <w:rsid w:val="00926659"/>
    <w:rsid w:val="009267F2"/>
    <w:rsid w:val="009269FC"/>
    <w:rsid w:val="00926A48"/>
    <w:rsid w:val="00926E87"/>
    <w:rsid w:val="0092714D"/>
    <w:rsid w:val="009272A0"/>
    <w:rsid w:val="0092733A"/>
    <w:rsid w:val="009275A8"/>
    <w:rsid w:val="009276B2"/>
    <w:rsid w:val="00927870"/>
    <w:rsid w:val="0092788C"/>
    <w:rsid w:val="00927902"/>
    <w:rsid w:val="0092793A"/>
    <w:rsid w:val="00927A12"/>
    <w:rsid w:val="00927AB4"/>
    <w:rsid w:val="00927D1F"/>
    <w:rsid w:val="00927D96"/>
    <w:rsid w:val="00927F18"/>
    <w:rsid w:val="00930682"/>
    <w:rsid w:val="0093075C"/>
    <w:rsid w:val="00930FF3"/>
    <w:rsid w:val="0093133A"/>
    <w:rsid w:val="009314B4"/>
    <w:rsid w:val="009314E9"/>
    <w:rsid w:val="00931A75"/>
    <w:rsid w:val="00931AF4"/>
    <w:rsid w:val="00931B44"/>
    <w:rsid w:val="00931E0D"/>
    <w:rsid w:val="00931F39"/>
    <w:rsid w:val="00932138"/>
    <w:rsid w:val="00932453"/>
    <w:rsid w:val="009325D3"/>
    <w:rsid w:val="009327C9"/>
    <w:rsid w:val="00932831"/>
    <w:rsid w:val="0093297F"/>
    <w:rsid w:val="00932983"/>
    <w:rsid w:val="00932BC2"/>
    <w:rsid w:val="00932D55"/>
    <w:rsid w:val="00932D66"/>
    <w:rsid w:val="00932D6F"/>
    <w:rsid w:val="00932DAA"/>
    <w:rsid w:val="00932E3E"/>
    <w:rsid w:val="00932F6C"/>
    <w:rsid w:val="00932FDD"/>
    <w:rsid w:val="0093345E"/>
    <w:rsid w:val="009334CF"/>
    <w:rsid w:val="009336C5"/>
    <w:rsid w:val="009337F7"/>
    <w:rsid w:val="00933AA8"/>
    <w:rsid w:val="00933AD3"/>
    <w:rsid w:val="00933C21"/>
    <w:rsid w:val="00933D68"/>
    <w:rsid w:val="00933D73"/>
    <w:rsid w:val="00933DDE"/>
    <w:rsid w:val="00933F0B"/>
    <w:rsid w:val="00933F38"/>
    <w:rsid w:val="00933FDE"/>
    <w:rsid w:val="00934135"/>
    <w:rsid w:val="009341BD"/>
    <w:rsid w:val="0093440F"/>
    <w:rsid w:val="009344D3"/>
    <w:rsid w:val="0093483D"/>
    <w:rsid w:val="009348F0"/>
    <w:rsid w:val="00934CE5"/>
    <w:rsid w:val="00934FB7"/>
    <w:rsid w:val="00935172"/>
    <w:rsid w:val="009351BF"/>
    <w:rsid w:val="009357DE"/>
    <w:rsid w:val="00935EF8"/>
    <w:rsid w:val="00935F2D"/>
    <w:rsid w:val="00935F73"/>
    <w:rsid w:val="00936010"/>
    <w:rsid w:val="00936071"/>
    <w:rsid w:val="0093629D"/>
    <w:rsid w:val="009367E4"/>
    <w:rsid w:val="00936961"/>
    <w:rsid w:val="00936FCB"/>
    <w:rsid w:val="00936FCF"/>
    <w:rsid w:val="00936FF8"/>
    <w:rsid w:val="00937103"/>
    <w:rsid w:val="009371C6"/>
    <w:rsid w:val="009371F7"/>
    <w:rsid w:val="0093728E"/>
    <w:rsid w:val="009373D4"/>
    <w:rsid w:val="00937506"/>
    <w:rsid w:val="0093754A"/>
    <w:rsid w:val="0093766E"/>
    <w:rsid w:val="00937790"/>
    <w:rsid w:val="00937B5E"/>
    <w:rsid w:val="009400C9"/>
    <w:rsid w:val="009401E0"/>
    <w:rsid w:val="009403D4"/>
    <w:rsid w:val="009403FF"/>
    <w:rsid w:val="009404C3"/>
    <w:rsid w:val="009405C6"/>
    <w:rsid w:val="009405D7"/>
    <w:rsid w:val="00940721"/>
    <w:rsid w:val="00940A6F"/>
    <w:rsid w:val="00940E62"/>
    <w:rsid w:val="00940EB3"/>
    <w:rsid w:val="00941337"/>
    <w:rsid w:val="00941410"/>
    <w:rsid w:val="00941427"/>
    <w:rsid w:val="00941748"/>
    <w:rsid w:val="00941894"/>
    <w:rsid w:val="00941B86"/>
    <w:rsid w:val="00941BB7"/>
    <w:rsid w:val="00942022"/>
    <w:rsid w:val="009424F9"/>
    <w:rsid w:val="0094256C"/>
    <w:rsid w:val="009426E5"/>
    <w:rsid w:val="009426EF"/>
    <w:rsid w:val="009428DA"/>
    <w:rsid w:val="00942963"/>
    <w:rsid w:val="00942DC2"/>
    <w:rsid w:val="0094334A"/>
    <w:rsid w:val="00943368"/>
    <w:rsid w:val="009433A9"/>
    <w:rsid w:val="00943449"/>
    <w:rsid w:val="009434F5"/>
    <w:rsid w:val="009437FF"/>
    <w:rsid w:val="00943974"/>
    <w:rsid w:val="00943D66"/>
    <w:rsid w:val="00943DF2"/>
    <w:rsid w:val="0094455A"/>
    <w:rsid w:val="00944603"/>
    <w:rsid w:val="00944984"/>
    <w:rsid w:val="00944C3C"/>
    <w:rsid w:val="00944DB7"/>
    <w:rsid w:val="00944DE4"/>
    <w:rsid w:val="00944E79"/>
    <w:rsid w:val="00944F25"/>
    <w:rsid w:val="0094506F"/>
    <w:rsid w:val="0094517A"/>
    <w:rsid w:val="0094527C"/>
    <w:rsid w:val="009452F6"/>
    <w:rsid w:val="0094542B"/>
    <w:rsid w:val="009456E6"/>
    <w:rsid w:val="00945727"/>
    <w:rsid w:val="009457CA"/>
    <w:rsid w:val="00945853"/>
    <w:rsid w:val="0094592D"/>
    <w:rsid w:val="00945988"/>
    <w:rsid w:val="00945CF4"/>
    <w:rsid w:val="00945D18"/>
    <w:rsid w:val="00945D9B"/>
    <w:rsid w:val="00945F7A"/>
    <w:rsid w:val="00945F89"/>
    <w:rsid w:val="00946121"/>
    <w:rsid w:val="00946225"/>
    <w:rsid w:val="009463F6"/>
    <w:rsid w:val="009465C7"/>
    <w:rsid w:val="00946726"/>
    <w:rsid w:val="009467DE"/>
    <w:rsid w:val="00946963"/>
    <w:rsid w:val="009469EB"/>
    <w:rsid w:val="00946A06"/>
    <w:rsid w:val="00946A93"/>
    <w:rsid w:val="00946ADE"/>
    <w:rsid w:val="00946BBD"/>
    <w:rsid w:val="009470DA"/>
    <w:rsid w:val="009470E8"/>
    <w:rsid w:val="0094757A"/>
    <w:rsid w:val="00947853"/>
    <w:rsid w:val="009479DD"/>
    <w:rsid w:val="00947A16"/>
    <w:rsid w:val="00947A50"/>
    <w:rsid w:val="00947C12"/>
    <w:rsid w:val="00947DE7"/>
    <w:rsid w:val="009500B5"/>
    <w:rsid w:val="0095038C"/>
    <w:rsid w:val="009504C7"/>
    <w:rsid w:val="00950A17"/>
    <w:rsid w:val="00950AE5"/>
    <w:rsid w:val="00950CC1"/>
    <w:rsid w:val="00951031"/>
    <w:rsid w:val="00951064"/>
    <w:rsid w:val="009510C1"/>
    <w:rsid w:val="00951212"/>
    <w:rsid w:val="00951224"/>
    <w:rsid w:val="00951706"/>
    <w:rsid w:val="009518E3"/>
    <w:rsid w:val="009519AC"/>
    <w:rsid w:val="00951B09"/>
    <w:rsid w:val="00951B96"/>
    <w:rsid w:val="00951C3D"/>
    <w:rsid w:val="00951E5A"/>
    <w:rsid w:val="009523CE"/>
    <w:rsid w:val="009523E9"/>
    <w:rsid w:val="00952434"/>
    <w:rsid w:val="0095243B"/>
    <w:rsid w:val="00952534"/>
    <w:rsid w:val="0095268F"/>
    <w:rsid w:val="009527E3"/>
    <w:rsid w:val="009529E2"/>
    <w:rsid w:val="00952A81"/>
    <w:rsid w:val="00952B48"/>
    <w:rsid w:val="00952B99"/>
    <w:rsid w:val="00952E13"/>
    <w:rsid w:val="009530BC"/>
    <w:rsid w:val="00953171"/>
    <w:rsid w:val="0095325F"/>
    <w:rsid w:val="0095337A"/>
    <w:rsid w:val="009534DE"/>
    <w:rsid w:val="00953522"/>
    <w:rsid w:val="009535B1"/>
    <w:rsid w:val="009536C1"/>
    <w:rsid w:val="00953738"/>
    <w:rsid w:val="009538A9"/>
    <w:rsid w:val="009539EA"/>
    <w:rsid w:val="00953A2B"/>
    <w:rsid w:val="00953A40"/>
    <w:rsid w:val="00953B26"/>
    <w:rsid w:val="00954028"/>
    <w:rsid w:val="009541E7"/>
    <w:rsid w:val="009542A0"/>
    <w:rsid w:val="0095451C"/>
    <w:rsid w:val="0095452A"/>
    <w:rsid w:val="009545C6"/>
    <w:rsid w:val="009547AE"/>
    <w:rsid w:val="00954810"/>
    <w:rsid w:val="00954969"/>
    <w:rsid w:val="00954B12"/>
    <w:rsid w:val="00954DAC"/>
    <w:rsid w:val="00955137"/>
    <w:rsid w:val="009555D5"/>
    <w:rsid w:val="0095567E"/>
    <w:rsid w:val="00955721"/>
    <w:rsid w:val="009557AA"/>
    <w:rsid w:val="00955973"/>
    <w:rsid w:val="009559BE"/>
    <w:rsid w:val="00955B6E"/>
    <w:rsid w:val="00955CCB"/>
    <w:rsid w:val="00955D11"/>
    <w:rsid w:val="00955FBE"/>
    <w:rsid w:val="00956124"/>
    <w:rsid w:val="009561A9"/>
    <w:rsid w:val="009561F6"/>
    <w:rsid w:val="00956442"/>
    <w:rsid w:val="009565F8"/>
    <w:rsid w:val="00956777"/>
    <w:rsid w:val="00956916"/>
    <w:rsid w:val="00956970"/>
    <w:rsid w:val="00956EB3"/>
    <w:rsid w:val="00956F8B"/>
    <w:rsid w:val="00956FB3"/>
    <w:rsid w:val="009570FD"/>
    <w:rsid w:val="0095725A"/>
    <w:rsid w:val="0095767A"/>
    <w:rsid w:val="009577C2"/>
    <w:rsid w:val="00957A16"/>
    <w:rsid w:val="00957BB5"/>
    <w:rsid w:val="00957C10"/>
    <w:rsid w:val="00957C97"/>
    <w:rsid w:val="00957F55"/>
    <w:rsid w:val="009602C4"/>
    <w:rsid w:val="009604A2"/>
    <w:rsid w:val="00960755"/>
    <w:rsid w:val="009607BF"/>
    <w:rsid w:val="009607E1"/>
    <w:rsid w:val="00960878"/>
    <w:rsid w:val="009609B8"/>
    <w:rsid w:val="00960A5F"/>
    <w:rsid w:val="00960E67"/>
    <w:rsid w:val="0096122A"/>
    <w:rsid w:val="0096122B"/>
    <w:rsid w:val="009616DA"/>
    <w:rsid w:val="009617D2"/>
    <w:rsid w:val="0096181A"/>
    <w:rsid w:val="009619EE"/>
    <w:rsid w:val="00961AE8"/>
    <w:rsid w:val="00961B31"/>
    <w:rsid w:val="00961B52"/>
    <w:rsid w:val="00961BDB"/>
    <w:rsid w:val="00961C28"/>
    <w:rsid w:val="00962305"/>
    <w:rsid w:val="00962446"/>
    <w:rsid w:val="009625A4"/>
    <w:rsid w:val="00962800"/>
    <w:rsid w:val="00962844"/>
    <w:rsid w:val="00962993"/>
    <w:rsid w:val="00962BEA"/>
    <w:rsid w:val="00962BEC"/>
    <w:rsid w:val="00963166"/>
    <w:rsid w:val="00963267"/>
    <w:rsid w:val="00963536"/>
    <w:rsid w:val="009635AD"/>
    <w:rsid w:val="00963883"/>
    <w:rsid w:val="00963903"/>
    <w:rsid w:val="0096401C"/>
    <w:rsid w:val="009643E3"/>
    <w:rsid w:val="00964421"/>
    <w:rsid w:val="00964530"/>
    <w:rsid w:val="0096472C"/>
    <w:rsid w:val="009647AE"/>
    <w:rsid w:val="009648EB"/>
    <w:rsid w:val="00964932"/>
    <w:rsid w:val="009649A2"/>
    <w:rsid w:val="00964A68"/>
    <w:rsid w:val="00964AEB"/>
    <w:rsid w:val="00964B49"/>
    <w:rsid w:val="00964D3A"/>
    <w:rsid w:val="00964E5A"/>
    <w:rsid w:val="00964F4D"/>
    <w:rsid w:val="00965107"/>
    <w:rsid w:val="0096510E"/>
    <w:rsid w:val="00965183"/>
    <w:rsid w:val="009653C1"/>
    <w:rsid w:val="009654F4"/>
    <w:rsid w:val="00965514"/>
    <w:rsid w:val="009656C7"/>
    <w:rsid w:val="00965810"/>
    <w:rsid w:val="00965858"/>
    <w:rsid w:val="009659BB"/>
    <w:rsid w:val="00965A56"/>
    <w:rsid w:val="00965CC2"/>
    <w:rsid w:val="0096602F"/>
    <w:rsid w:val="00966247"/>
    <w:rsid w:val="00966452"/>
    <w:rsid w:val="009664A1"/>
    <w:rsid w:val="009664D4"/>
    <w:rsid w:val="00966504"/>
    <w:rsid w:val="00966879"/>
    <w:rsid w:val="00966883"/>
    <w:rsid w:val="00966BC1"/>
    <w:rsid w:val="00966C14"/>
    <w:rsid w:val="00967269"/>
    <w:rsid w:val="00967437"/>
    <w:rsid w:val="009675E8"/>
    <w:rsid w:val="00967869"/>
    <w:rsid w:val="0096787C"/>
    <w:rsid w:val="00967968"/>
    <w:rsid w:val="00967EE5"/>
    <w:rsid w:val="00970181"/>
    <w:rsid w:val="009701BF"/>
    <w:rsid w:val="00970674"/>
    <w:rsid w:val="009706C5"/>
    <w:rsid w:val="009708A5"/>
    <w:rsid w:val="00970E0A"/>
    <w:rsid w:val="00970EE8"/>
    <w:rsid w:val="00971006"/>
    <w:rsid w:val="0097109E"/>
    <w:rsid w:val="0097115B"/>
    <w:rsid w:val="00971371"/>
    <w:rsid w:val="00971659"/>
    <w:rsid w:val="00971681"/>
    <w:rsid w:val="009718A4"/>
    <w:rsid w:val="009718B6"/>
    <w:rsid w:val="00971B23"/>
    <w:rsid w:val="00971BE6"/>
    <w:rsid w:val="00971CA4"/>
    <w:rsid w:val="00971CD5"/>
    <w:rsid w:val="00971D55"/>
    <w:rsid w:val="00971D5C"/>
    <w:rsid w:val="00971F33"/>
    <w:rsid w:val="00971F6D"/>
    <w:rsid w:val="00972190"/>
    <w:rsid w:val="00972900"/>
    <w:rsid w:val="00972C54"/>
    <w:rsid w:val="00972D72"/>
    <w:rsid w:val="00972E4B"/>
    <w:rsid w:val="00973395"/>
    <w:rsid w:val="0097346E"/>
    <w:rsid w:val="009735D2"/>
    <w:rsid w:val="0097366E"/>
    <w:rsid w:val="00973999"/>
    <w:rsid w:val="00973CCA"/>
    <w:rsid w:val="00973D3C"/>
    <w:rsid w:val="00973E6D"/>
    <w:rsid w:val="00973ECA"/>
    <w:rsid w:val="009740FC"/>
    <w:rsid w:val="00974181"/>
    <w:rsid w:val="009742E6"/>
    <w:rsid w:val="0097430C"/>
    <w:rsid w:val="00974398"/>
    <w:rsid w:val="00974401"/>
    <w:rsid w:val="009744AF"/>
    <w:rsid w:val="00974650"/>
    <w:rsid w:val="009747BC"/>
    <w:rsid w:val="009747FA"/>
    <w:rsid w:val="009749DB"/>
    <w:rsid w:val="00974BB3"/>
    <w:rsid w:val="00974CC8"/>
    <w:rsid w:val="00974F62"/>
    <w:rsid w:val="00975426"/>
    <w:rsid w:val="0097546B"/>
    <w:rsid w:val="009755A5"/>
    <w:rsid w:val="00975655"/>
    <w:rsid w:val="009757D2"/>
    <w:rsid w:val="00975E0A"/>
    <w:rsid w:val="00975E0C"/>
    <w:rsid w:val="00976003"/>
    <w:rsid w:val="00976121"/>
    <w:rsid w:val="0097618A"/>
    <w:rsid w:val="00976330"/>
    <w:rsid w:val="00976523"/>
    <w:rsid w:val="00976622"/>
    <w:rsid w:val="009768AF"/>
    <w:rsid w:val="00976910"/>
    <w:rsid w:val="00976A53"/>
    <w:rsid w:val="00976B68"/>
    <w:rsid w:val="00976BD9"/>
    <w:rsid w:val="00976C18"/>
    <w:rsid w:val="00976CA3"/>
    <w:rsid w:val="00976CC7"/>
    <w:rsid w:val="00976CCA"/>
    <w:rsid w:val="00976E3B"/>
    <w:rsid w:val="00976F35"/>
    <w:rsid w:val="00976FE4"/>
    <w:rsid w:val="0097704F"/>
    <w:rsid w:val="0097719B"/>
    <w:rsid w:val="009771BD"/>
    <w:rsid w:val="009773F2"/>
    <w:rsid w:val="009773FE"/>
    <w:rsid w:val="009778CE"/>
    <w:rsid w:val="009779D9"/>
    <w:rsid w:val="00977A3F"/>
    <w:rsid w:val="00977C6D"/>
    <w:rsid w:val="00977D90"/>
    <w:rsid w:val="00980189"/>
    <w:rsid w:val="009801DC"/>
    <w:rsid w:val="0098024F"/>
    <w:rsid w:val="0098027A"/>
    <w:rsid w:val="00980358"/>
    <w:rsid w:val="00980491"/>
    <w:rsid w:val="009804F7"/>
    <w:rsid w:val="00980533"/>
    <w:rsid w:val="009808E4"/>
    <w:rsid w:val="00980DFE"/>
    <w:rsid w:val="00980F2D"/>
    <w:rsid w:val="0098122C"/>
    <w:rsid w:val="00981252"/>
    <w:rsid w:val="00981459"/>
    <w:rsid w:val="009817F9"/>
    <w:rsid w:val="00981874"/>
    <w:rsid w:val="009818CB"/>
    <w:rsid w:val="00981BAE"/>
    <w:rsid w:val="00982192"/>
    <w:rsid w:val="009824A8"/>
    <w:rsid w:val="00982672"/>
    <w:rsid w:val="00982877"/>
    <w:rsid w:val="009829AF"/>
    <w:rsid w:val="00983056"/>
    <w:rsid w:val="009831F1"/>
    <w:rsid w:val="0098352E"/>
    <w:rsid w:val="00983795"/>
    <w:rsid w:val="00983D49"/>
    <w:rsid w:val="00984410"/>
    <w:rsid w:val="00984840"/>
    <w:rsid w:val="00984923"/>
    <w:rsid w:val="009849E7"/>
    <w:rsid w:val="00984D9A"/>
    <w:rsid w:val="00984E24"/>
    <w:rsid w:val="00984E2B"/>
    <w:rsid w:val="00984F49"/>
    <w:rsid w:val="00984F6A"/>
    <w:rsid w:val="00985394"/>
    <w:rsid w:val="009853E0"/>
    <w:rsid w:val="00985485"/>
    <w:rsid w:val="00985524"/>
    <w:rsid w:val="00985528"/>
    <w:rsid w:val="00985663"/>
    <w:rsid w:val="00985723"/>
    <w:rsid w:val="009858D1"/>
    <w:rsid w:val="009859DE"/>
    <w:rsid w:val="00985A31"/>
    <w:rsid w:val="00985A36"/>
    <w:rsid w:val="00985A40"/>
    <w:rsid w:val="00985B6E"/>
    <w:rsid w:val="00985BE6"/>
    <w:rsid w:val="00985D5A"/>
    <w:rsid w:val="00985DCC"/>
    <w:rsid w:val="009860AC"/>
    <w:rsid w:val="0098623C"/>
    <w:rsid w:val="00986650"/>
    <w:rsid w:val="00986705"/>
    <w:rsid w:val="0098672A"/>
    <w:rsid w:val="00986AE0"/>
    <w:rsid w:val="00986C09"/>
    <w:rsid w:val="00986D78"/>
    <w:rsid w:val="00986EB3"/>
    <w:rsid w:val="00986F99"/>
    <w:rsid w:val="00986FDA"/>
    <w:rsid w:val="0098709E"/>
    <w:rsid w:val="009870D5"/>
    <w:rsid w:val="009870F6"/>
    <w:rsid w:val="0098712A"/>
    <w:rsid w:val="0098742B"/>
    <w:rsid w:val="00987890"/>
    <w:rsid w:val="009879C4"/>
    <w:rsid w:val="009879D9"/>
    <w:rsid w:val="00987AC3"/>
    <w:rsid w:val="00987DA1"/>
    <w:rsid w:val="00987DFD"/>
    <w:rsid w:val="00987E6F"/>
    <w:rsid w:val="00987F42"/>
    <w:rsid w:val="00990089"/>
    <w:rsid w:val="009900DE"/>
    <w:rsid w:val="009902FC"/>
    <w:rsid w:val="009905F1"/>
    <w:rsid w:val="00990615"/>
    <w:rsid w:val="00990A65"/>
    <w:rsid w:val="00990ADE"/>
    <w:rsid w:val="00990B06"/>
    <w:rsid w:val="00990B15"/>
    <w:rsid w:val="00990DC3"/>
    <w:rsid w:val="00990E6B"/>
    <w:rsid w:val="00990E90"/>
    <w:rsid w:val="00991257"/>
    <w:rsid w:val="009914D1"/>
    <w:rsid w:val="009915E5"/>
    <w:rsid w:val="00991680"/>
    <w:rsid w:val="00991812"/>
    <w:rsid w:val="009918C7"/>
    <w:rsid w:val="00991D05"/>
    <w:rsid w:val="00991D5D"/>
    <w:rsid w:val="00991E67"/>
    <w:rsid w:val="0099207B"/>
    <w:rsid w:val="00992238"/>
    <w:rsid w:val="0099234D"/>
    <w:rsid w:val="009925FF"/>
    <w:rsid w:val="009926E6"/>
    <w:rsid w:val="009927A3"/>
    <w:rsid w:val="009928CA"/>
    <w:rsid w:val="00992DD5"/>
    <w:rsid w:val="00992E4F"/>
    <w:rsid w:val="00993209"/>
    <w:rsid w:val="009935AC"/>
    <w:rsid w:val="0099386A"/>
    <w:rsid w:val="00993973"/>
    <w:rsid w:val="00993FC0"/>
    <w:rsid w:val="009941B4"/>
    <w:rsid w:val="009943DF"/>
    <w:rsid w:val="0099458C"/>
    <w:rsid w:val="009946B2"/>
    <w:rsid w:val="009947EF"/>
    <w:rsid w:val="00994A26"/>
    <w:rsid w:val="00994B4A"/>
    <w:rsid w:val="00994D54"/>
    <w:rsid w:val="00994FA9"/>
    <w:rsid w:val="00994FBE"/>
    <w:rsid w:val="00994FE9"/>
    <w:rsid w:val="00995287"/>
    <w:rsid w:val="0099530F"/>
    <w:rsid w:val="00995573"/>
    <w:rsid w:val="00995866"/>
    <w:rsid w:val="00995931"/>
    <w:rsid w:val="00995A63"/>
    <w:rsid w:val="00995B60"/>
    <w:rsid w:val="00995CE9"/>
    <w:rsid w:val="00995D2E"/>
    <w:rsid w:val="00995DAA"/>
    <w:rsid w:val="00995E69"/>
    <w:rsid w:val="00995E7F"/>
    <w:rsid w:val="00996075"/>
    <w:rsid w:val="009963E9"/>
    <w:rsid w:val="0099661F"/>
    <w:rsid w:val="009967AC"/>
    <w:rsid w:val="009967F2"/>
    <w:rsid w:val="009969DC"/>
    <w:rsid w:val="00996A65"/>
    <w:rsid w:val="00996F49"/>
    <w:rsid w:val="00996FCC"/>
    <w:rsid w:val="009971A5"/>
    <w:rsid w:val="009971DF"/>
    <w:rsid w:val="00997288"/>
    <w:rsid w:val="00997559"/>
    <w:rsid w:val="00997753"/>
    <w:rsid w:val="009978C6"/>
    <w:rsid w:val="009979E6"/>
    <w:rsid w:val="00997A6D"/>
    <w:rsid w:val="00997AC5"/>
    <w:rsid w:val="00997CF7"/>
    <w:rsid w:val="00997D34"/>
    <w:rsid w:val="00997FCF"/>
    <w:rsid w:val="009A00AF"/>
    <w:rsid w:val="009A00C1"/>
    <w:rsid w:val="009A01C4"/>
    <w:rsid w:val="009A033C"/>
    <w:rsid w:val="009A0413"/>
    <w:rsid w:val="009A0442"/>
    <w:rsid w:val="009A065D"/>
    <w:rsid w:val="009A0739"/>
    <w:rsid w:val="009A0804"/>
    <w:rsid w:val="009A0CAD"/>
    <w:rsid w:val="009A0CD1"/>
    <w:rsid w:val="009A1182"/>
    <w:rsid w:val="009A1245"/>
    <w:rsid w:val="009A137D"/>
    <w:rsid w:val="009A1669"/>
    <w:rsid w:val="009A16A5"/>
    <w:rsid w:val="009A175C"/>
    <w:rsid w:val="009A1B17"/>
    <w:rsid w:val="009A1BE5"/>
    <w:rsid w:val="009A1CDD"/>
    <w:rsid w:val="009A1E21"/>
    <w:rsid w:val="009A1EEC"/>
    <w:rsid w:val="009A1EF8"/>
    <w:rsid w:val="009A1FA9"/>
    <w:rsid w:val="009A202D"/>
    <w:rsid w:val="009A2702"/>
    <w:rsid w:val="009A288B"/>
    <w:rsid w:val="009A289D"/>
    <w:rsid w:val="009A28D0"/>
    <w:rsid w:val="009A2964"/>
    <w:rsid w:val="009A29F9"/>
    <w:rsid w:val="009A2A35"/>
    <w:rsid w:val="009A2D9E"/>
    <w:rsid w:val="009A2E70"/>
    <w:rsid w:val="009A2F8A"/>
    <w:rsid w:val="009A304E"/>
    <w:rsid w:val="009A313C"/>
    <w:rsid w:val="009A31E8"/>
    <w:rsid w:val="009A3791"/>
    <w:rsid w:val="009A37CE"/>
    <w:rsid w:val="009A383E"/>
    <w:rsid w:val="009A3B0F"/>
    <w:rsid w:val="009A3C9A"/>
    <w:rsid w:val="009A3D0A"/>
    <w:rsid w:val="009A3D2C"/>
    <w:rsid w:val="009A3E29"/>
    <w:rsid w:val="009A4252"/>
    <w:rsid w:val="009A45F1"/>
    <w:rsid w:val="009A467C"/>
    <w:rsid w:val="009A46B4"/>
    <w:rsid w:val="009A4AF8"/>
    <w:rsid w:val="009A4B65"/>
    <w:rsid w:val="009A4D14"/>
    <w:rsid w:val="009A500A"/>
    <w:rsid w:val="009A51BC"/>
    <w:rsid w:val="009A548D"/>
    <w:rsid w:val="009A5B04"/>
    <w:rsid w:val="009A5DBB"/>
    <w:rsid w:val="009A5E95"/>
    <w:rsid w:val="009A6050"/>
    <w:rsid w:val="009A616B"/>
    <w:rsid w:val="009A616F"/>
    <w:rsid w:val="009A61A8"/>
    <w:rsid w:val="009A62D1"/>
    <w:rsid w:val="009A658A"/>
    <w:rsid w:val="009A66C4"/>
    <w:rsid w:val="009A66D6"/>
    <w:rsid w:val="009A6732"/>
    <w:rsid w:val="009A6C4C"/>
    <w:rsid w:val="009A6E68"/>
    <w:rsid w:val="009A6F5F"/>
    <w:rsid w:val="009A6FB0"/>
    <w:rsid w:val="009A70C1"/>
    <w:rsid w:val="009A7157"/>
    <w:rsid w:val="009A73BE"/>
    <w:rsid w:val="009A7457"/>
    <w:rsid w:val="009A7473"/>
    <w:rsid w:val="009A7532"/>
    <w:rsid w:val="009B05CD"/>
    <w:rsid w:val="009B081B"/>
    <w:rsid w:val="009B09A1"/>
    <w:rsid w:val="009B09D3"/>
    <w:rsid w:val="009B0A9A"/>
    <w:rsid w:val="009B0B69"/>
    <w:rsid w:val="009B0C3D"/>
    <w:rsid w:val="009B0CEC"/>
    <w:rsid w:val="009B0D8A"/>
    <w:rsid w:val="009B0F2C"/>
    <w:rsid w:val="009B0F45"/>
    <w:rsid w:val="009B147A"/>
    <w:rsid w:val="009B153E"/>
    <w:rsid w:val="009B16A0"/>
    <w:rsid w:val="009B1858"/>
    <w:rsid w:val="009B1C3E"/>
    <w:rsid w:val="009B1C5D"/>
    <w:rsid w:val="009B1D4F"/>
    <w:rsid w:val="009B2059"/>
    <w:rsid w:val="009B275F"/>
    <w:rsid w:val="009B2812"/>
    <w:rsid w:val="009B2AB1"/>
    <w:rsid w:val="009B2B5F"/>
    <w:rsid w:val="009B2B86"/>
    <w:rsid w:val="009B2C35"/>
    <w:rsid w:val="009B2CAB"/>
    <w:rsid w:val="009B2CD3"/>
    <w:rsid w:val="009B30CD"/>
    <w:rsid w:val="009B359E"/>
    <w:rsid w:val="009B3652"/>
    <w:rsid w:val="009B3684"/>
    <w:rsid w:val="009B36FA"/>
    <w:rsid w:val="009B37D8"/>
    <w:rsid w:val="009B37F1"/>
    <w:rsid w:val="009B388F"/>
    <w:rsid w:val="009B3A8B"/>
    <w:rsid w:val="009B3B82"/>
    <w:rsid w:val="009B3C60"/>
    <w:rsid w:val="009B4273"/>
    <w:rsid w:val="009B4597"/>
    <w:rsid w:val="009B4E2F"/>
    <w:rsid w:val="009B53BF"/>
    <w:rsid w:val="009B5437"/>
    <w:rsid w:val="009B560F"/>
    <w:rsid w:val="009B5795"/>
    <w:rsid w:val="009B57F5"/>
    <w:rsid w:val="009B5D74"/>
    <w:rsid w:val="009B6383"/>
    <w:rsid w:val="009B65F0"/>
    <w:rsid w:val="009B689B"/>
    <w:rsid w:val="009B691E"/>
    <w:rsid w:val="009B6AA6"/>
    <w:rsid w:val="009B6C52"/>
    <w:rsid w:val="009B7188"/>
    <w:rsid w:val="009B71D0"/>
    <w:rsid w:val="009B7294"/>
    <w:rsid w:val="009B7308"/>
    <w:rsid w:val="009B7310"/>
    <w:rsid w:val="009B754E"/>
    <w:rsid w:val="009B7636"/>
    <w:rsid w:val="009B7A66"/>
    <w:rsid w:val="009B7AF4"/>
    <w:rsid w:val="009B7C23"/>
    <w:rsid w:val="009B7C70"/>
    <w:rsid w:val="009B7C82"/>
    <w:rsid w:val="009B7E84"/>
    <w:rsid w:val="009C01A6"/>
    <w:rsid w:val="009C0211"/>
    <w:rsid w:val="009C028C"/>
    <w:rsid w:val="009C040D"/>
    <w:rsid w:val="009C0485"/>
    <w:rsid w:val="009C0579"/>
    <w:rsid w:val="009C0A66"/>
    <w:rsid w:val="009C0E1B"/>
    <w:rsid w:val="009C0EEE"/>
    <w:rsid w:val="009C0F01"/>
    <w:rsid w:val="009C1430"/>
    <w:rsid w:val="009C1473"/>
    <w:rsid w:val="009C15B5"/>
    <w:rsid w:val="009C15D1"/>
    <w:rsid w:val="009C1683"/>
    <w:rsid w:val="009C18D7"/>
    <w:rsid w:val="009C1A5D"/>
    <w:rsid w:val="009C1A76"/>
    <w:rsid w:val="009C1DBE"/>
    <w:rsid w:val="009C1EE4"/>
    <w:rsid w:val="009C1F55"/>
    <w:rsid w:val="009C2240"/>
    <w:rsid w:val="009C240E"/>
    <w:rsid w:val="009C2578"/>
    <w:rsid w:val="009C26C6"/>
    <w:rsid w:val="009C2D71"/>
    <w:rsid w:val="009C30E1"/>
    <w:rsid w:val="009C331F"/>
    <w:rsid w:val="009C33F4"/>
    <w:rsid w:val="009C3468"/>
    <w:rsid w:val="009C3562"/>
    <w:rsid w:val="009C3597"/>
    <w:rsid w:val="009C38C0"/>
    <w:rsid w:val="009C39B5"/>
    <w:rsid w:val="009C3AA8"/>
    <w:rsid w:val="009C3B01"/>
    <w:rsid w:val="009C3EC8"/>
    <w:rsid w:val="009C3EFB"/>
    <w:rsid w:val="009C41E6"/>
    <w:rsid w:val="009C4285"/>
    <w:rsid w:val="009C42EB"/>
    <w:rsid w:val="009C439A"/>
    <w:rsid w:val="009C4509"/>
    <w:rsid w:val="009C474D"/>
    <w:rsid w:val="009C4757"/>
    <w:rsid w:val="009C47B1"/>
    <w:rsid w:val="009C4858"/>
    <w:rsid w:val="009C48F1"/>
    <w:rsid w:val="009C49FD"/>
    <w:rsid w:val="009C4A0B"/>
    <w:rsid w:val="009C4B55"/>
    <w:rsid w:val="009C4E09"/>
    <w:rsid w:val="009C4F74"/>
    <w:rsid w:val="009C4F94"/>
    <w:rsid w:val="009C5119"/>
    <w:rsid w:val="009C51C3"/>
    <w:rsid w:val="009C5224"/>
    <w:rsid w:val="009C52D1"/>
    <w:rsid w:val="009C53DE"/>
    <w:rsid w:val="009C5461"/>
    <w:rsid w:val="009C55E9"/>
    <w:rsid w:val="009C5BE3"/>
    <w:rsid w:val="009C5BE4"/>
    <w:rsid w:val="009C5C0E"/>
    <w:rsid w:val="009C5C20"/>
    <w:rsid w:val="009C5DCB"/>
    <w:rsid w:val="009C5E92"/>
    <w:rsid w:val="009C63D2"/>
    <w:rsid w:val="009C6445"/>
    <w:rsid w:val="009C64F6"/>
    <w:rsid w:val="009C659B"/>
    <w:rsid w:val="009C65E1"/>
    <w:rsid w:val="009C666B"/>
    <w:rsid w:val="009C6693"/>
    <w:rsid w:val="009C6964"/>
    <w:rsid w:val="009C69AF"/>
    <w:rsid w:val="009C6A41"/>
    <w:rsid w:val="009C6C28"/>
    <w:rsid w:val="009C6C52"/>
    <w:rsid w:val="009C6C64"/>
    <w:rsid w:val="009C6E61"/>
    <w:rsid w:val="009C73C1"/>
    <w:rsid w:val="009C745E"/>
    <w:rsid w:val="009C77C0"/>
    <w:rsid w:val="009C79E7"/>
    <w:rsid w:val="009C7C79"/>
    <w:rsid w:val="009D047A"/>
    <w:rsid w:val="009D051B"/>
    <w:rsid w:val="009D0657"/>
    <w:rsid w:val="009D0840"/>
    <w:rsid w:val="009D089A"/>
    <w:rsid w:val="009D0AA1"/>
    <w:rsid w:val="009D0AAA"/>
    <w:rsid w:val="009D0B5B"/>
    <w:rsid w:val="009D12FD"/>
    <w:rsid w:val="009D139A"/>
    <w:rsid w:val="009D174B"/>
    <w:rsid w:val="009D177E"/>
    <w:rsid w:val="009D197B"/>
    <w:rsid w:val="009D1A11"/>
    <w:rsid w:val="009D1B6E"/>
    <w:rsid w:val="009D1FCB"/>
    <w:rsid w:val="009D1FE8"/>
    <w:rsid w:val="009D216A"/>
    <w:rsid w:val="009D257E"/>
    <w:rsid w:val="009D283A"/>
    <w:rsid w:val="009D2889"/>
    <w:rsid w:val="009D28A0"/>
    <w:rsid w:val="009D2926"/>
    <w:rsid w:val="009D2B28"/>
    <w:rsid w:val="009D2BF8"/>
    <w:rsid w:val="009D2CFD"/>
    <w:rsid w:val="009D2D1B"/>
    <w:rsid w:val="009D315F"/>
    <w:rsid w:val="009D320A"/>
    <w:rsid w:val="009D3315"/>
    <w:rsid w:val="009D35CA"/>
    <w:rsid w:val="009D393A"/>
    <w:rsid w:val="009D3C6E"/>
    <w:rsid w:val="009D3EE5"/>
    <w:rsid w:val="009D4297"/>
    <w:rsid w:val="009D4341"/>
    <w:rsid w:val="009D438E"/>
    <w:rsid w:val="009D44D8"/>
    <w:rsid w:val="009D45A4"/>
    <w:rsid w:val="009D475D"/>
    <w:rsid w:val="009D49E2"/>
    <w:rsid w:val="009D4A03"/>
    <w:rsid w:val="009D4C6B"/>
    <w:rsid w:val="009D4CF3"/>
    <w:rsid w:val="009D4E53"/>
    <w:rsid w:val="009D4EDF"/>
    <w:rsid w:val="009D4FF0"/>
    <w:rsid w:val="009D50B3"/>
    <w:rsid w:val="009D5161"/>
    <w:rsid w:val="009D5852"/>
    <w:rsid w:val="009D59BB"/>
    <w:rsid w:val="009D5A4B"/>
    <w:rsid w:val="009D5DBF"/>
    <w:rsid w:val="009D5DD7"/>
    <w:rsid w:val="009D5E29"/>
    <w:rsid w:val="009D6217"/>
    <w:rsid w:val="009D6287"/>
    <w:rsid w:val="009D6340"/>
    <w:rsid w:val="009D6417"/>
    <w:rsid w:val="009D6507"/>
    <w:rsid w:val="009D6687"/>
    <w:rsid w:val="009D669A"/>
    <w:rsid w:val="009D6863"/>
    <w:rsid w:val="009D6971"/>
    <w:rsid w:val="009D6A76"/>
    <w:rsid w:val="009D6B7C"/>
    <w:rsid w:val="009D6C99"/>
    <w:rsid w:val="009D711F"/>
    <w:rsid w:val="009D72A3"/>
    <w:rsid w:val="009D73CD"/>
    <w:rsid w:val="009D744E"/>
    <w:rsid w:val="009D7722"/>
    <w:rsid w:val="009D7950"/>
    <w:rsid w:val="009D7C48"/>
    <w:rsid w:val="009E0107"/>
    <w:rsid w:val="009E035D"/>
    <w:rsid w:val="009E0371"/>
    <w:rsid w:val="009E0552"/>
    <w:rsid w:val="009E0563"/>
    <w:rsid w:val="009E0A03"/>
    <w:rsid w:val="009E0D09"/>
    <w:rsid w:val="009E0F52"/>
    <w:rsid w:val="009E11A3"/>
    <w:rsid w:val="009E12C6"/>
    <w:rsid w:val="009E13D6"/>
    <w:rsid w:val="009E141F"/>
    <w:rsid w:val="009E15FA"/>
    <w:rsid w:val="009E167B"/>
    <w:rsid w:val="009E1828"/>
    <w:rsid w:val="009E183B"/>
    <w:rsid w:val="009E198D"/>
    <w:rsid w:val="009E19B8"/>
    <w:rsid w:val="009E1CD0"/>
    <w:rsid w:val="009E1D71"/>
    <w:rsid w:val="009E1F14"/>
    <w:rsid w:val="009E215A"/>
    <w:rsid w:val="009E2161"/>
    <w:rsid w:val="009E23DE"/>
    <w:rsid w:val="009E23F7"/>
    <w:rsid w:val="009E260F"/>
    <w:rsid w:val="009E2699"/>
    <w:rsid w:val="009E271C"/>
    <w:rsid w:val="009E2B1A"/>
    <w:rsid w:val="009E2B64"/>
    <w:rsid w:val="009E2C38"/>
    <w:rsid w:val="009E2E2D"/>
    <w:rsid w:val="009E3188"/>
    <w:rsid w:val="009E31F3"/>
    <w:rsid w:val="009E33D4"/>
    <w:rsid w:val="009E3676"/>
    <w:rsid w:val="009E371E"/>
    <w:rsid w:val="009E394E"/>
    <w:rsid w:val="009E3D6A"/>
    <w:rsid w:val="009E3E3D"/>
    <w:rsid w:val="009E3F47"/>
    <w:rsid w:val="009E3F65"/>
    <w:rsid w:val="009E412F"/>
    <w:rsid w:val="009E4131"/>
    <w:rsid w:val="009E4353"/>
    <w:rsid w:val="009E45B5"/>
    <w:rsid w:val="009E4DEC"/>
    <w:rsid w:val="009E50BB"/>
    <w:rsid w:val="009E51EF"/>
    <w:rsid w:val="009E58E7"/>
    <w:rsid w:val="009E5D2E"/>
    <w:rsid w:val="009E5D30"/>
    <w:rsid w:val="009E5E2E"/>
    <w:rsid w:val="009E5F1D"/>
    <w:rsid w:val="009E61A0"/>
    <w:rsid w:val="009E6361"/>
    <w:rsid w:val="009E65B3"/>
    <w:rsid w:val="009E6683"/>
    <w:rsid w:val="009E66CA"/>
    <w:rsid w:val="009E676F"/>
    <w:rsid w:val="009E6B7A"/>
    <w:rsid w:val="009E6EE3"/>
    <w:rsid w:val="009E6F1D"/>
    <w:rsid w:val="009E6FA5"/>
    <w:rsid w:val="009E7232"/>
    <w:rsid w:val="009E729C"/>
    <w:rsid w:val="009E73A2"/>
    <w:rsid w:val="009E75A9"/>
    <w:rsid w:val="009E75CF"/>
    <w:rsid w:val="009E780F"/>
    <w:rsid w:val="009E782C"/>
    <w:rsid w:val="009E7A19"/>
    <w:rsid w:val="009E7CB0"/>
    <w:rsid w:val="009F00ED"/>
    <w:rsid w:val="009F02C0"/>
    <w:rsid w:val="009F0307"/>
    <w:rsid w:val="009F0389"/>
    <w:rsid w:val="009F0619"/>
    <w:rsid w:val="009F0889"/>
    <w:rsid w:val="009F08BE"/>
    <w:rsid w:val="009F08FC"/>
    <w:rsid w:val="009F0A43"/>
    <w:rsid w:val="009F0AB9"/>
    <w:rsid w:val="009F0D9B"/>
    <w:rsid w:val="009F0E54"/>
    <w:rsid w:val="009F0EF2"/>
    <w:rsid w:val="009F0F0F"/>
    <w:rsid w:val="009F102D"/>
    <w:rsid w:val="009F11BC"/>
    <w:rsid w:val="009F12AB"/>
    <w:rsid w:val="009F12B9"/>
    <w:rsid w:val="009F12EA"/>
    <w:rsid w:val="009F14E1"/>
    <w:rsid w:val="009F1959"/>
    <w:rsid w:val="009F1C10"/>
    <w:rsid w:val="009F1CB5"/>
    <w:rsid w:val="009F1E45"/>
    <w:rsid w:val="009F2330"/>
    <w:rsid w:val="009F237F"/>
    <w:rsid w:val="009F23B4"/>
    <w:rsid w:val="009F287F"/>
    <w:rsid w:val="009F2B40"/>
    <w:rsid w:val="009F2B8D"/>
    <w:rsid w:val="009F2C89"/>
    <w:rsid w:val="009F2E34"/>
    <w:rsid w:val="009F30E4"/>
    <w:rsid w:val="009F31F3"/>
    <w:rsid w:val="009F32CE"/>
    <w:rsid w:val="009F33E7"/>
    <w:rsid w:val="009F3640"/>
    <w:rsid w:val="009F3840"/>
    <w:rsid w:val="009F38EA"/>
    <w:rsid w:val="009F3943"/>
    <w:rsid w:val="009F3C70"/>
    <w:rsid w:val="009F3CFB"/>
    <w:rsid w:val="009F3DD1"/>
    <w:rsid w:val="009F3F4E"/>
    <w:rsid w:val="009F4171"/>
    <w:rsid w:val="009F4176"/>
    <w:rsid w:val="009F4275"/>
    <w:rsid w:val="009F434E"/>
    <w:rsid w:val="009F476C"/>
    <w:rsid w:val="009F4832"/>
    <w:rsid w:val="009F498F"/>
    <w:rsid w:val="009F4E3C"/>
    <w:rsid w:val="009F4E9F"/>
    <w:rsid w:val="009F50A5"/>
    <w:rsid w:val="009F568D"/>
    <w:rsid w:val="009F5695"/>
    <w:rsid w:val="009F5BAE"/>
    <w:rsid w:val="009F5BC6"/>
    <w:rsid w:val="009F5F2E"/>
    <w:rsid w:val="009F5F37"/>
    <w:rsid w:val="009F622F"/>
    <w:rsid w:val="009F6268"/>
    <w:rsid w:val="009F6508"/>
    <w:rsid w:val="009F6580"/>
    <w:rsid w:val="009F6593"/>
    <w:rsid w:val="009F6697"/>
    <w:rsid w:val="009F6811"/>
    <w:rsid w:val="009F68F3"/>
    <w:rsid w:val="009F6950"/>
    <w:rsid w:val="009F6998"/>
    <w:rsid w:val="009F6B85"/>
    <w:rsid w:val="009F6C65"/>
    <w:rsid w:val="009F6FAE"/>
    <w:rsid w:val="009F718C"/>
    <w:rsid w:val="009F756A"/>
    <w:rsid w:val="009F79D1"/>
    <w:rsid w:val="009F7AEE"/>
    <w:rsid w:val="00A001CA"/>
    <w:rsid w:val="00A00480"/>
    <w:rsid w:val="00A00B85"/>
    <w:rsid w:val="00A00C6E"/>
    <w:rsid w:val="00A00D90"/>
    <w:rsid w:val="00A00EBB"/>
    <w:rsid w:val="00A00F64"/>
    <w:rsid w:val="00A01144"/>
    <w:rsid w:val="00A01462"/>
    <w:rsid w:val="00A01678"/>
    <w:rsid w:val="00A018EE"/>
    <w:rsid w:val="00A0190B"/>
    <w:rsid w:val="00A01CEB"/>
    <w:rsid w:val="00A01F5D"/>
    <w:rsid w:val="00A02054"/>
    <w:rsid w:val="00A02125"/>
    <w:rsid w:val="00A0242C"/>
    <w:rsid w:val="00A024A8"/>
    <w:rsid w:val="00A024DA"/>
    <w:rsid w:val="00A0272D"/>
    <w:rsid w:val="00A02736"/>
    <w:rsid w:val="00A029FE"/>
    <w:rsid w:val="00A02B14"/>
    <w:rsid w:val="00A02B55"/>
    <w:rsid w:val="00A02C12"/>
    <w:rsid w:val="00A02C4E"/>
    <w:rsid w:val="00A03116"/>
    <w:rsid w:val="00A031F2"/>
    <w:rsid w:val="00A03285"/>
    <w:rsid w:val="00A034B6"/>
    <w:rsid w:val="00A03AD3"/>
    <w:rsid w:val="00A03BD3"/>
    <w:rsid w:val="00A03C90"/>
    <w:rsid w:val="00A03CB1"/>
    <w:rsid w:val="00A03F1D"/>
    <w:rsid w:val="00A040E5"/>
    <w:rsid w:val="00A04171"/>
    <w:rsid w:val="00A0426B"/>
    <w:rsid w:val="00A0431C"/>
    <w:rsid w:val="00A04449"/>
    <w:rsid w:val="00A04710"/>
    <w:rsid w:val="00A04D9F"/>
    <w:rsid w:val="00A04F82"/>
    <w:rsid w:val="00A050CF"/>
    <w:rsid w:val="00A05416"/>
    <w:rsid w:val="00A0554C"/>
    <w:rsid w:val="00A05784"/>
    <w:rsid w:val="00A05875"/>
    <w:rsid w:val="00A05A04"/>
    <w:rsid w:val="00A05B0C"/>
    <w:rsid w:val="00A05BE3"/>
    <w:rsid w:val="00A05C6B"/>
    <w:rsid w:val="00A05CCA"/>
    <w:rsid w:val="00A05E9A"/>
    <w:rsid w:val="00A05F81"/>
    <w:rsid w:val="00A05F8F"/>
    <w:rsid w:val="00A0610F"/>
    <w:rsid w:val="00A06182"/>
    <w:rsid w:val="00A06335"/>
    <w:rsid w:val="00A0643A"/>
    <w:rsid w:val="00A06521"/>
    <w:rsid w:val="00A068E1"/>
    <w:rsid w:val="00A06BA7"/>
    <w:rsid w:val="00A07120"/>
    <w:rsid w:val="00A072B9"/>
    <w:rsid w:val="00A07342"/>
    <w:rsid w:val="00A07492"/>
    <w:rsid w:val="00A07982"/>
    <w:rsid w:val="00A07B06"/>
    <w:rsid w:val="00A07E16"/>
    <w:rsid w:val="00A100B3"/>
    <w:rsid w:val="00A1041C"/>
    <w:rsid w:val="00A10672"/>
    <w:rsid w:val="00A1086C"/>
    <w:rsid w:val="00A108CB"/>
    <w:rsid w:val="00A10AE4"/>
    <w:rsid w:val="00A10C9C"/>
    <w:rsid w:val="00A10D18"/>
    <w:rsid w:val="00A110AD"/>
    <w:rsid w:val="00A110B9"/>
    <w:rsid w:val="00A113FD"/>
    <w:rsid w:val="00A115A5"/>
    <w:rsid w:val="00A11735"/>
    <w:rsid w:val="00A11877"/>
    <w:rsid w:val="00A11A94"/>
    <w:rsid w:val="00A11B49"/>
    <w:rsid w:val="00A11C4D"/>
    <w:rsid w:val="00A11C6F"/>
    <w:rsid w:val="00A11CC1"/>
    <w:rsid w:val="00A11DEC"/>
    <w:rsid w:val="00A11E5B"/>
    <w:rsid w:val="00A11FAE"/>
    <w:rsid w:val="00A12032"/>
    <w:rsid w:val="00A12126"/>
    <w:rsid w:val="00A12229"/>
    <w:rsid w:val="00A1251A"/>
    <w:rsid w:val="00A128DB"/>
    <w:rsid w:val="00A131F1"/>
    <w:rsid w:val="00A13347"/>
    <w:rsid w:val="00A1335A"/>
    <w:rsid w:val="00A135DF"/>
    <w:rsid w:val="00A136CD"/>
    <w:rsid w:val="00A13714"/>
    <w:rsid w:val="00A13744"/>
    <w:rsid w:val="00A13854"/>
    <w:rsid w:val="00A13E8D"/>
    <w:rsid w:val="00A13EFF"/>
    <w:rsid w:val="00A13F97"/>
    <w:rsid w:val="00A14113"/>
    <w:rsid w:val="00A14149"/>
    <w:rsid w:val="00A1418E"/>
    <w:rsid w:val="00A141E8"/>
    <w:rsid w:val="00A14497"/>
    <w:rsid w:val="00A1449C"/>
    <w:rsid w:val="00A146AE"/>
    <w:rsid w:val="00A1473C"/>
    <w:rsid w:val="00A14986"/>
    <w:rsid w:val="00A14B42"/>
    <w:rsid w:val="00A14D46"/>
    <w:rsid w:val="00A14DA0"/>
    <w:rsid w:val="00A14F02"/>
    <w:rsid w:val="00A1509E"/>
    <w:rsid w:val="00A150DF"/>
    <w:rsid w:val="00A151D6"/>
    <w:rsid w:val="00A15255"/>
    <w:rsid w:val="00A15276"/>
    <w:rsid w:val="00A153EF"/>
    <w:rsid w:val="00A15568"/>
    <w:rsid w:val="00A15827"/>
    <w:rsid w:val="00A15B38"/>
    <w:rsid w:val="00A15D73"/>
    <w:rsid w:val="00A160DE"/>
    <w:rsid w:val="00A163AF"/>
    <w:rsid w:val="00A16457"/>
    <w:rsid w:val="00A165F7"/>
    <w:rsid w:val="00A16B5C"/>
    <w:rsid w:val="00A16BB1"/>
    <w:rsid w:val="00A16F44"/>
    <w:rsid w:val="00A1714C"/>
    <w:rsid w:val="00A17271"/>
    <w:rsid w:val="00A17426"/>
    <w:rsid w:val="00A17587"/>
    <w:rsid w:val="00A17693"/>
    <w:rsid w:val="00A179B6"/>
    <w:rsid w:val="00A17DD2"/>
    <w:rsid w:val="00A17FBA"/>
    <w:rsid w:val="00A2034F"/>
    <w:rsid w:val="00A20488"/>
    <w:rsid w:val="00A20BC9"/>
    <w:rsid w:val="00A20DE6"/>
    <w:rsid w:val="00A21341"/>
    <w:rsid w:val="00A21496"/>
    <w:rsid w:val="00A21A41"/>
    <w:rsid w:val="00A2200E"/>
    <w:rsid w:val="00A22222"/>
    <w:rsid w:val="00A22511"/>
    <w:rsid w:val="00A22727"/>
    <w:rsid w:val="00A22865"/>
    <w:rsid w:val="00A22936"/>
    <w:rsid w:val="00A22959"/>
    <w:rsid w:val="00A2301A"/>
    <w:rsid w:val="00A2308A"/>
    <w:rsid w:val="00A230E5"/>
    <w:rsid w:val="00A2329E"/>
    <w:rsid w:val="00A23330"/>
    <w:rsid w:val="00A2336B"/>
    <w:rsid w:val="00A234B2"/>
    <w:rsid w:val="00A23625"/>
    <w:rsid w:val="00A2369A"/>
    <w:rsid w:val="00A2379B"/>
    <w:rsid w:val="00A23CA5"/>
    <w:rsid w:val="00A23D1B"/>
    <w:rsid w:val="00A23F2E"/>
    <w:rsid w:val="00A24139"/>
    <w:rsid w:val="00A24363"/>
    <w:rsid w:val="00A244DB"/>
    <w:rsid w:val="00A244E3"/>
    <w:rsid w:val="00A2485C"/>
    <w:rsid w:val="00A248A5"/>
    <w:rsid w:val="00A248AC"/>
    <w:rsid w:val="00A24916"/>
    <w:rsid w:val="00A2498A"/>
    <w:rsid w:val="00A24A3A"/>
    <w:rsid w:val="00A24B37"/>
    <w:rsid w:val="00A24BBE"/>
    <w:rsid w:val="00A24C0A"/>
    <w:rsid w:val="00A24D77"/>
    <w:rsid w:val="00A24D85"/>
    <w:rsid w:val="00A24F62"/>
    <w:rsid w:val="00A250E2"/>
    <w:rsid w:val="00A25272"/>
    <w:rsid w:val="00A25316"/>
    <w:rsid w:val="00A2569C"/>
    <w:rsid w:val="00A256D0"/>
    <w:rsid w:val="00A258B8"/>
    <w:rsid w:val="00A25993"/>
    <w:rsid w:val="00A25A7E"/>
    <w:rsid w:val="00A25B83"/>
    <w:rsid w:val="00A25D3B"/>
    <w:rsid w:val="00A25FC0"/>
    <w:rsid w:val="00A261A5"/>
    <w:rsid w:val="00A2647C"/>
    <w:rsid w:val="00A265E5"/>
    <w:rsid w:val="00A266F3"/>
    <w:rsid w:val="00A26741"/>
    <w:rsid w:val="00A26797"/>
    <w:rsid w:val="00A2698B"/>
    <w:rsid w:val="00A26E7B"/>
    <w:rsid w:val="00A26F89"/>
    <w:rsid w:val="00A26FC4"/>
    <w:rsid w:val="00A2718E"/>
    <w:rsid w:val="00A271D5"/>
    <w:rsid w:val="00A2723B"/>
    <w:rsid w:val="00A2728A"/>
    <w:rsid w:val="00A27690"/>
    <w:rsid w:val="00A279C2"/>
    <w:rsid w:val="00A27B11"/>
    <w:rsid w:val="00A27DBC"/>
    <w:rsid w:val="00A27E52"/>
    <w:rsid w:val="00A27F0C"/>
    <w:rsid w:val="00A30067"/>
    <w:rsid w:val="00A301F9"/>
    <w:rsid w:val="00A302B1"/>
    <w:rsid w:val="00A302B8"/>
    <w:rsid w:val="00A30379"/>
    <w:rsid w:val="00A303A0"/>
    <w:rsid w:val="00A303AC"/>
    <w:rsid w:val="00A3044E"/>
    <w:rsid w:val="00A3078D"/>
    <w:rsid w:val="00A30A95"/>
    <w:rsid w:val="00A30F3B"/>
    <w:rsid w:val="00A310A2"/>
    <w:rsid w:val="00A31305"/>
    <w:rsid w:val="00A31823"/>
    <w:rsid w:val="00A31958"/>
    <w:rsid w:val="00A3198D"/>
    <w:rsid w:val="00A319A9"/>
    <w:rsid w:val="00A31AC5"/>
    <w:rsid w:val="00A31C54"/>
    <w:rsid w:val="00A31CB4"/>
    <w:rsid w:val="00A31D1C"/>
    <w:rsid w:val="00A32397"/>
    <w:rsid w:val="00A3277F"/>
    <w:rsid w:val="00A3284D"/>
    <w:rsid w:val="00A32A05"/>
    <w:rsid w:val="00A32B25"/>
    <w:rsid w:val="00A32ECA"/>
    <w:rsid w:val="00A32F1A"/>
    <w:rsid w:val="00A33AD0"/>
    <w:rsid w:val="00A33B55"/>
    <w:rsid w:val="00A34269"/>
    <w:rsid w:val="00A347BE"/>
    <w:rsid w:val="00A349D5"/>
    <w:rsid w:val="00A34C98"/>
    <w:rsid w:val="00A34E65"/>
    <w:rsid w:val="00A34F4C"/>
    <w:rsid w:val="00A35060"/>
    <w:rsid w:val="00A3507A"/>
    <w:rsid w:val="00A35121"/>
    <w:rsid w:val="00A35406"/>
    <w:rsid w:val="00A3545F"/>
    <w:rsid w:val="00A354FE"/>
    <w:rsid w:val="00A3550C"/>
    <w:rsid w:val="00A358F0"/>
    <w:rsid w:val="00A35A5E"/>
    <w:rsid w:val="00A3617A"/>
    <w:rsid w:val="00A362A6"/>
    <w:rsid w:val="00A364C5"/>
    <w:rsid w:val="00A368C3"/>
    <w:rsid w:val="00A36981"/>
    <w:rsid w:val="00A36DD6"/>
    <w:rsid w:val="00A36F2D"/>
    <w:rsid w:val="00A36F61"/>
    <w:rsid w:val="00A3710D"/>
    <w:rsid w:val="00A371FE"/>
    <w:rsid w:val="00A37278"/>
    <w:rsid w:val="00A37569"/>
    <w:rsid w:val="00A376EA"/>
    <w:rsid w:val="00A379EF"/>
    <w:rsid w:val="00A37A48"/>
    <w:rsid w:val="00A37C34"/>
    <w:rsid w:val="00A37E0B"/>
    <w:rsid w:val="00A37E0F"/>
    <w:rsid w:val="00A37E39"/>
    <w:rsid w:val="00A40150"/>
    <w:rsid w:val="00A4017D"/>
    <w:rsid w:val="00A4023F"/>
    <w:rsid w:val="00A40377"/>
    <w:rsid w:val="00A403C2"/>
    <w:rsid w:val="00A403F6"/>
    <w:rsid w:val="00A405A3"/>
    <w:rsid w:val="00A407C9"/>
    <w:rsid w:val="00A40856"/>
    <w:rsid w:val="00A40A79"/>
    <w:rsid w:val="00A40BF2"/>
    <w:rsid w:val="00A40FD7"/>
    <w:rsid w:val="00A41131"/>
    <w:rsid w:val="00A4139C"/>
    <w:rsid w:val="00A41469"/>
    <w:rsid w:val="00A4158B"/>
    <w:rsid w:val="00A41592"/>
    <w:rsid w:val="00A41678"/>
    <w:rsid w:val="00A41974"/>
    <w:rsid w:val="00A41B13"/>
    <w:rsid w:val="00A41BCC"/>
    <w:rsid w:val="00A42005"/>
    <w:rsid w:val="00A420B1"/>
    <w:rsid w:val="00A420E1"/>
    <w:rsid w:val="00A42165"/>
    <w:rsid w:val="00A421C2"/>
    <w:rsid w:val="00A421D3"/>
    <w:rsid w:val="00A4220A"/>
    <w:rsid w:val="00A422EF"/>
    <w:rsid w:val="00A42369"/>
    <w:rsid w:val="00A42766"/>
    <w:rsid w:val="00A42CA8"/>
    <w:rsid w:val="00A42DE5"/>
    <w:rsid w:val="00A42F89"/>
    <w:rsid w:val="00A43172"/>
    <w:rsid w:val="00A4334E"/>
    <w:rsid w:val="00A4356A"/>
    <w:rsid w:val="00A4367F"/>
    <w:rsid w:val="00A43B66"/>
    <w:rsid w:val="00A43CA7"/>
    <w:rsid w:val="00A43DCD"/>
    <w:rsid w:val="00A43ECA"/>
    <w:rsid w:val="00A43F87"/>
    <w:rsid w:val="00A440C9"/>
    <w:rsid w:val="00A44162"/>
    <w:rsid w:val="00A441AF"/>
    <w:rsid w:val="00A4441A"/>
    <w:rsid w:val="00A4449F"/>
    <w:rsid w:val="00A444DE"/>
    <w:rsid w:val="00A44589"/>
    <w:rsid w:val="00A44A0C"/>
    <w:rsid w:val="00A44B1B"/>
    <w:rsid w:val="00A44EA5"/>
    <w:rsid w:val="00A450EB"/>
    <w:rsid w:val="00A4510B"/>
    <w:rsid w:val="00A4517C"/>
    <w:rsid w:val="00A453A1"/>
    <w:rsid w:val="00A45819"/>
    <w:rsid w:val="00A45A37"/>
    <w:rsid w:val="00A45DD0"/>
    <w:rsid w:val="00A45F4E"/>
    <w:rsid w:val="00A46012"/>
    <w:rsid w:val="00A461B8"/>
    <w:rsid w:val="00A46296"/>
    <w:rsid w:val="00A463DA"/>
    <w:rsid w:val="00A465A1"/>
    <w:rsid w:val="00A46660"/>
    <w:rsid w:val="00A4683C"/>
    <w:rsid w:val="00A46BB6"/>
    <w:rsid w:val="00A46E9B"/>
    <w:rsid w:val="00A47001"/>
    <w:rsid w:val="00A4731A"/>
    <w:rsid w:val="00A4784E"/>
    <w:rsid w:val="00A47862"/>
    <w:rsid w:val="00A47A3B"/>
    <w:rsid w:val="00A47ABF"/>
    <w:rsid w:val="00A47BE1"/>
    <w:rsid w:val="00A47E12"/>
    <w:rsid w:val="00A47E56"/>
    <w:rsid w:val="00A501CA"/>
    <w:rsid w:val="00A501F6"/>
    <w:rsid w:val="00A50287"/>
    <w:rsid w:val="00A50422"/>
    <w:rsid w:val="00A5048E"/>
    <w:rsid w:val="00A504F3"/>
    <w:rsid w:val="00A50645"/>
    <w:rsid w:val="00A50695"/>
    <w:rsid w:val="00A50760"/>
    <w:rsid w:val="00A50787"/>
    <w:rsid w:val="00A509BC"/>
    <w:rsid w:val="00A50A27"/>
    <w:rsid w:val="00A50D8C"/>
    <w:rsid w:val="00A50FE6"/>
    <w:rsid w:val="00A510D4"/>
    <w:rsid w:val="00A51569"/>
    <w:rsid w:val="00A51604"/>
    <w:rsid w:val="00A518CC"/>
    <w:rsid w:val="00A51942"/>
    <w:rsid w:val="00A51AA4"/>
    <w:rsid w:val="00A51BEC"/>
    <w:rsid w:val="00A51F58"/>
    <w:rsid w:val="00A52373"/>
    <w:rsid w:val="00A5256E"/>
    <w:rsid w:val="00A5258D"/>
    <w:rsid w:val="00A525EE"/>
    <w:rsid w:val="00A52674"/>
    <w:rsid w:val="00A527BB"/>
    <w:rsid w:val="00A5282A"/>
    <w:rsid w:val="00A52889"/>
    <w:rsid w:val="00A528A6"/>
    <w:rsid w:val="00A52A04"/>
    <w:rsid w:val="00A52B5E"/>
    <w:rsid w:val="00A52EAD"/>
    <w:rsid w:val="00A52F58"/>
    <w:rsid w:val="00A53087"/>
    <w:rsid w:val="00A530C4"/>
    <w:rsid w:val="00A530F9"/>
    <w:rsid w:val="00A53431"/>
    <w:rsid w:val="00A53619"/>
    <w:rsid w:val="00A53668"/>
    <w:rsid w:val="00A53881"/>
    <w:rsid w:val="00A539DF"/>
    <w:rsid w:val="00A539F9"/>
    <w:rsid w:val="00A53C12"/>
    <w:rsid w:val="00A53CE6"/>
    <w:rsid w:val="00A53F16"/>
    <w:rsid w:val="00A541E5"/>
    <w:rsid w:val="00A542A8"/>
    <w:rsid w:val="00A54625"/>
    <w:rsid w:val="00A54735"/>
    <w:rsid w:val="00A54869"/>
    <w:rsid w:val="00A54906"/>
    <w:rsid w:val="00A5492B"/>
    <w:rsid w:val="00A5493D"/>
    <w:rsid w:val="00A54984"/>
    <w:rsid w:val="00A54D91"/>
    <w:rsid w:val="00A54F46"/>
    <w:rsid w:val="00A550B7"/>
    <w:rsid w:val="00A551DC"/>
    <w:rsid w:val="00A554F5"/>
    <w:rsid w:val="00A557FD"/>
    <w:rsid w:val="00A5590C"/>
    <w:rsid w:val="00A55995"/>
    <w:rsid w:val="00A55ED5"/>
    <w:rsid w:val="00A55F52"/>
    <w:rsid w:val="00A55FF9"/>
    <w:rsid w:val="00A5605E"/>
    <w:rsid w:val="00A56180"/>
    <w:rsid w:val="00A563F6"/>
    <w:rsid w:val="00A56469"/>
    <w:rsid w:val="00A566D9"/>
    <w:rsid w:val="00A567B6"/>
    <w:rsid w:val="00A5682F"/>
    <w:rsid w:val="00A56949"/>
    <w:rsid w:val="00A56AE0"/>
    <w:rsid w:val="00A56D0A"/>
    <w:rsid w:val="00A56E54"/>
    <w:rsid w:val="00A57065"/>
    <w:rsid w:val="00A571AF"/>
    <w:rsid w:val="00A57285"/>
    <w:rsid w:val="00A57479"/>
    <w:rsid w:val="00A57680"/>
    <w:rsid w:val="00A576FB"/>
    <w:rsid w:val="00A578DD"/>
    <w:rsid w:val="00A57BA1"/>
    <w:rsid w:val="00A57BDE"/>
    <w:rsid w:val="00A57DD1"/>
    <w:rsid w:val="00A57E3C"/>
    <w:rsid w:val="00A60060"/>
    <w:rsid w:val="00A6009E"/>
    <w:rsid w:val="00A601F6"/>
    <w:rsid w:val="00A60265"/>
    <w:rsid w:val="00A604C1"/>
    <w:rsid w:val="00A604D1"/>
    <w:rsid w:val="00A60723"/>
    <w:rsid w:val="00A607E2"/>
    <w:rsid w:val="00A60816"/>
    <w:rsid w:val="00A60838"/>
    <w:rsid w:val="00A60C4B"/>
    <w:rsid w:val="00A60C76"/>
    <w:rsid w:val="00A60DCD"/>
    <w:rsid w:val="00A611E0"/>
    <w:rsid w:val="00A61258"/>
    <w:rsid w:val="00A61309"/>
    <w:rsid w:val="00A6150B"/>
    <w:rsid w:val="00A61740"/>
    <w:rsid w:val="00A61A6A"/>
    <w:rsid w:val="00A61FCD"/>
    <w:rsid w:val="00A61FF5"/>
    <w:rsid w:val="00A6215B"/>
    <w:rsid w:val="00A621AF"/>
    <w:rsid w:val="00A621FD"/>
    <w:rsid w:val="00A6229B"/>
    <w:rsid w:val="00A6251E"/>
    <w:rsid w:val="00A628B2"/>
    <w:rsid w:val="00A62B82"/>
    <w:rsid w:val="00A62C5B"/>
    <w:rsid w:val="00A631CC"/>
    <w:rsid w:val="00A63387"/>
    <w:rsid w:val="00A63448"/>
    <w:rsid w:val="00A634D8"/>
    <w:rsid w:val="00A6351F"/>
    <w:rsid w:val="00A63894"/>
    <w:rsid w:val="00A638E9"/>
    <w:rsid w:val="00A63B0C"/>
    <w:rsid w:val="00A63C51"/>
    <w:rsid w:val="00A63D58"/>
    <w:rsid w:val="00A63E9B"/>
    <w:rsid w:val="00A641DB"/>
    <w:rsid w:val="00A64370"/>
    <w:rsid w:val="00A6445A"/>
    <w:rsid w:val="00A6480E"/>
    <w:rsid w:val="00A64944"/>
    <w:rsid w:val="00A64A8D"/>
    <w:rsid w:val="00A64B2A"/>
    <w:rsid w:val="00A64BB6"/>
    <w:rsid w:val="00A64C3E"/>
    <w:rsid w:val="00A64D57"/>
    <w:rsid w:val="00A64E6D"/>
    <w:rsid w:val="00A64F03"/>
    <w:rsid w:val="00A6542C"/>
    <w:rsid w:val="00A65497"/>
    <w:rsid w:val="00A654F0"/>
    <w:rsid w:val="00A65569"/>
    <w:rsid w:val="00A655AB"/>
    <w:rsid w:val="00A656C3"/>
    <w:rsid w:val="00A6579D"/>
    <w:rsid w:val="00A65C25"/>
    <w:rsid w:val="00A65C7B"/>
    <w:rsid w:val="00A65CB5"/>
    <w:rsid w:val="00A65F2E"/>
    <w:rsid w:val="00A65FD4"/>
    <w:rsid w:val="00A65FD8"/>
    <w:rsid w:val="00A6606C"/>
    <w:rsid w:val="00A661BF"/>
    <w:rsid w:val="00A66465"/>
    <w:rsid w:val="00A66F6B"/>
    <w:rsid w:val="00A670DE"/>
    <w:rsid w:val="00A67104"/>
    <w:rsid w:val="00A671C8"/>
    <w:rsid w:val="00A67252"/>
    <w:rsid w:val="00A6727B"/>
    <w:rsid w:val="00A67432"/>
    <w:rsid w:val="00A67597"/>
    <w:rsid w:val="00A6792A"/>
    <w:rsid w:val="00A6795F"/>
    <w:rsid w:val="00A67B49"/>
    <w:rsid w:val="00A700A7"/>
    <w:rsid w:val="00A701B1"/>
    <w:rsid w:val="00A70262"/>
    <w:rsid w:val="00A7026F"/>
    <w:rsid w:val="00A70329"/>
    <w:rsid w:val="00A7053D"/>
    <w:rsid w:val="00A705E3"/>
    <w:rsid w:val="00A706F3"/>
    <w:rsid w:val="00A707BD"/>
    <w:rsid w:val="00A71166"/>
    <w:rsid w:val="00A711D4"/>
    <w:rsid w:val="00A71493"/>
    <w:rsid w:val="00A714C9"/>
    <w:rsid w:val="00A71554"/>
    <w:rsid w:val="00A7197C"/>
    <w:rsid w:val="00A71B1E"/>
    <w:rsid w:val="00A72014"/>
    <w:rsid w:val="00A720AD"/>
    <w:rsid w:val="00A7210B"/>
    <w:rsid w:val="00A7267A"/>
    <w:rsid w:val="00A7274E"/>
    <w:rsid w:val="00A727B2"/>
    <w:rsid w:val="00A72931"/>
    <w:rsid w:val="00A72958"/>
    <w:rsid w:val="00A72A12"/>
    <w:rsid w:val="00A72B7F"/>
    <w:rsid w:val="00A72BC6"/>
    <w:rsid w:val="00A72EEB"/>
    <w:rsid w:val="00A731B7"/>
    <w:rsid w:val="00A731DF"/>
    <w:rsid w:val="00A732D8"/>
    <w:rsid w:val="00A732F4"/>
    <w:rsid w:val="00A7331B"/>
    <w:rsid w:val="00A73588"/>
    <w:rsid w:val="00A73700"/>
    <w:rsid w:val="00A73732"/>
    <w:rsid w:val="00A7380B"/>
    <w:rsid w:val="00A73AC8"/>
    <w:rsid w:val="00A73AE6"/>
    <w:rsid w:val="00A73BF8"/>
    <w:rsid w:val="00A73D16"/>
    <w:rsid w:val="00A73E21"/>
    <w:rsid w:val="00A73FA4"/>
    <w:rsid w:val="00A741CF"/>
    <w:rsid w:val="00A742E4"/>
    <w:rsid w:val="00A74413"/>
    <w:rsid w:val="00A74F3E"/>
    <w:rsid w:val="00A74FA2"/>
    <w:rsid w:val="00A750E5"/>
    <w:rsid w:val="00A75448"/>
    <w:rsid w:val="00A755A8"/>
    <w:rsid w:val="00A75613"/>
    <w:rsid w:val="00A75B74"/>
    <w:rsid w:val="00A75E29"/>
    <w:rsid w:val="00A75F44"/>
    <w:rsid w:val="00A75FBB"/>
    <w:rsid w:val="00A762AA"/>
    <w:rsid w:val="00A762C8"/>
    <w:rsid w:val="00A763FA"/>
    <w:rsid w:val="00A76565"/>
    <w:rsid w:val="00A765AD"/>
    <w:rsid w:val="00A76628"/>
    <w:rsid w:val="00A766FB"/>
    <w:rsid w:val="00A76C0E"/>
    <w:rsid w:val="00A76C85"/>
    <w:rsid w:val="00A76F44"/>
    <w:rsid w:val="00A77002"/>
    <w:rsid w:val="00A77138"/>
    <w:rsid w:val="00A773C7"/>
    <w:rsid w:val="00A77417"/>
    <w:rsid w:val="00A7743D"/>
    <w:rsid w:val="00A77685"/>
    <w:rsid w:val="00A77712"/>
    <w:rsid w:val="00A7778D"/>
    <w:rsid w:val="00A778E8"/>
    <w:rsid w:val="00A77921"/>
    <w:rsid w:val="00A7797B"/>
    <w:rsid w:val="00A77AB2"/>
    <w:rsid w:val="00A77C74"/>
    <w:rsid w:val="00A77E92"/>
    <w:rsid w:val="00A80159"/>
    <w:rsid w:val="00A80229"/>
    <w:rsid w:val="00A8027D"/>
    <w:rsid w:val="00A802F5"/>
    <w:rsid w:val="00A80724"/>
    <w:rsid w:val="00A80A83"/>
    <w:rsid w:val="00A80ADC"/>
    <w:rsid w:val="00A8108C"/>
    <w:rsid w:val="00A8112C"/>
    <w:rsid w:val="00A81130"/>
    <w:rsid w:val="00A81552"/>
    <w:rsid w:val="00A81560"/>
    <w:rsid w:val="00A81611"/>
    <w:rsid w:val="00A81675"/>
    <w:rsid w:val="00A81688"/>
    <w:rsid w:val="00A816FC"/>
    <w:rsid w:val="00A817D1"/>
    <w:rsid w:val="00A81EBE"/>
    <w:rsid w:val="00A81F6A"/>
    <w:rsid w:val="00A81FF2"/>
    <w:rsid w:val="00A824C2"/>
    <w:rsid w:val="00A8253E"/>
    <w:rsid w:val="00A8258F"/>
    <w:rsid w:val="00A82891"/>
    <w:rsid w:val="00A828EB"/>
    <w:rsid w:val="00A82B66"/>
    <w:rsid w:val="00A82BF8"/>
    <w:rsid w:val="00A82CE1"/>
    <w:rsid w:val="00A82F5F"/>
    <w:rsid w:val="00A82FAA"/>
    <w:rsid w:val="00A8314D"/>
    <w:rsid w:val="00A8317A"/>
    <w:rsid w:val="00A8324F"/>
    <w:rsid w:val="00A832B9"/>
    <w:rsid w:val="00A83312"/>
    <w:rsid w:val="00A8331D"/>
    <w:rsid w:val="00A833A9"/>
    <w:rsid w:val="00A8390C"/>
    <w:rsid w:val="00A83AD1"/>
    <w:rsid w:val="00A83B47"/>
    <w:rsid w:val="00A83E52"/>
    <w:rsid w:val="00A840CF"/>
    <w:rsid w:val="00A8438A"/>
    <w:rsid w:val="00A845FC"/>
    <w:rsid w:val="00A84632"/>
    <w:rsid w:val="00A84741"/>
    <w:rsid w:val="00A84775"/>
    <w:rsid w:val="00A8482D"/>
    <w:rsid w:val="00A848BB"/>
    <w:rsid w:val="00A849E1"/>
    <w:rsid w:val="00A84A03"/>
    <w:rsid w:val="00A84C89"/>
    <w:rsid w:val="00A84DCC"/>
    <w:rsid w:val="00A85226"/>
    <w:rsid w:val="00A853F6"/>
    <w:rsid w:val="00A855FD"/>
    <w:rsid w:val="00A8570B"/>
    <w:rsid w:val="00A857E1"/>
    <w:rsid w:val="00A85887"/>
    <w:rsid w:val="00A858EC"/>
    <w:rsid w:val="00A859A6"/>
    <w:rsid w:val="00A85C47"/>
    <w:rsid w:val="00A85F65"/>
    <w:rsid w:val="00A860F3"/>
    <w:rsid w:val="00A861B5"/>
    <w:rsid w:val="00A8620F"/>
    <w:rsid w:val="00A8627F"/>
    <w:rsid w:val="00A863AE"/>
    <w:rsid w:val="00A86757"/>
    <w:rsid w:val="00A869A4"/>
    <w:rsid w:val="00A86AC2"/>
    <w:rsid w:val="00A86B35"/>
    <w:rsid w:val="00A86C31"/>
    <w:rsid w:val="00A86C72"/>
    <w:rsid w:val="00A87278"/>
    <w:rsid w:val="00A872CA"/>
    <w:rsid w:val="00A872F8"/>
    <w:rsid w:val="00A873CC"/>
    <w:rsid w:val="00A876F2"/>
    <w:rsid w:val="00A87726"/>
    <w:rsid w:val="00A87ABE"/>
    <w:rsid w:val="00A87B2D"/>
    <w:rsid w:val="00A87E61"/>
    <w:rsid w:val="00A87F17"/>
    <w:rsid w:val="00A9018D"/>
    <w:rsid w:val="00A903E3"/>
    <w:rsid w:val="00A9048F"/>
    <w:rsid w:val="00A909C5"/>
    <w:rsid w:val="00A90A09"/>
    <w:rsid w:val="00A90CFE"/>
    <w:rsid w:val="00A90D66"/>
    <w:rsid w:val="00A90EA0"/>
    <w:rsid w:val="00A91020"/>
    <w:rsid w:val="00A915FD"/>
    <w:rsid w:val="00A9166E"/>
    <w:rsid w:val="00A916F0"/>
    <w:rsid w:val="00A91749"/>
    <w:rsid w:val="00A91A45"/>
    <w:rsid w:val="00A91AEE"/>
    <w:rsid w:val="00A91B62"/>
    <w:rsid w:val="00A91D1D"/>
    <w:rsid w:val="00A91E5C"/>
    <w:rsid w:val="00A920F4"/>
    <w:rsid w:val="00A92163"/>
    <w:rsid w:val="00A92273"/>
    <w:rsid w:val="00A924C1"/>
    <w:rsid w:val="00A92678"/>
    <w:rsid w:val="00A92690"/>
    <w:rsid w:val="00A9274E"/>
    <w:rsid w:val="00A92809"/>
    <w:rsid w:val="00A9284C"/>
    <w:rsid w:val="00A92A5F"/>
    <w:rsid w:val="00A92BC4"/>
    <w:rsid w:val="00A92D41"/>
    <w:rsid w:val="00A92DB2"/>
    <w:rsid w:val="00A92E67"/>
    <w:rsid w:val="00A92EDA"/>
    <w:rsid w:val="00A92F58"/>
    <w:rsid w:val="00A9312A"/>
    <w:rsid w:val="00A93457"/>
    <w:rsid w:val="00A93500"/>
    <w:rsid w:val="00A9387C"/>
    <w:rsid w:val="00A93B19"/>
    <w:rsid w:val="00A93D81"/>
    <w:rsid w:val="00A93DC2"/>
    <w:rsid w:val="00A93E1C"/>
    <w:rsid w:val="00A94104"/>
    <w:rsid w:val="00A943D9"/>
    <w:rsid w:val="00A944EB"/>
    <w:rsid w:val="00A94889"/>
    <w:rsid w:val="00A9493A"/>
    <w:rsid w:val="00A94A27"/>
    <w:rsid w:val="00A94B04"/>
    <w:rsid w:val="00A94B31"/>
    <w:rsid w:val="00A94CD4"/>
    <w:rsid w:val="00A94F77"/>
    <w:rsid w:val="00A9502C"/>
    <w:rsid w:val="00A950F6"/>
    <w:rsid w:val="00A95213"/>
    <w:rsid w:val="00A95466"/>
    <w:rsid w:val="00A95487"/>
    <w:rsid w:val="00A9558B"/>
    <w:rsid w:val="00A95598"/>
    <w:rsid w:val="00A9566F"/>
    <w:rsid w:val="00A95ABD"/>
    <w:rsid w:val="00A95C73"/>
    <w:rsid w:val="00A96088"/>
    <w:rsid w:val="00A96172"/>
    <w:rsid w:val="00A96313"/>
    <w:rsid w:val="00A96357"/>
    <w:rsid w:val="00A96423"/>
    <w:rsid w:val="00A9667B"/>
    <w:rsid w:val="00A96902"/>
    <w:rsid w:val="00A96972"/>
    <w:rsid w:val="00A96A22"/>
    <w:rsid w:val="00A96F38"/>
    <w:rsid w:val="00A96F90"/>
    <w:rsid w:val="00A970BA"/>
    <w:rsid w:val="00A97135"/>
    <w:rsid w:val="00A97739"/>
    <w:rsid w:val="00A978D5"/>
    <w:rsid w:val="00A97CB4"/>
    <w:rsid w:val="00A97E0F"/>
    <w:rsid w:val="00A97EA1"/>
    <w:rsid w:val="00AA00AA"/>
    <w:rsid w:val="00AA017B"/>
    <w:rsid w:val="00AA0272"/>
    <w:rsid w:val="00AA0336"/>
    <w:rsid w:val="00AA0426"/>
    <w:rsid w:val="00AA0445"/>
    <w:rsid w:val="00AA04CF"/>
    <w:rsid w:val="00AA059A"/>
    <w:rsid w:val="00AA0604"/>
    <w:rsid w:val="00AA0D18"/>
    <w:rsid w:val="00AA0F49"/>
    <w:rsid w:val="00AA1009"/>
    <w:rsid w:val="00AA103E"/>
    <w:rsid w:val="00AA1121"/>
    <w:rsid w:val="00AA119A"/>
    <w:rsid w:val="00AA125B"/>
    <w:rsid w:val="00AA154C"/>
    <w:rsid w:val="00AA169B"/>
    <w:rsid w:val="00AA1C92"/>
    <w:rsid w:val="00AA1ED2"/>
    <w:rsid w:val="00AA1F78"/>
    <w:rsid w:val="00AA25AD"/>
    <w:rsid w:val="00AA28BE"/>
    <w:rsid w:val="00AA2AEF"/>
    <w:rsid w:val="00AA2B1E"/>
    <w:rsid w:val="00AA2B21"/>
    <w:rsid w:val="00AA2C9C"/>
    <w:rsid w:val="00AA2CB8"/>
    <w:rsid w:val="00AA2E5B"/>
    <w:rsid w:val="00AA2F4B"/>
    <w:rsid w:val="00AA30E0"/>
    <w:rsid w:val="00AA33D3"/>
    <w:rsid w:val="00AA3501"/>
    <w:rsid w:val="00AA3660"/>
    <w:rsid w:val="00AA37A5"/>
    <w:rsid w:val="00AA37FE"/>
    <w:rsid w:val="00AA3998"/>
    <w:rsid w:val="00AA3AA7"/>
    <w:rsid w:val="00AA3BC3"/>
    <w:rsid w:val="00AA3C3B"/>
    <w:rsid w:val="00AA3CE0"/>
    <w:rsid w:val="00AA3E21"/>
    <w:rsid w:val="00AA4179"/>
    <w:rsid w:val="00AA43C4"/>
    <w:rsid w:val="00AA4402"/>
    <w:rsid w:val="00AA44D0"/>
    <w:rsid w:val="00AA4A46"/>
    <w:rsid w:val="00AA4B0F"/>
    <w:rsid w:val="00AA4B54"/>
    <w:rsid w:val="00AA512C"/>
    <w:rsid w:val="00AA514C"/>
    <w:rsid w:val="00AA51F2"/>
    <w:rsid w:val="00AA52F9"/>
    <w:rsid w:val="00AA5424"/>
    <w:rsid w:val="00AA5595"/>
    <w:rsid w:val="00AA5981"/>
    <w:rsid w:val="00AA5C4A"/>
    <w:rsid w:val="00AA5D11"/>
    <w:rsid w:val="00AA5E76"/>
    <w:rsid w:val="00AA5FC5"/>
    <w:rsid w:val="00AA6183"/>
    <w:rsid w:val="00AA61FC"/>
    <w:rsid w:val="00AA6202"/>
    <w:rsid w:val="00AA63BC"/>
    <w:rsid w:val="00AA67D9"/>
    <w:rsid w:val="00AA67DF"/>
    <w:rsid w:val="00AA684C"/>
    <w:rsid w:val="00AA6D5A"/>
    <w:rsid w:val="00AA6E7A"/>
    <w:rsid w:val="00AA6E9D"/>
    <w:rsid w:val="00AA6F40"/>
    <w:rsid w:val="00AA7000"/>
    <w:rsid w:val="00AA70E5"/>
    <w:rsid w:val="00AA7180"/>
    <w:rsid w:val="00AA73AD"/>
    <w:rsid w:val="00AA7410"/>
    <w:rsid w:val="00AA75EE"/>
    <w:rsid w:val="00AA774E"/>
    <w:rsid w:val="00AA7889"/>
    <w:rsid w:val="00AA79B4"/>
    <w:rsid w:val="00AA7C06"/>
    <w:rsid w:val="00AA7C13"/>
    <w:rsid w:val="00AA7E58"/>
    <w:rsid w:val="00AB03CA"/>
    <w:rsid w:val="00AB0515"/>
    <w:rsid w:val="00AB065C"/>
    <w:rsid w:val="00AB0693"/>
    <w:rsid w:val="00AB0863"/>
    <w:rsid w:val="00AB0972"/>
    <w:rsid w:val="00AB09AA"/>
    <w:rsid w:val="00AB0ABA"/>
    <w:rsid w:val="00AB0F5A"/>
    <w:rsid w:val="00AB0FFA"/>
    <w:rsid w:val="00AB1013"/>
    <w:rsid w:val="00AB1128"/>
    <w:rsid w:val="00AB1144"/>
    <w:rsid w:val="00AB122D"/>
    <w:rsid w:val="00AB124C"/>
    <w:rsid w:val="00AB1478"/>
    <w:rsid w:val="00AB150C"/>
    <w:rsid w:val="00AB19D3"/>
    <w:rsid w:val="00AB1D4E"/>
    <w:rsid w:val="00AB1EE5"/>
    <w:rsid w:val="00AB1FB5"/>
    <w:rsid w:val="00AB20A1"/>
    <w:rsid w:val="00AB20E2"/>
    <w:rsid w:val="00AB2679"/>
    <w:rsid w:val="00AB2699"/>
    <w:rsid w:val="00AB2F0C"/>
    <w:rsid w:val="00AB2F76"/>
    <w:rsid w:val="00AB2FEC"/>
    <w:rsid w:val="00AB31E3"/>
    <w:rsid w:val="00AB3268"/>
    <w:rsid w:val="00AB348F"/>
    <w:rsid w:val="00AB36B6"/>
    <w:rsid w:val="00AB3704"/>
    <w:rsid w:val="00AB3786"/>
    <w:rsid w:val="00AB3D89"/>
    <w:rsid w:val="00AB3E27"/>
    <w:rsid w:val="00AB3EB0"/>
    <w:rsid w:val="00AB3F0F"/>
    <w:rsid w:val="00AB3F5A"/>
    <w:rsid w:val="00AB41A4"/>
    <w:rsid w:val="00AB42B6"/>
    <w:rsid w:val="00AB4427"/>
    <w:rsid w:val="00AB458D"/>
    <w:rsid w:val="00AB45B0"/>
    <w:rsid w:val="00AB46FA"/>
    <w:rsid w:val="00AB495E"/>
    <w:rsid w:val="00AB4E46"/>
    <w:rsid w:val="00AB4E47"/>
    <w:rsid w:val="00AB50EB"/>
    <w:rsid w:val="00AB51F7"/>
    <w:rsid w:val="00AB6181"/>
    <w:rsid w:val="00AB620C"/>
    <w:rsid w:val="00AB6314"/>
    <w:rsid w:val="00AB681B"/>
    <w:rsid w:val="00AB6957"/>
    <w:rsid w:val="00AB6A7A"/>
    <w:rsid w:val="00AB6A97"/>
    <w:rsid w:val="00AB6BAC"/>
    <w:rsid w:val="00AB6CED"/>
    <w:rsid w:val="00AB7009"/>
    <w:rsid w:val="00AB70E1"/>
    <w:rsid w:val="00AB724C"/>
    <w:rsid w:val="00AB750B"/>
    <w:rsid w:val="00AB781A"/>
    <w:rsid w:val="00AB783B"/>
    <w:rsid w:val="00AB7A04"/>
    <w:rsid w:val="00AC0038"/>
    <w:rsid w:val="00AC0088"/>
    <w:rsid w:val="00AC01F0"/>
    <w:rsid w:val="00AC0483"/>
    <w:rsid w:val="00AC0734"/>
    <w:rsid w:val="00AC0B2D"/>
    <w:rsid w:val="00AC0B6D"/>
    <w:rsid w:val="00AC0BC9"/>
    <w:rsid w:val="00AC0DD4"/>
    <w:rsid w:val="00AC196B"/>
    <w:rsid w:val="00AC1995"/>
    <w:rsid w:val="00AC1B4D"/>
    <w:rsid w:val="00AC1E5E"/>
    <w:rsid w:val="00AC1F93"/>
    <w:rsid w:val="00AC2582"/>
    <w:rsid w:val="00AC25D5"/>
    <w:rsid w:val="00AC25E3"/>
    <w:rsid w:val="00AC297A"/>
    <w:rsid w:val="00AC29A0"/>
    <w:rsid w:val="00AC29C5"/>
    <w:rsid w:val="00AC2A25"/>
    <w:rsid w:val="00AC2AD9"/>
    <w:rsid w:val="00AC2CA0"/>
    <w:rsid w:val="00AC2D5C"/>
    <w:rsid w:val="00AC2DAE"/>
    <w:rsid w:val="00AC32EF"/>
    <w:rsid w:val="00AC349A"/>
    <w:rsid w:val="00AC3596"/>
    <w:rsid w:val="00AC3ADB"/>
    <w:rsid w:val="00AC3B73"/>
    <w:rsid w:val="00AC3B74"/>
    <w:rsid w:val="00AC3E66"/>
    <w:rsid w:val="00AC3F11"/>
    <w:rsid w:val="00AC3F5D"/>
    <w:rsid w:val="00AC40B4"/>
    <w:rsid w:val="00AC411F"/>
    <w:rsid w:val="00AC4405"/>
    <w:rsid w:val="00AC4820"/>
    <w:rsid w:val="00AC498C"/>
    <w:rsid w:val="00AC49D3"/>
    <w:rsid w:val="00AC4ACA"/>
    <w:rsid w:val="00AC4AF9"/>
    <w:rsid w:val="00AC4B12"/>
    <w:rsid w:val="00AC4D67"/>
    <w:rsid w:val="00AC5171"/>
    <w:rsid w:val="00AC51EB"/>
    <w:rsid w:val="00AC5243"/>
    <w:rsid w:val="00AC52D0"/>
    <w:rsid w:val="00AC55BA"/>
    <w:rsid w:val="00AC55F4"/>
    <w:rsid w:val="00AC574E"/>
    <w:rsid w:val="00AC583F"/>
    <w:rsid w:val="00AC5A19"/>
    <w:rsid w:val="00AC5AA8"/>
    <w:rsid w:val="00AC5BD2"/>
    <w:rsid w:val="00AC5CD6"/>
    <w:rsid w:val="00AC5E80"/>
    <w:rsid w:val="00AC61CB"/>
    <w:rsid w:val="00AC6205"/>
    <w:rsid w:val="00AC638E"/>
    <w:rsid w:val="00AC6542"/>
    <w:rsid w:val="00AC6568"/>
    <w:rsid w:val="00AC657B"/>
    <w:rsid w:val="00AC6633"/>
    <w:rsid w:val="00AC66DB"/>
    <w:rsid w:val="00AC6963"/>
    <w:rsid w:val="00AC69B2"/>
    <w:rsid w:val="00AC6BD2"/>
    <w:rsid w:val="00AC7047"/>
    <w:rsid w:val="00AC729E"/>
    <w:rsid w:val="00AC7316"/>
    <w:rsid w:val="00AC7615"/>
    <w:rsid w:val="00AD0173"/>
    <w:rsid w:val="00AD0371"/>
    <w:rsid w:val="00AD03D3"/>
    <w:rsid w:val="00AD081A"/>
    <w:rsid w:val="00AD0855"/>
    <w:rsid w:val="00AD0877"/>
    <w:rsid w:val="00AD0AAD"/>
    <w:rsid w:val="00AD0ACD"/>
    <w:rsid w:val="00AD0B3F"/>
    <w:rsid w:val="00AD0C95"/>
    <w:rsid w:val="00AD0E2C"/>
    <w:rsid w:val="00AD0E9D"/>
    <w:rsid w:val="00AD111F"/>
    <w:rsid w:val="00AD1123"/>
    <w:rsid w:val="00AD13DE"/>
    <w:rsid w:val="00AD14F7"/>
    <w:rsid w:val="00AD16CF"/>
    <w:rsid w:val="00AD1795"/>
    <w:rsid w:val="00AD1A1C"/>
    <w:rsid w:val="00AD1A77"/>
    <w:rsid w:val="00AD1AC2"/>
    <w:rsid w:val="00AD1B3A"/>
    <w:rsid w:val="00AD1B64"/>
    <w:rsid w:val="00AD1BC7"/>
    <w:rsid w:val="00AD1EAB"/>
    <w:rsid w:val="00AD1F54"/>
    <w:rsid w:val="00AD1FEE"/>
    <w:rsid w:val="00AD2300"/>
    <w:rsid w:val="00AD23B3"/>
    <w:rsid w:val="00AD2496"/>
    <w:rsid w:val="00AD249D"/>
    <w:rsid w:val="00AD25D3"/>
    <w:rsid w:val="00AD277A"/>
    <w:rsid w:val="00AD2854"/>
    <w:rsid w:val="00AD2915"/>
    <w:rsid w:val="00AD2941"/>
    <w:rsid w:val="00AD29B0"/>
    <w:rsid w:val="00AD2A01"/>
    <w:rsid w:val="00AD2B58"/>
    <w:rsid w:val="00AD2BA1"/>
    <w:rsid w:val="00AD2DDA"/>
    <w:rsid w:val="00AD2EEC"/>
    <w:rsid w:val="00AD2FCC"/>
    <w:rsid w:val="00AD30DD"/>
    <w:rsid w:val="00AD31F3"/>
    <w:rsid w:val="00AD38E1"/>
    <w:rsid w:val="00AD3A27"/>
    <w:rsid w:val="00AD3C67"/>
    <w:rsid w:val="00AD3D79"/>
    <w:rsid w:val="00AD3EAB"/>
    <w:rsid w:val="00AD42C1"/>
    <w:rsid w:val="00AD437C"/>
    <w:rsid w:val="00AD43A7"/>
    <w:rsid w:val="00AD46AA"/>
    <w:rsid w:val="00AD4718"/>
    <w:rsid w:val="00AD47AC"/>
    <w:rsid w:val="00AD491C"/>
    <w:rsid w:val="00AD4B4A"/>
    <w:rsid w:val="00AD4B63"/>
    <w:rsid w:val="00AD4C21"/>
    <w:rsid w:val="00AD4D26"/>
    <w:rsid w:val="00AD571D"/>
    <w:rsid w:val="00AD58B2"/>
    <w:rsid w:val="00AD596E"/>
    <w:rsid w:val="00AD59BC"/>
    <w:rsid w:val="00AD5AAA"/>
    <w:rsid w:val="00AD5BA9"/>
    <w:rsid w:val="00AD5BE7"/>
    <w:rsid w:val="00AD5C20"/>
    <w:rsid w:val="00AD5E89"/>
    <w:rsid w:val="00AD5EEC"/>
    <w:rsid w:val="00AD610F"/>
    <w:rsid w:val="00AD6205"/>
    <w:rsid w:val="00AD621A"/>
    <w:rsid w:val="00AD6245"/>
    <w:rsid w:val="00AD6581"/>
    <w:rsid w:val="00AD698B"/>
    <w:rsid w:val="00AD6A45"/>
    <w:rsid w:val="00AD6AA8"/>
    <w:rsid w:val="00AD6B1C"/>
    <w:rsid w:val="00AD6DD4"/>
    <w:rsid w:val="00AD6FC7"/>
    <w:rsid w:val="00AD7032"/>
    <w:rsid w:val="00AD70F1"/>
    <w:rsid w:val="00AD7161"/>
    <w:rsid w:val="00AD71B8"/>
    <w:rsid w:val="00AD71DE"/>
    <w:rsid w:val="00AD72D1"/>
    <w:rsid w:val="00AD73D5"/>
    <w:rsid w:val="00AD7507"/>
    <w:rsid w:val="00AD75B4"/>
    <w:rsid w:val="00AD7633"/>
    <w:rsid w:val="00AD7691"/>
    <w:rsid w:val="00AD77A8"/>
    <w:rsid w:val="00AD78C2"/>
    <w:rsid w:val="00AD79D4"/>
    <w:rsid w:val="00AD7BFF"/>
    <w:rsid w:val="00AD7FD6"/>
    <w:rsid w:val="00AE01B7"/>
    <w:rsid w:val="00AE04A7"/>
    <w:rsid w:val="00AE05C5"/>
    <w:rsid w:val="00AE06EE"/>
    <w:rsid w:val="00AE074A"/>
    <w:rsid w:val="00AE07D4"/>
    <w:rsid w:val="00AE086D"/>
    <w:rsid w:val="00AE0D6F"/>
    <w:rsid w:val="00AE0DFE"/>
    <w:rsid w:val="00AE0EBB"/>
    <w:rsid w:val="00AE0ED0"/>
    <w:rsid w:val="00AE0FEC"/>
    <w:rsid w:val="00AE1148"/>
    <w:rsid w:val="00AE13A3"/>
    <w:rsid w:val="00AE14FF"/>
    <w:rsid w:val="00AE1532"/>
    <w:rsid w:val="00AE1586"/>
    <w:rsid w:val="00AE1A73"/>
    <w:rsid w:val="00AE1BF2"/>
    <w:rsid w:val="00AE1D57"/>
    <w:rsid w:val="00AE1F3F"/>
    <w:rsid w:val="00AE1F80"/>
    <w:rsid w:val="00AE2642"/>
    <w:rsid w:val="00AE271D"/>
    <w:rsid w:val="00AE2792"/>
    <w:rsid w:val="00AE27D2"/>
    <w:rsid w:val="00AE27F0"/>
    <w:rsid w:val="00AE2B57"/>
    <w:rsid w:val="00AE2B77"/>
    <w:rsid w:val="00AE2D54"/>
    <w:rsid w:val="00AE2DD8"/>
    <w:rsid w:val="00AE2E6D"/>
    <w:rsid w:val="00AE3007"/>
    <w:rsid w:val="00AE311E"/>
    <w:rsid w:val="00AE3605"/>
    <w:rsid w:val="00AE3846"/>
    <w:rsid w:val="00AE3F24"/>
    <w:rsid w:val="00AE3FB1"/>
    <w:rsid w:val="00AE4104"/>
    <w:rsid w:val="00AE45F7"/>
    <w:rsid w:val="00AE4615"/>
    <w:rsid w:val="00AE4776"/>
    <w:rsid w:val="00AE4A5C"/>
    <w:rsid w:val="00AE4C17"/>
    <w:rsid w:val="00AE4E69"/>
    <w:rsid w:val="00AE5206"/>
    <w:rsid w:val="00AE54BF"/>
    <w:rsid w:val="00AE58D6"/>
    <w:rsid w:val="00AE5A53"/>
    <w:rsid w:val="00AE5CD9"/>
    <w:rsid w:val="00AE5D0B"/>
    <w:rsid w:val="00AE5D1A"/>
    <w:rsid w:val="00AE5FD4"/>
    <w:rsid w:val="00AE61DA"/>
    <w:rsid w:val="00AE6229"/>
    <w:rsid w:val="00AE63B0"/>
    <w:rsid w:val="00AE649C"/>
    <w:rsid w:val="00AE693F"/>
    <w:rsid w:val="00AE6BCF"/>
    <w:rsid w:val="00AE6F55"/>
    <w:rsid w:val="00AE717F"/>
    <w:rsid w:val="00AE743A"/>
    <w:rsid w:val="00AE751A"/>
    <w:rsid w:val="00AE761A"/>
    <w:rsid w:val="00AE76B7"/>
    <w:rsid w:val="00AE7820"/>
    <w:rsid w:val="00AE7922"/>
    <w:rsid w:val="00AE7A82"/>
    <w:rsid w:val="00AE7AB0"/>
    <w:rsid w:val="00AE7F68"/>
    <w:rsid w:val="00AF0291"/>
    <w:rsid w:val="00AF02BA"/>
    <w:rsid w:val="00AF02DA"/>
    <w:rsid w:val="00AF038A"/>
    <w:rsid w:val="00AF0466"/>
    <w:rsid w:val="00AF04C6"/>
    <w:rsid w:val="00AF05B8"/>
    <w:rsid w:val="00AF05E6"/>
    <w:rsid w:val="00AF0801"/>
    <w:rsid w:val="00AF09BA"/>
    <w:rsid w:val="00AF0A8F"/>
    <w:rsid w:val="00AF0C32"/>
    <w:rsid w:val="00AF0F81"/>
    <w:rsid w:val="00AF1278"/>
    <w:rsid w:val="00AF12C9"/>
    <w:rsid w:val="00AF13F8"/>
    <w:rsid w:val="00AF17A3"/>
    <w:rsid w:val="00AF1B83"/>
    <w:rsid w:val="00AF1B93"/>
    <w:rsid w:val="00AF1C65"/>
    <w:rsid w:val="00AF1D98"/>
    <w:rsid w:val="00AF1E0C"/>
    <w:rsid w:val="00AF1E47"/>
    <w:rsid w:val="00AF20AF"/>
    <w:rsid w:val="00AF2187"/>
    <w:rsid w:val="00AF218C"/>
    <w:rsid w:val="00AF21A3"/>
    <w:rsid w:val="00AF21B5"/>
    <w:rsid w:val="00AF222E"/>
    <w:rsid w:val="00AF2551"/>
    <w:rsid w:val="00AF25C3"/>
    <w:rsid w:val="00AF264D"/>
    <w:rsid w:val="00AF276D"/>
    <w:rsid w:val="00AF27F7"/>
    <w:rsid w:val="00AF2884"/>
    <w:rsid w:val="00AF2BA4"/>
    <w:rsid w:val="00AF2BF1"/>
    <w:rsid w:val="00AF2CD8"/>
    <w:rsid w:val="00AF2DB9"/>
    <w:rsid w:val="00AF2E3C"/>
    <w:rsid w:val="00AF2E68"/>
    <w:rsid w:val="00AF3024"/>
    <w:rsid w:val="00AF34E2"/>
    <w:rsid w:val="00AF35B2"/>
    <w:rsid w:val="00AF391C"/>
    <w:rsid w:val="00AF3B71"/>
    <w:rsid w:val="00AF3CAE"/>
    <w:rsid w:val="00AF3F12"/>
    <w:rsid w:val="00AF431C"/>
    <w:rsid w:val="00AF460A"/>
    <w:rsid w:val="00AF48EF"/>
    <w:rsid w:val="00AF4A08"/>
    <w:rsid w:val="00AF4C30"/>
    <w:rsid w:val="00AF4D4E"/>
    <w:rsid w:val="00AF4DAA"/>
    <w:rsid w:val="00AF52F0"/>
    <w:rsid w:val="00AF5336"/>
    <w:rsid w:val="00AF55F4"/>
    <w:rsid w:val="00AF57E3"/>
    <w:rsid w:val="00AF582C"/>
    <w:rsid w:val="00AF5BDE"/>
    <w:rsid w:val="00AF5D1C"/>
    <w:rsid w:val="00AF5D6C"/>
    <w:rsid w:val="00AF608F"/>
    <w:rsid w:val="00AF627B"/>
    <w:rsid w:val="00AF6340"/>
    <w:rsid w:val="00AF67AA"/>
    <w:rsid w:val="00AF6A69"/>
    <w:rsid w:val="00AF6ABD"/>
    <w:rsid w:val="00AF6AF9"/>
    <w:rsid w:val="00AF6D13"/>
    <w:rsid w:val="00AF6DD6"/>
    <w:rsid w:val="00AF7034"/>
    <w:rsid w:val="00AF726C"/>
    <w:rsid w:val="00AF742B"/>
    <w:rsid w:val="00AF76E2"/>
    <w:rsid w:val="00AF7BC1"/>
    <w:rsid w:val="00AF7ED2"/>
    <w:rsid w:val="00AF7F55"/>
    <w:rsid w:val="00AF7FF3"/>
    <w:rsid w:val="00B001B3"/>
    <w:rsid w:val="00B0039F"/>
    <w:rsid w:val="00B0040D"/>
    <w:rsid w:val="00B00987"/>
    <w:rsid w:val="00B00B0D"/>
    <w:rsid w:val="00B00B63"/>
    <w:rsid w:val="00B00D6C"/>
    <w:rsid w:val="00B011E0"/>
    <w:rsid w:val="00B01CAF"/>
    <w:rsid w:val="00B01CF0"/>
    <w:rsid w:val="00B01D2A"/>
    <w:rsid w:val="00B01DB7"/>
    <w:rsid w:val="00B01E25"/>
    <w:rsid w:val="00B01E73"/>
    <w:rsid w:val="00B020F8"/>
    <w:rsid w:val="00B02382"/>
    <w:rsid w:val="00B02391"/>
    <w:rsid w:val="00B027F6"/>
    <w:rsid w:val="00B02AE9"/>
    <w:rsid w:val="00B02BDA"/>
    <w:rsid w:val="00B02D6C"/>
    <w:rsid w:val="00B02E7F"/>
    <w:rsid w:val="00B03210"/>
    <w:rsid w:val="00B03343"/>
    <w:rsid w:val="00B03595"/>
    <w:rsid w:val="00B036B9"/>
    <w:rsid w:val="00B03973"/>
    <w:rsid w:val="00B039AE"/>
    <w:rsid w:val="00B03BED"/>
    <w:rsid w:val="00B046E0"/>
    <w:rsid w:val="00B046FC"/>
    <w:rsid w:val="00B0482E"/>
    <w:rsid w:val="00B04854"/>
    <w:rsid w:val="00B048B8"/>
    <w:rsid w:val="00B04906"/>
    <w:rsid w:val="00B04958"/>
    <w:rsid w:val="00B04AF1"/>
    <w:rsid w:val="00B04AFC"/>
    <w:rsid w:val="00B04B62"/>
    <w:rsid w:val="00B04C55"/>
    <w:rsid w:val="00B04C76"/>
    <w:rsid w:val="00B04CAA"/>
    <w:rsid w:val="00B04D35"/>
    <w:rsid w:val="00B04D7F"/>
    <w:rsid w:val="00B04EAE"/>
    <w:rsid w:val="00B04F0E"/>
    <w:rsid w:val="00B051E8"/>
    <w:rsid w:val="00B056FD"/>
    <w:rsid w:val="00B05735"/>
    <w:rsid w:val="00B057C6"/>
    <w:rsid w:val="00B057D7"/>
    <w:rsid w:val="00B0589F"/>
    <w:rsid w:val="00B05B8C"/>
    <w:rsid w:val="00B05C15"/>
    <w:rsid w:val="00B05DDE"/>
    <w:rsid w:val="00B05EAC"/>
    <w:rsid w:val="00B063D8"/>
    <w:rsid w:val="00B06510"/>
    <w:rsid w:val="00B06759"/>
    <w:rsid w:val="00B068B6"/>
    <w:rsid w:val="00B06F92"/>
    <w:rsid w:val="00B07199"/>
    <w:rsid w:val="00B071A7"/>
    <w:rsid w:val="00B074FA"/>
    <w:rsid w:val="00B07746"/>
    <w:rsid w:val="00B0775A"/>
    <w:rsid w:val="00B077D9"/>
    <w:rsid w:val="00B07991"/>
    <w:rsid w:val="00B079D7"/>
    <w:rsid w:val="00B079F0"/>
    <w:rsid w:val="00B07A32"/>
    <w:rsid w:val="00B07A7C"/>
    <w:rsid w:val="00B07BFA"/>
    <w:rsid w:val="00B07F34"/>
    <w:rsid w:val="00B1007F"/>
    <w:rsid w:val="00B10657"/>
    <w:rsid w:val="00B108DE"/>
    <w:rsid w:val="00B10B90"/>
    <w:rsid w:val="00B10C6E"/>
    <w:rsid w:val="00B10DDB"/>
    <w:rsid w:val="00B10F17"/>
    <w:rsid w:val="00B1112A"/>
    <w:rsid w:val="00B1115F"/>
    <w:rsid w:val="00B1130B"/>
    <w:rsid w:val="00B11378"/>
    <w:rsid w:val="00B11485"/>
    <w:rsid w:val="00B118F3"/>
    <w:rsid w:val="00B11A59"/>
    <w:rsid w:val="00B11B61"/>
    <w:rsid w:val="00B11C40"/>
    <w:rsid w:val="00B1212F"/>
    <w:rsid w:val="00B12153"/>
    <w:rsid w:val="00B122A5"/>
    <w:rsid w:val="00B124ED"/>
    <w:rsid w:val="00B128AC"/>
    <w:rsid w:val="00B128FD"/>
    <w:rsid w:val="00B12D82"/>
    <w:rsid w:val="00B13068"/>
    <w:rsid w:val="00B1306B"/>
    <w:rsid w:val="00B13072"/>
    <w:rsid w:val="00B1365F"/>
    <w:rsid w:val="00B13754"/>
    <w:rsid w:val="00B13B13"/>
    <w:rsid w:val="00B13B7E"/>
    <w:rsid w:val="00B13D59"/>
    <w:rsid w:val="00B13DD5"/>
    <w:rsid w:val="00B13EED"/>
    <w:rsid w:val="00B1408A"/>
    <w:rsid w:val="00B1441B"/>
    <w:rsid w:val="00B14752"/>
    <w:rsid w:val="00B14898"/>
    <w:rsid w:val="00B14DA8"/>
    <w:rsid w:val="00B14E53"/>
    <w:rsid w:val="00B14FFE"/>
    <w:rsid w:val="00B151D0"/>
    <w:rsid w:val="00B15232"/>
    <w:rsid w:val="00B155ED"/>
    <w:rsid w:val="00B1565B"/>
    <w:rsid w:val="00B1569A"/>
    <w:rsid w:val="00B15A9D"/>
    <w:rsid w:val="00B15C2A"/>
    <w:rsid w:val="00B15D5A"/>
    <w:rsid w:val="00B15D69"/>
    <w:rsid w:val="00B15EC1"/>
    <w:rsid w:val="00B161BA"/>
    <w:rsid w:val="00B165DE"/>
    <w:rsid w:val="00B168E6"/>
    <w:rsid w:val="00B16E44"/>
    <w:rsid w:val="00B16FD8"/>
    <w:rsid w:val="00B1704A"/>
    <w:rsid w:val="00B17AAD"/>
    <w:rsid w:val="00B17BC4"/>
    <w:rsid w:val="00B17E11"/>
    <w:rsid w:val="00B17E55"/>
    <w:rsid w:val="00B17E6E"/>
    <w:rsid w:val="00B201DD"/>
    <w:rsid w:val="00B2027B"/>
    <w:rsid w:val="00B20401"/>
    <w:rsid w:val="00B20491"/>
    <w:rsid w:val="00B204F8"/>
    <w:rsid w:val="00B20524"/>
    <w:rsid w:val="00B205F9"/>
    <w:rsid w:val="00B207B5"/>
    <w:rsid w:val="00B207CB"/>
    <w:rsid w:val="00B20B0B"/>
    <w:rsid w:val="00B20B8C"/>
    <w:rsid w:val="00B20FD9"/>
    <w:rsid w:val="00B20FDF"/>
    <w:rsid w:val="00B21294"/>
    <w:rsid w:val="00B214A6"/>
    <w:rsid w:val="00B2160B"/>
    <w:rsid w:val="00B21795"/>
    <w:rsid w:val="00B22679"/>
    <w:rsid w:val="00B2283E"/>
    <w:rsid w:val="00B22AE5"/>
    <w:rsid w:val="00B22B6A"/>
    <w:rsid w:val="00B22C2E"/>
    <w:rsid w:val="00B236DC"/>
    <w:rsid w:val="00B23725"/>
    <w:rsid w:val="00B23892"/>
    <w:rsid w:val="00B23AD3"/>
    <w:rsid w:val="00B23DF4"/>
    <w:rsid w:val="00B23E94"/>
    <w:rsid w:val="00B24031"/>
    <w:rsid w:val="00B24051"/>
    <w:rsid w:val="00B2415C"/>
    <w:rsid w:val="00B24481"/>
    <w:rsid w:val="00B2458C"/>
    <w:rsid w:val="00B24724"/>
    <w:rsid w:val="00B247A3"/>
    <w:rsid w:val="00B24886"/>
    <w:rsid w:val="00B2488A"/>
    <w:rsid w:val="00B2489F"/>
    <w:rsid w:val="00B2494E"/>
    <w:rsid w:val="00B24B5A"/>
    <w:rsid w:val="00B24CFD"/>
    <w:rsid w:val="00B24D39"/>
    <w:rsid w:val="00B24FB7"/>
    <w:rsid w:val="00B250CB"/>
    <w:rsid w:val="00B252AE"/>
    <w:rsid w:val="00B25416"/>
    <w:rsid w:val="00B25489"/>
    <w:rsid w:val="00B2563F"/>
    <w:rsid w:val="00B256B1"/>
    <w:rsid w:val="00B25AB0"/>
    <w:rsid w:val="00B25ABF"/>
    <w:rsid w:val="00B25B00"/>
    <w:rsid w:val="00B25FD8"/>
    <w:rsid w:val="00B260AF"/>
    <w:rsid w:val="00B26107"/>
    <w:rsid w:val="00B261DF"/>
    <w:rsid w:val="00B261E1"/>
    <w:rsid w:val="00B262DC"/>
    <w:rsid w:val="00B26358"/>
    <w:rsid w:val="00B265B3"/>
    <w:rsid w:val="00B265D2"/>
    <w:rsid w:val="00B26B55"/>
    <w:rsid w:val="00B26DE6"/>
    <w:rsid w:val="00B273A5"/>
    <w:rsid w:val="00B274CD"/>
    <w:rsid w:val="00B276A6"/>
    <w:rsid w:val="00B277B2"/>
    <w:rsid w:val="00B27C5D"/>
    <w:rsid w:val="00B27CF4"/>
    <w:rsid w:val="00B30217"/>
    <w:rsid w:val="00B30286"/>
    <w:rsid w:val="00B30508"/>
    <w:rsid w:val="00B30597"/>
    <w:rsid w:val="00B3064A"/>
    <w:rsid w:val="00B30712"/>
    <w:rsid w:val="00B3087B"/>
    <w:rsid w:val="00B30AAA"/>
    <w:rsid w:val="00B30B77"/>
    <w:rsid w:val="00B30BD2"/>
    <w:rsid w:val="00B30E3D"/>
    <w:rsid w:val="00B31306"/>
    <w:rsid w:val="00B31478"/>
    <w:rsid w:val="00B316F3"/>
    <w:rsid w:val="00B317B2"/>
    <w:rsid w:val="00B31A27"/>
    <w:rsid w:val="00B31C44"/>
    <w:rsid w:val="00B3212E"/>
    <w:rsid w:val="00B321D2"/>
    <w:rsid w:val="00B3224F"/>
    <w:rsid w:val="00B3247D"/>
    <w:rsid w:val="00B32522"/>
    <w:rsid w:val="00B3252F"/>
    <w:rsid w:val="00B325D1"/>
    <w:rsid w:val="00B32B32"/>
    <w:rsid w:val="00B32ED5"/>
    <w:rsid w:val="00B33044"/>
    <w:rsid w:val="00B335B7"/>
    <w:rsid w:val="00B33687"/>
    <w:rsid w:val="00B338F2"/>
    <w:rsid w:val="00B339D1"/>
    <w:rsid w:val="00B33AC5"/>
    <w:rsid w:val="00B33B12"/>
    <w:rsid w:val="00B33BF4"/>
    <w:rsid w:val="00B33CF9"/>
    <w:rsid w:val="00B33DB9"/>
    <w:rsid w:val="00B33E12"/>
    <w:rsid w:val="00B33E26"/>
    <w:rsid w:val="00B33E36"/>
    <w:rsid w:val="00B33E7D"/>
    <w:rsid w:val="00B3400B"/>
    <w:rsid w:val="00B34045"/>
    <w:rsid w:val="00B3405E"/>
    <w:rsid w:val="00B34262"/>
    <w:rsid w:val="00B34433"/>
    <w:rsid w:val="00B3473D"/>
    <w:rsid w:val="00B34828"/>
    <w:rsid w:val="00B34A39"/>
    <w:rsid w:val="00B34A7E"/>
    <w:rsid w:val="00B34BA0"/>
    <w:rsid w:val="00B34CCB"/>
    <w:rsid w:val="00B35116"/>
    <w:rsid w:val="00B351A5"/>
    <w:rsid w:val="00B357AB"/>
    <w:rsid w:val="00B35B2C"/>
    <w:rsid w:val="00B35BE3"/>
    <w:rsid w:val="00B3612F"/>
    <w:rsid w:val="00B36160"/>
    <w:rsid w:val="00B36352"/>
    <w:rsid w:val="00B36431"/>
    <w:rsid w:val="00B364A3"/>
    <w:rsid w:val="00B364A7"/>
    <w:rsid w:val="00B364B6"/>
    <w:rsid w:val="00B3659A"/>
    <w:rsid w:val="00B3679A"/>
    <w:rsid w:val="00B36C37"/>
    <w:rsid w:val="00B371A5"/>
    <w:rsid w:val="00B37625"/>
    <w:rsid w:val="00B3769C"/>
    <w:rsid w:val="00B378F7"/>
    <w:rsid w:val="00B379E4"/>
    <w:rsid w:val="00B37A1E"/>
    <w:rsid w:val="00B37BE5"/>
    <w:rsid w:val="00B37C17"/>
    <w:rsid w:val="00B37C68"/>
    <w:rsid w:val="00B37D83"/>
    <w:rsid w:val="00B37E8E"/>
    <w:rsid w:val="00B40210"/>
    <w:rsid w:val="00B4022D"/>
    <w:rsid w:val="00B4027D"/>
    <w:rsid w:val="00B403B7"/>
    <w:rsid w:val="00B40587"/>
    <w:rsid w:val="00B40D00"/>
    <w:rsid w:val="00B40E53"/>
    <w:rsid w:val="00B40E94"/>
    <w:rsid w:val="00B41113"/>
    <w:rsid w:val="00B41247"/>
    <w:rsid w:val="00B41599"/>
    <w:rsid w:val="00B41735"/>
    <w:rsid w:val="00B41C07"/>
    <w:rsid w:val="00B41D6C"/>
    <w:rsid w:val="00B41D81"/>
    <w:rsid w:val="00B41E20"/>
    <w:rsid w:val="00B41F2A"/>
    <w:rsid w:val="00B421D8"/>
    <w:rsid w:val="00B42342"/>
    <w:rsid w:val="00B425F3"/>
    <w:rsid w:val="00B42636"/>
    <w:rsid w:val="00B427D1"/>
    <w:rsid w:val="00B4290D"/>
    <w:rsid w:val="00B42CC2"/>
    <w:rsid w:val="00B42FB5"/>
    <w:rsid w:val="00B430AA"/>
    <w:rsid w:val="00B430D2"/>
    <w:rsid w:val="00B432E6"/>
    <w:rsid w:val="00B43344"/>
    <w:rsid w:val="00B4355C"/>
    <w:rsid w:val="00B4360D"/>
    <w:rsid w:val="00B4395C"/>
    <w:rsid w:val="00B43ABA"/>
    <w:rsid w:val="00B43C4C"/>
    <w:rsid w:val="00B43DD7"/>
    <w:rsid w:val="00B440DD"/>
    <w:rsid w:val="00B442C4"/>
    <w:rsid w:val="00B444C4"/>
    <w:rsid w:val="00B44EAF"/>
    <w:rsid w:val="00B44EEF"/>
    <w:rsid w:val="00B451C7"/>
    <w:rsid w:val="00B45501"/>
    <w:rsid w:val="00B4566E"/>
    <w:rsid w:val="00B45A2D"/>
    <w:rsid w:val="00B45A8C"/>
    <w:rsid w:val="00B45B2F"/>
    <w:rsid w:val="00B45CBE"/>
    <w:rsid w:val="00B45E72"/>
    <w:rsid w:val="00B45F00"/>
    <w:rsid w:val="00B460F1"/>
    <w:rsid w:val="00B4613D"/>
    <w:rsid w:val="00B46223"/>
    <w:rsid w:val="00B46381"/>
    <w:rsid w:val="00B4640E"/>
    <w:rsid w:val="00B46725"/>
    <w:rsid w:val="00B4682D"/>
    <w:rsid w:val="00B46870"/>
    <w:rsid w:val="00B46901"/>
    <w:rsid w:val="00B4698C"/>
    <w:rsid w:val="00B46E8F"/>
    <w:rsid w:val="00B4710F"/>
    <w:rsid w:val="00B47605"/>
    <w:rsid w:val="00B47925"/>
    <w:rsid w:val="00B47A3B"/>
    <w:rsid w:val="00B47B7F"/>
    <w:rsid w:val="00B47C5C"/>
    <w:rsid w:val="00B47CA4"/>
    <w:rsid w:val="00B47E2A"/>
    <w:rsid w:val="00B47EC8"/>
    <w:rsid w:val="00B5000F"/>
    <w:rsid w:val="00B5003A"/>
    <w:rsid w:val="00B501B0"/>
    <w:rsid w:val="00B5087D"/>
    <w:rsid w:val="00B50921"/>
    <w:rsid w:val="00B509C9"/>
    <w:rsid w:val="00B50A71"/>
    <w:rsid w:val="00B50B5B"/>
    <w:rsid w:val="00B50D21"/>
    <w:rsid w:val="00B50D5E"/>
    <w:rsid w:val="00B51657"/>
    <w:rsid w:val="00B5174B"/>
    <w:rsid w:val="00B518C1"/>
    <w:rsid w:val="00B51B1E"/>
    <w:rsid w:val="00B51B84"/>
    <w:rsid w:val="00B51FA8"/>
    <w:rsid w:val="00B5221F"/>
    <w:rsid w:val="00B52302"/>
    <w:rsid w:val="00B5239B"/>
    <w:rsid w:val="00B524B1"/>
    <w:rsid w:val="00B52786"/>
    <w:rsid w:val="00B52B32"/>
    <w:rsid w:val="00B52F8D"/>
    <w:rsid w:val="00B53192"/>
    <w:rsid w:val="00B53289"/>
    <w:rsid w:val="00B53299"/>
    <w:rsid w:val="00B5373C"/>
    <w:rsid w:val="00B539AF"/>
    <w:rsid w:val="00B53C39"/>
    <w:rsid w:val="00B53CA4"/>
    <w:rsid w:val="00B53D82"/>
    <w:rsid w:val="00B542C0"/>
    <w:rsid w:val="00B544D9"/>
    <w:rsid w:val="00B54573"/>
    <w:rsid w:val="00B545EF"/>
    <w:rsid w:val="00B545FA"/>
    <w:rsid w:val="00B54658"/>
    <w:rsid w:val="00B54753"/>
    <w:rsid w:val="00B5477F"/>
    <w:rsid w:val="00B54AE1"/>
    <w:rsid w:val="00B54E36"/>
    <w:rsid w:val="00B54FCD"/>
    <w:rsid w:val="00B55077"/>
    <w:rsid w:val="00B55386"/>
    <w:rsid w:val="00B554B0"/>
    <w:rsid w:val="00B55554"/>
    <w:rsid w:val="00B55707"/>
    <w:rsid w:val="00B557F4"/>
    <w:rsid w:val="00B55B2C"/>
    <w:rsid w:val="00B55BF3"/>
    <w:rsid w:val="00B55BFD"/>
    <w:rsid w:val="00B55E9A"/>
    <w:rsid w:val="00B55F57"/>
    <w:rsid w:val="00B55F91"/>
    <w:rsid w:val="00B5634C"/>
    <w:rsid w:val="00B563C1"/>
    <w:rsid w:val="00B564FE"/>
    <w:rsid w:val="00B568F3"/>
    <w:rsid w:val="00B5698C"/>
    <w:rsid w:val="00B56BD4"/>
    <w:rsid w:val="00B56C63"/>
    <w:rsid w:val="00B56C6B"/>
    <w:rsid w:val="00B56D39"/>
    <w:rsid w:val="00B56D3A"/>
    <w:rsid w:val="00B56E22"/>
    <w:rsid w:val="00B56E8F"/>
    <w:rsid w:val="00B56E9F"/>
    <w:rsid w:val="00B5723A"/>
    <w:rsid w:val="00B57567"/>
    <w:rsid w:val="00B576C1"/>
    <w:rsid w:val="00B577A4"/>
    <w:rsid w:val="00B57A1F"/>
    <w:rsid w:val="00B57B13"/>
    <w:rsid w:val="00B57BAD"/>
    <w:rsid w:val="00B57C25"/>
    <w:rsid w:val="00B57C2E"/>
    <w:rsid w:val="00B57C6B"/>
    <w:rsid w:val="00B57D29"/>
    <w:rsid w:val="00B60084"/>
    <w:rsid w:val="00B60659"/>
    <w:rsid w:val="00B60874"/>
    <w:rsid w:val="00B60CDF"/>
    <w:rsid w:val="00B60F92"/>
    <w:rsid w:val="00B614DE"/>
    <w:rsid w:val="00B61587"/>
    <w:rsid w:val="00B6159C"/>
    <w:rsid w:val="00B617CB"/>
    <w:rsid w:val="00B61EC6"/>
    <w:rsid w:val="00B61FC2"/>
    <w:rsid w:val="00B6228C"/>
    <w:rsid w:val="00B62430"/>
    <w:rsid w:val="00B624DD"/>
    <w:rsid w:val="00B6269F"/>
    <w:rsid w:val="00B62948"/>
    <w:rsid w:val="00B62C5D"/>
    <w:rsid w:val="00B62D25"/>
    <w:rsid w:val="00B630EE"/>
    <w:rsid w:val="00B63129"/>
    <w:rsid w:val="00B631C2"/>
    <w:rsid w:val="00B63330"/>
    <w:rsid w:val="00B6337A"/>
    <w:rsid w:val="00B63E45"/>
    <w:rsid w:val="00B63F51"/>
    <w:rsid w:val="00B63FC4"/>
    <w:rsid w:val="00B6445F"/>
    <w:rsid w:val="00B644CC"/>
    <w:rsid w:val="00B6458C"/>
    <w:rsid w:val="00B64612"/>
    <w:rsid w:val="00B646A1"/>
    <w:rsid w:val="00B647CF"/>
    <w:rsid w:val="00B648EA"/>
    <w:rsid w:val="00B64B60"/>
    <w:rsid w:val="00B64FF0"/>
    <w:rsid w:val="00B652E7"/>
    <w:rsid w:val="00B65476"/>
    <w:rsid w:val="00B6550B"/>
    <w:rsid w:val="00B657D2"/>
    <w:rsid w:val="00B659EF"/>
    <w:rsid w:val="00B65A33"/>
    <w:rsid w:val="00B65C17"/>
    <w:rsid w:val="00B65E13"/>
    <w:rsid w:val="00B65E87"/>
    <w:rsid w:val="00B65EF9"/>
    <w:rsid w:val="00B66056"/>
    <w:rsid w:val="00B6606E"/>
    <w:rsid w:val="00B66517"/>
    <w:rsid w:val="00B66740"/>
    <w:rsid w:val="00B668A5"/>
    <w:rsid w:val="00B66A08"/>
    <w:rsid w:val="00B66AA8"/>
    <w:rsid w:val="00B66C4E"/>
    <w:rsid w:val="00B671D4"/>
    <w:rsid w:val="00B67270"/>
    <w:rsid w:val="00B675EB"/>
    <w:rsid w:val="00B67DB0"/>
    <w:rsid w:val="00B67F1D"/>
    <w:rsid w:val="00B67F22"/>
    <w:rsid w:val="00B67F94"/>
    <w:rsid w:val="00B67FF0"/>
    <w:rsid w:val="00B700D7"/>
    <w:rsid w:val="00B701BB"/>
    <w:rsid w:val="00B701DA"/>
    <w:rsid w:val="00B704E5"/>
    <w:rsid w:val="00B70700"/>
    <w:rsid w:val="00B708D7"/>
    <w:rsid w:val="00B708FD"/>
    <w:rsid w:val="00B7097E"/>
    <w:rsid w:val="00B709C1"/>
    <w:rsid w:val="00B70D52"/>
    <w:rsid w:val="00B70ECB"/>
    <w:rsid w:val="00B7129E"/>
    <w:rsid w:val="00B7133F"/>
    <w:rsid w:val="00B7180E"/>
    <w:rsid w:val="00B7192B"/>
    <w:rsid w:val="00B71B6E"/>
    <w:rsid w:val="00B71D53"/>
    <w:rsid w:val="00B71E12"/>
    <w:rsid w:val="00B71E45"/>
    <w:rsid w:val="00B71F8C"/>
    <w:rsid w:val="00B72080"/>
    <w:rsid w:val="00B7257C"/>
    <w:rsid w:val="00B7282B"/>
    <w:rsid w:val="00B729F3"/>
    <w:rsid w:val="00B72A0B"/>
    <w:rsid w:val="00B72EA9"/>
    <w:rsid w:val="00B72F27"/>
    <w:rsid w:val="00B73843"/>
    <w:rsid w:val="00B73935"/>
    <w:rsid w:val="00B73C3C"/>
    <w:rsid w:val="00B73E5F"/>
    <w:rsid w:val="00B74257"/>
    <w:rsid w:val="00B7448A"/>
    <w:rsid w:val="00B74567"/>
    <w:rsid w:val="00B74799"/>
    <w:rsid w:val="00B7486E"/>
    <w:rsid w:val="00B7487B"/>
    <w:rsid w:val="00B74E2B"/>
    <w:rsid w:val="00B75113"/>
    <w:rsid w:val="00B75303"/>
    <w:rsid w:val="00B753ED"/>
    <w:rsid w:val="00B75B40"/>
    <w:rsid w:val="00B7607E"/>
    <w:rsid w:val="00B76230"/>
    <w:rsid w:val="00B7631E"/>
    <w:rsid w:val="00B7639A"/>
    <w:rsid w:val="00B7644A"/>
    <w:rsid w:val="00B764D1"/>
    <w:rsid w:val="00B76669"/>
    <w:rsid w:val="00B76830"/>
    <w:rsid w:val="00B76836"/>
    <w:rsid w:val="00B76B1E"/>
    <w:rsid w:val="00B7702F"/>
    <w:rsid w:val="00B77389"/>
    <w:rsid w:val="00B773F2"/>
    <w:rsid w:val="00B7743D"/>
    <w:rsid w:val="00B7752A"/>
    <w:rsid w:val="00B77613"/>
    <w:rsid w:val="00B776F7"/>
    <w:rsid w:val="00B77A5E"/>
    <w:rsid w:val="00B77C8C"/>
    <w:rsid w:val="00B800E3"/>
    <w:rsid w:val="00B806DB"/>
    <w:rsid w:val="00B80A5C"/>
    <w:rsid w:val="00B80D22"/>
    <w:rsid w:val="00B81041"/>
    <w:rsid w:val="00B813B1"/>
    <w:rsid w:val="00B81546"/>
    <w:rsid w:val="00B8173B"/>
    <w:rsid w:val="00B818C4"/>
    <w:rsid w:val="00B8190A"/>
    <w:rsid w:val="00B81D9B"/>
    <w:rsid w:val="00B81F8D"/>
    <w:rsid w:val="00B82078"/>
    <w:rsid w:val="00B827A3"/>
    <w:rsid w:val="00B8296D"/>
    <w:rsid w:val="00B82D9E"/>
    <w:rsid w:val="00B82E12"/>
    <w:rsid w:val="00B82E1A"/>
    <w:rsid w:val="00B82E40"/>
    <w:rsid w:val="00B82F4E"/>
    <w:rsid w:val="00B82FB0"/>
    <w:rsid w:val="00B83176"/>
    <w:rsid w:val="00B83247"/>
    <w:rsid w:val="00B834A9"/>
    <w:rsid w:val="00B834EE"/>
    <w:rsid w:val="00B837A5"/>
    <w:rsid w:val="00B838BB"/>
    <w:rsid w:val="00B83F9E"/>
    <w:rsid w:val="00B84148"/>
    <w:rsid w:val="00B844EE"/>
    <w:rsid w:val="00B84658"/>
    <w:rsid w:val="00B849B0"/>
    <w:rsid w:val="00B84A71"/>
    <w:rsid w:val="00B84B30"/>
    <w:rsid w:val="00B84D10"/>
    <w:rsid w:val="00B84D73"/>
    <w:rsid w:val="00B84D82"/>
    <w:rsid w:val="00B8508E"/>
    <w:rsid w:val="00B85105"/>
    <w:rsid w:val="00B8516F"/>
    <w:rsid w:val="00B8518A"/>
    <w:rsid w:val="00B851D2"/>
    <w:rsid w:val="00B8539F"/>
    <w:rsid w:val="00B855BB"/>
    <w:rsid w:val="00B856C3"/>
    <w:rsid w:val="00B856CB"/>
    <w:rsid w:val="00B857CC"/>
    <w:rsid w:val="00B8590C"/>
    <w:rsid w:val="00B859FF"/>
    <w:rsid w:val="00B85B44"/>
    <w:rsid w:val="00B85BC3"/>
    <w:rsid w:val="00B85D44"/>
    <w:rsid w:val="00B85F1C"/>
    <w:rsid w:val="00B86318"/>
    <w:rsid w:val="00B86328"/>
    <w:rsid w:val="00B8639D"/>
    <w:rsid w:val="00B86632"/>
    <w:rsid w:val="00B86841"/>
    <w:rsid w:val="00B869B6"/>
    <w:rsid w:val="00B86C2A"/>
    <w:rsid w:val="00B86C48"/>
    <w:rsid w:val="00B86D16"/>
    <w:rsid w:val="00B86EBC"/>
    <w:rsid w:val="00B8700F"/>
    <w:rsid w:val="00B870DF"/>
    <w:rsid w:val="00B87192"/>
    <w:rsid w:val="00B871BB"/>
    <w:rsid w:val="00B871CD"/>
    <w:rsid w:val="00B872D1"/>
    <w:rsid w:val="00B87335"/>
    <w:rsid w:val="00B873C8"/>
    <w:rsid w:val="00B873EA"/>
    <w:rsid w:val="00B875C6"/>
    <w:rsid w:val="00B875F3"/>
    <w:rsid w:val="00B87607"/>
    <w:rsid w:val="00B87844"/>
    <w:rsid w:val="00B87A65"/>
    <w:rsid w:val="00B87C68"/>
    <w:rsid w:val="00B87D7F"/>
    <w:rsid w:val="00B87DF2"/>
    <w:rsid w:val="00B87EE8"/>
    <w:rsid w:val="00B87F74"/>
    <w:rsid w:val="00B90265"/>
    <w:rsid w:val="00B90566"/>
    <w:rsid w:val="00B906A6"/>
    <w:rsid w:val="00B90764"/>
    <w:rsid w:val="00B90800"/>
    <w:rsid w:val="00B90DE6"/>
    <w:rsid w:val="00B912A8"/>
    <w:rsid w:val="00B912A9"/>
    <w:rsid w:val="00B91515"/>
    <w:rsid w:val="00B9199B"/>
    <w:rsid w:val="00B91D63"/>
    <w:rsid w:val="00B91DC0"/>
    <w:rsid w:val="00B91EC4"/>
    <w:rsid w:val="00B9217D"/>
    <w:rsid w:val="00B9239A"/>
    <w:rsid w:val="00B923D7"/>
    <w:rsid w:val="00B923E1"/>
    <w:rsid w:val="00B924EA"/>
    <w:rsid w:val="00B92565"/>
    <w:rsid w:val="00B927CB"/>
    <w:rsid w:val="00B927E7"/>
    <w:rsid w:val="00B9292C"/>
    <w:rsid w:val="00B9304A"/>
    <w:rsid w:val="00B931AD"/>
    <w:rsid w:val="00B93391"/>
    <w:rsid w:val="00B933AC"/>
    <w:rsid w:val="00B934AE"/>
    <w:rsid w:val="00B935CD"/>
    <w:rsid w:val="00B93618"/>
    <w:rsid w:val="00B936D6"/>
    <w:rsid w:val="00B9374D"/>
    <w:rsid w:val="00B93754"/>
    <w:rsid w:val="00B93B14"/>
    <w:rsid w:val="00B93CC6"/>
    <w:rsid w:val="00B93E4B"/>
    <w:rsid w:val="00B941B5"/>
    <w:rsid w:val="00B94335"/>
    <w:rsid w:val="00B94B93"/>
    <w:rsid w:val="00B95077"/>
    <w:rsid w:val="00B95136"/>
    <w:rsid w:val="00B95193"/>
    <w:rsid w:val="00B955EF"/>
    <w:rsid w:val="00B956E1"/>
    <w:rsid w:val="00B958B8"/>
    <w:rsid w:val="00B95D26"/>
    <w:rsid w:val="00B95DC2"/>
    <w:rsid w:val="00B95E28"/>
    <w:rsid w:val="00B95EEA"/>
    <w:rsid w:val="00B95F50"/>
    <w:rsid w:val="00B9606A"/>
    <w:rsid w:val="00B96142"/>
    <w:rsid w:val="00B9640E"/>
    <w:rsid w:val="00B964EB"/>
    <w:rsid w:val="00B9656E"/>
    <w:rsid w:val="00B966AF"/>
    <w:rsid w:val="00B968D3"/>
    <w:rsid w:val="00B96B3E"/>
    <w:rsid w:val="00B96CBE"/>
    <w:rsid w:val="00B96DE4"/>
    <w:rsid w:val="00B96F55"/>
    <w:rsid w:val="00B9712E"/>
    <w:rsid w:val="00B9717B"/>
    <w:rsid w:val="00B97590"/>
    <w:rsid w:val="00B978DE"/>
    <w:rsid w:val="00B9793D"/>
    <w:rsid w:val="00B97ACF"/>
    <w:rsid w:val="00B97B7E"/>
    <w:rsid w:val="00B97BFF"/>
    <w:rsid w:val="00B97C1D"/>
    <w:rsid w:val="00B97E2C"/>
    <w:rsid w:val="00BA00CF"/>
    <w:rsid w:val="00BA0225"/>
    <w:rsid w:val="00BA0A8F"/>
    <w:rsid w:val="00BA0BBE"/>
    <w:rsid w:val="00BA0D98"/>
    <w:rsid w:val="00BA0F1B"/>
    <w:rsid w:val="00BA0FEE"/>
    <w:rsid w:val="00BA1069"/>
    <w:rsid w:val="00BA14F5"/>
    <w:rsid w:val="00BA15F3"/>
    <w:rsid w:val="00BA171D"/>
    <w:rsid w:val="00BA17C5"/>
    <w:rsid w:val="00BA1848"/>
    <w:rsid w:val="00BA1B51"/>
    <w:rsid w:val="00BA1BD4"/>
    <w:rsid w:val="00BA1F7D"/>
    <w:rsid w:val="00BA2358"/>
    <w:rsid w:val="00BA23A2"/>
    <w:rsid w:val="00BA256F"/>
    <w:rsid w:val="00BA25FA"/>
    <w:rsid w:val="00BA2758"/>
    <w:rsid w:val="00BA2A0F"/>
    <w:rsid w:val="00BA2B31"/>
    <w:rsid w:val="00BA2BF9"/>
    <w:rsid w:val="00BA2E8B"/>
    <w:rsid w:val="00BA307E"/>
    <w:rsid w:val="00BA30F8"/>
    <w:rsid w:val="00BA33D3"/>
    <w:rsid w:val="00BA3455"/>
    <w:rsid w:val="00BA350E"/>
    <w:rsid w:val="00BA38A0"/>
    <w:rsid w:val="00BA3C73"/>
    <w:rsid w:val="00BA3CB6"/>
    <w:rsid w:val="00BA3CDC"/>
    <w:rsid w:val="00BA3D41"/>
    <w:rsid w:val="00BA3DD3"/>
    <w:rsid w:val="00BA3E3B"/>
    <w:rsid w:val="00BA400E"/>
    <w:rsid w:val="00BA4141"/>
    <w:rsid w:val="00BA432D"/>
    <w:rsid w:val="00BA44DC"/>
    <w:rsid w:val="00BA44F3"/>
    <w:rsid w:val="00BA4533"/>
    <w:rsid w:val="00BA4637"/>
    <w:rsid w:val="00BA4714"/>
    <w:rsid w:val="00BA488B"/>
    <w:rsid w:val="00BA489E"/>
    <w:rsid w:val="00BA4910"/>
    <w:rsid w:val="00BA4A53"/>
    <w:rsid w:val="00BA4F70"/>
    <w:rsid w:val="00BA501B"/>
    <w:rsid w:val="00BA501E"/>
    <w:rsid w:val="00BA5189"/>
    <w:rsid w:val="00BA5240"/>
    <w:rsid w:val="00BA5246"/>
    <w:rsid w:val="00BA52B5"/>
    <w:rsid w:val="00BA52F9"/>
    <w:rsid w:val="00BA534F"/>
    <w:rsid w:val="00BA553E"/>
    <w:rsid w:val="00BA58A5"/>
    <w:rsid w:val="00BA58E4"/>
    <w:rsid w:val="00BA590C"/>
    <w:rsid w:val="00BA5AB8"/>
    <w:rsid w:val="00BA5C08"/>
    <w:rsid w:val="00BA5FBF"/>
    <w:rsid w:val="00BA5FCE"/>
    <w:rsid w:val="00BA5FD7"/>
    <w:rsid w:val="00BA609E"/>
    <w:rsid w:val="00BA6122"/>
    <w:rsid w:val="00BA61A6"/>
    <w:rsid w:val="00BA6209"/>
    <w:rsid w:val="00BA6251"/>
    <w:rsid w:val="00BA63FC"/>
    <w:rsid w:val="00BA64C8"/>
    <w:rsid w:val="00BA68C3"/>
    <w:rsid w:val="00BA6948"/>
    <w:rsid w:val="00BA69D3"/>
    <w:rsid w:val="00BA6A1D"/>
    <w:rsid w:val="00BA6E17"/>
    <w:rsid w:val="00BA6E5B"/>
    <w:rsid w:val="00BA72A8"/>
    <w:rsid w:val="00BA72E7"/>
    <w:rsid w:val="00BA7300"/>
    <w:rsid w:val="00BA7BCA"/>
    <w:rsid w:val="00BB00E9"/>
    <w:rsid w:val="00BB0180"/>
    <w:rsid w:val="00BB018B"/>
    <w:rsid w:val="00BB0252"/>
    <w:rsid w:val="00BB026F"/>
    <w:rsid w:val="00BB0412"/>
    <w:rsid w:val="00BB0445"/>
    <w:rsid w:val="00BB06EF"/>
    <w:rsid w:val="00BB088E"/>
    <w:rsid w:val="00BB0AEA"/>
    <w:rsid w:val="00BB0B55"/>
    <w:rsid w:val="00BB0EFD"/>
    <w:rsid w:val="00BB1085"/>
    <w:rsid w:val="00BB1308"/>
    <w:rsid w:val="00BB130C"/>
    <w:rsid w:val="00BB1617"/>
    <w:rsid w:val="00BB185B"/>
    <w:rsid w:val="00BB19A3"/>
    <w:rsid w:val="00BB1A41"/>
    <w:rsid w:val="00BB1AE2"/>
    <w:rsid w:val="00BB1E0F"/>
    <w:rsid w:val="00BB1E37"/>
    <w:rsid w:val="00BB1F54"/>
    <w:rsid w:val="00BB1FBB"/>
    <w:rsid w:val="00BB1FDB"/>
    <w:rsid w:val="00BB21FB"/>
    <w:rsid w:val="00BB2200"/>
    <w:rsid w:val="00BB2382"/>
    <w:rsid w:val="00BB246E"/>
    <w:rsid w:val="00BB24B7"/>
    <w:rsid w:val="00BB24D1"/>
    <w:rsid w:val="00BB27DC"/>
    <w:rsid w:val="00BB2B51"/>
    <w:rsid w:val="00BB2C23"/>
    <w:rsid w:val="00BB2CCE"/>
    <w:rsid w:val="00BB2D29"/>
    <w:rsid w:val="00BB2E01"/>
    <w:rsid w:val="00BB2E3A"/>
    <w:rsid w:val="00BB2EAB"/>
    <w:rsid w:val="00BB300D"/>
    <w:rsid w:val="00BB3021"/>
    <w:rsid w:val="00BB32A9"/>
    <w:rsid w:val="00BB32DD"/>
    <w:rsid w:val="00BB36A9"/>
    <w:rsid w:val="00BB3850"/>
    <w:rsid w:val="00BB3D1F"/>
    <w:rsid w:val="00BB3D9F"/>
    <w:rsid w:val="00BB3F04"/>
    <w:rsid w:val="00BB3F92"/>
    <w:rsid w:val="00BB4020"/>
    <w:rsid w:val="00BB4289"/>
    <w:rsid w:val="00BB4591"/>
    <w:rsid w:val="00BB45C4"/>
    <w:rsid w:val="00BB4959"/>
    <w:rsid w:val="00BB4C81"/>
    <w:rsid w:val="00BB4DCF"/>
    <w:rsid w:val="00BB4E03"/>
    <w:rsid w:val="00BB4E16"/>
    <w:rsid w:val="00BB4E3F"/>
    <w:rsid w:val="00BB50BE"/>
    <w:rsid w:val="00BB5154"/>
    <w:rsid w:val="00BB52F7"/>
    <w:rsid w:val="00BB54E5"/>
    <w:rsid w:val="00BB5663"/>
    <w:rsid w:val="00BB58B9"/>
    <w:rsid w:val="00BB5CA8"/>
    <w:rsid w:val="00BB5D40"/>
    <w:rsid w:val="00BB5E93"/>
    <w:rsid w:val="00BB613A"/>
    <w:rsid w:val="00BB64F1"/>
    <w:rsid w:val="00BB66E5"/>
    <w:rsid w:val="00BB673E"/>
    <w:rsid w:val="00BB67C2"/>
    <w:rsid w:val="00BB6C95"/>
    <w:rsid w:val="00BB7065"/>
    <w:rsid w:val="00BB73EA"/>
    <w:rsid w:val="00BB7484"/>
    <w:rsid w:val="00BB763A"/>
    <w:rsid w:val="00BB77A2"/>
    <w:rsid w:val="00BB7B47"/>
    <w:rsid w:val="00BB7B5A"/>
    <w:rsid w:val="00BB7F31"/>
    <w:rsid w:val="00BB7F92"/>
    <w:rsid w:val="00BC0400"/>
    <w:rsid w:val="00BC0448"/>
    <w:rsid w:val="00BC06A1"/>
    <w:rsid w:val="00BC07A1"/>
    <w:rsid w:val="00BC0873"/>
    <w:rsid w:val="00BC0B0F"/>
    <w:rsid w:val="00BC0D38"/>
    <w:rsid w:val="00BC0DD5"/>
    <w:rsid w:val="00BC13E5"/>
    <w:rsid w:val="00BC1451"/>
    <w:rsid w:val="00BC15EF"/>
    <w:rsid w:val="00BC164C"/>
    <w:rsid w:val="00BC1750"/>
    <w:rsid w:val="00BC17DF"/>
    <w:rsid w:val="00BC17F6"/>
    <w:rsid w:val="00BC185E"/>
    <w:rsid w:val="00BC2070"/>
    <w:rsid w:val="00BC236E"/>
    <w:rsid w:val="00BC2553"/>
    <w:rsid w:val="00BC2816"/>
    <w:rsid w:val="00BC2BDC"/>
    <w:rsid w:val="00BC2C3A"/>
    <w:rsid w:val="00BC2D5F"/>
    <w:rsid w:val="00BC2E3B"/>
    <w:rsid w:val="00BC2F06"/>
    <w:rsid w:val="00BC3002"/>
    <w:rsid w:val="00BC331A"/>
    <w:rsid w:val="00BC360F"/>
    <w:rsid w:val="00BC363D"/>
    <w:rsid w:val="00BC365F"/>
    <w:rsid w:val="00BC3852"/>
    <w:rsid w:val="00BC3967"/>
    <w:rsid w:val="00BC3B17"/>
    <w:rsid w:val="00BC3B90"/>
    <w:rsid w:val="00BC3DE6"/>
    <w:rsid w:val="00BC41BA"/>
    <w:rsid w:val="00BC422F"/>
    <w:rsid w:val="00BC4230"/>
    <w:rsid w:val="00BC42C9"/>
    <w:rsid w:val="00BC43D2"/>
    <w:rsid w:val="00BC45E7"/>
    <w:rsid w:val="00BC4823"/>
    <w:rsid w:val="00BC4888"/>
    <w:rsid w:val="00BC495F"/>
    <w:rsid w:val="00BC4EBC"/>
    <w:rsid w:val="00BC5157"/>
    <w:rsid w:val="00BC52D4"/>
    <w:rsid w:val="00BC5353"/>
    <w:rsid w:val="00BC5438"/>
    <w:rsid w:val="00BC54DA"/>
    <w:rsid w:val="00BC563B"/>
    <w:rsid w:val="00BC5687"/>
    <w:rsid w:val="00BC5791"/>
    <w:rsid w:val="00BC59D5"/>
    <w:rsid w:val="00BC5A0A"/>
    <w:rsid w:val="00BC5A2E"/>
    <w:rsid w:val="00BC5D7A"/>
    <w:rsid w:val="00BC5D7F"/>
    <w:rsid w:val="00BC5EF7"/>
    <w:rsid w:val="00BC5F04"/>
    <w:rsid w:val="00BC62C3"/>
    <w:rsid w:val="00BC6698"/>
    <w:rsid w:val="00BC6BDD"/>
    <w:rsid w:val="00BC6FB3"/>
    <w:rsid w:val="00BC729D"/>
    <w:rsid w:val="00BC7307"/>
    <w:rsid w:val="00BC7344"/>
    <w:rsid w:val="00BC749F"/>
    <w:rsid w:val="00BC74CA"/>
    <w:rsid w:val="00BC7CA9"/>
    <w:rsid w:val="00BC7E84"/>
    <w:rsid w:val="00BD0441"/>
    <w:rsid w:val="00BD0446"/>
    <w:rsid w:val="00BD046C"/>
    <w:rsid w:val="00BD04F4"/>
    <w:rsid w:val="00BD05C3"/>
    <w:rsid w:val="00BD060A"/>
    <w:rsid w:val="00BD086C"/>
    <w:rsid w:val="00BD0D16"/>
    <w:rsid w:val="00BD0D97"/>
    <w:rsid w:val="00BD0E2B"/>
    <w:rsid w:val="00BD0F1D"/>
    <w:rsid w:val="00BD131E"/>
    <w:rsid w:val="00BD15F6"/>
    <w:rsid w:val="00BD1818"/>
    <w:rsid w:val="00BD1885"/>
    <w:rsid w:val="00BD19B1"/>
    <w:rsid w:val="00BD1B67"/>
    <w:rsid w:val="00BD1CBB"/>
    <w:rsid w:val="00BD1CE8"/>
    <w:rsid w:val="00BD20F2"/>
    <w:rsid w:val="00BD2190"/>
    <w:rsid w:val="00BD21E5"/>
    <w:rsid w:val="00BD2279"/>
    <w:rsid w:val="00BD227D"/>
    <w:rsid w:val="00BD23DC"/>
    <w:rsid w:val="00BD25D8"/>
    <w:rsid w:val="00BD2699"/>
    <w:rsid w:val="00BD2B01"/>
    <w:rsid w:val="00BD2E06"/>
    <w:rsid w:val="00BD2E1B"/>
    <w:rsid w:val="00BD2E1C"/>
    <w:rsid w:val="00BD300A"/>
    <w:rsid w:val="00BD30E1"/>
    <w:rsid w:val="00BD34A2"/>
    <w:rsid w:val="00BD34E3"/>
    <w:rsid w:val="00BD352F"/>
    <w:rsid w:val="00BD3669"/>
    <w:rsid w:val="00BD370A"/>
    <w:rsid w:val="00BD386E"/>
    <w:rsid w:val="00BD390B"/>
    <w:rsid w:val="00BD3C1A"/>
    <w:rsid w:val="00BD3D16"/>
    <w:rsid w:val="00BD3D1B"/>
    <w:rsid w:val="00BD3E3C"/>
    <w:rsid w:val="00BD42B5"/>
    <w:rsid w:val="00BD46A8"/>
    <w:rsid w:val="00BD495A"/>
    <w:rsid w:val="00BD49BE"/>
    <w:rsid w:val="00BD4A6B"/>
    <w:rsid w:val="00BD4C3A"/>
    <w:rsid w:val="00BD5365"/>
    <w:rsid w:val="00BD5390"/>
    <w:rsid w:val="00BD5430"/>
    <w:rsid w:val="00BD5959"/>
    <w:rsid w:val="00BD59BE"/>
    <w:rsid w:val="00BD5DB6"/>
    <w:rsid w:val="00BD5DC6"/>
    <w:rsid w:val="00BD62B3"/>
    <w:rsid w:val="00BD64EE"/>
    <w:rsid w:val="00BD6633"/>
    <w:rsid w:val="00BD6698"/>
    <w:rsid w:val="00BD6BE9"/>
    <w:rsid w:val="00BD6C1B"/>
    <w:rsid w:val="00BD6CF8"/>
    <w:rsid w:val="00BD6D0E"/>
    <w:rsid w:val="00BD6F01"/>
    <w:rsid w:val="00BE00C9"/>
    <w:rsid w:val="00BE01AA"/>
    <w:rsid w:val="00BE0514"/>
    <w:rsid w:val="00BE061E"/>
    <w:rsid w:val="00BE0962"/>
    <w:rsid w:val="00BE0A3B"/>
    <w:rsid w:val="00BE0A86"/>
    <w:rsid w:val="00BE0ABF"/>
    <w:rsid w:val="00BE0AD0"/>
    <w:rsid w:val="00BE0B80"/>
    <w:rsid w:val="00BE0D6E"/>
    <w:rsid w:val="00BE0E62"/>
    <w:rsid w:val="00BE1160"/>
    <w:rsid w:val="00BE1487"/>
    <w:rsid w:val="00BE14E6"/>
    <w:rsid w:val="00BE15B0"/>
    <w:rsid w:val="00BE1774"/>
    <w:rsid w:val="00BE1A2C"/>
    <w:rsid w:val="00BE1C87"/>
    <w:rsid w:val="00BE1C96"/>
    <w:rsid w:val="00BE1EDB"/>
    <w:rsid w:val="00BE20FD"/>
    <w:rsid w:val="00BE2268"/>
    <w:rsid w:val="00BE24D6"/>
    <w:rsid w:val="00BE24DB"/>
    <w:rsid w:val="00BE2526"/>
    <w:rsid w:val="00BE2544"/>
    <w:rsid w:val="00BE2569"/>
    <w:rsid w:val="00BE2795"/>
    <w:rsid w:val="00BE2B3A"/>
    <w:rsid w:val="00BE2B4D"/>
    <w:rsid w:val="00BE2C3C"/>
    <w:rsid w:val="00BE2D62"/>
    <w:rsid w:val="00BE2EE1"/>
    <w:rsid w:val="00BE33EA"/>
    <w:rsid w:val="00BE342C"/>
    <w:rsid w:val="00BE366A"/>
    <w:rsid w:val="00BE36C7"/>
    <w:rsid w:val="00BE37EA"/>
    <w:rsid w:val="00BE3841"/>
    <w:rsid w:val="00BE3945"/>
    <w:rsid w:val="00BE3ADC"/>
    <w:rsid w:val="00BE3E7A"/>
    <w:rsid w:val="00BE3FD6"/>
    <w:rsid w:val="00BE4158"/>
    <w:rsid w:val="00BE4298"/>
    <w:rsid w:val="00BE439F"/>
    <w:rsid w:val="00BE43CC"/>
    <w:rsid w:val="00BE459C"/>
    <w:rsid w:val="00BE45C5"/>
    <w:rsid w:val="00BE4704"/>
    <w:rsid w:val="00BE47FB"/>
    <w:rsid w:val="00BE488A"/>
    <w:rsid w:val="00BE48DD"/>
    <w:rsid w:val="00BE4933"/>
    <w:rsid w:val="00BE4AB4"/>
    <w:rsid w:val="00BE4BC7"/>
    <w:rsid w:val="00BE4C9F"/>
    <w:rsid w:val="00BE4D30"/>
    <w:rsid w:val="00BE4E03"/>
    <w:rsid w:val="00BE53D9"/>
    <w:rsid w:val="00BE5748"/>
    <w:rsid w:val="00BE57DF"/>
    <w:rsid w:val="00BE5A7B"/>
    <w:rsid w:val="00BE5D7D"/>
    <w:rsid w:val="00BE6577"/>
    <w:rsid w:val="00BE66A1"/>
    <w:rsid w:val="00BE66CA"/>
    <w:rsid w:val="00BE674B"/>
    <w:rsid w:val="00BE685F"/>
    <w:rsid w:val="00BE6911"/>
    <w:rsid w:val="00BE698D"/>
    <w:rsid w:val="00BE6D84"/>
    <w:rsid w:val="00BE6DA3"/>
    <w:rsid w:val="00BE7101"/>
    <w:rsid w:val="00BE7149"/>
    <w:rsid w:val="00BE7170"/>
    <w:rsid w:val="00BE7605"/>
    <w:rsid w:val="00BE7629"/>
    <w:rsid w:val="00BE76BB"/>
    <w:rsid w:val="00BE770A"/>
    <w:rsid w:val="00BE793B"/>
    <w:rsid w:val="00BE7C65"/>
    <w:rsid w:val="00BE7CB6"/>
    <w:rsid w:val="00BE7E67"/>
    <w:rsid w:val="00BF00A7"/>
    <w:rsid w:val="00BF01EC"/>
    <w:rsid w:val="00BF043C"/>
    <w:rsid w:val="00BF0598"/>
    <w:rsid w:val="00BF0705"/>
    <w:rsid w:val="00BF0803"/>
    <w:rsid w:val="00BF0B30"/>
    <w:rsid w:val="00BF0C10"/>
    <w:rsid w:val="00BF0CAE"/>
    <w:rsid w:val="00BF0CBD"/>
    <w:rsid w:val="00BF0F01"/>
    <w:rsid w:val="00BF181F"/>
    <w:rsid w:val="00BF1955"/>
    <w:rsid w:val="00BF1965"/>
    <w:rsid w:val="00BF1AAB"/>
    <w:rsid w:val="00BF1B5A"/>
    <w:rsid w:val="00BF1BEE"/>
    <w:rsid w:val="00BF1EF4"/>
    <w:rsid w:val="00BF20AD"/>
    <w:rsid w:val="00BF20D0"/>
    <w:rsid w:val="00BF2466"/>
    <w:rsid w:val="00BF269E"/>
    <w:rsid w:val="00BF287C"/>
    <w:rsid w:val="00BF288E"/>
    <w:rsid w:val="00BF2AD6"/>
    <w:rsid w:val="00BF2C44"/>
    <w:rsid w:val="00BF2C70"/>
    <w:rsid w:val="00BF2E15"/>
    <w:rsid w:val="00BF2F69"/>
    <w:rsid w:val="00BF321A"/>
    <w:rsid w:val="00BF32FA"/>
    <w:rsid w:val="00BF350E"/>
    <w:rsid w:val="00BF356C"/>
    <w:rsid w:val="00BF35C0"/>
    <w:rsid w:val="00BF37D5"/>
    <w:rsid w:val="00BF380B"/>
    <w:rsid w:val="00BF38E4"/>
    <w:rsid w:val="00BF392A"/>
    <w:rsid w:val="00BF3B4E"/>
    <w:rsid w:val="00BF415E"/>
    <w:rsid w:val="00BF417C"/>
    <w:rsid w:val="00BF427C"/>
    <w:rsid w:val="00BF43A7"/>
    <w:rsid w:val="00BF43D1"/>
    <w:rsid w:val="00BF44C3"/>
    <w:rsid w:val="00BF454D"/>
    <w:rsid w:val="00BF45F5"/>
    <w:rsid w:val="00BF46DA"/>
    <w:rsid w:val="00BF4801"/>
    <w:rsid w:val="00BF48C4"/>
    <w:rsid w:val="00BF496F"/>
    <w:rsid w:val="00BF4C2D"/>
    <w:rsid w:val="00BF4C8E"/>
    <w:rsid w:val="00BF4F77"/>
    <w:rsid w:val="00BF4FE6"/>
    <w:rsid w:val="00BF50CA"/>
    <w:rsid w:val="00BF526C"/>
    <w:rsid w:val="00BF5423"/>
    <w:rsid w:val="00BF5429"/>
    <w:rsid w:val="00BF56C6"/>
    <w:rsid w:val="00BF5788"/>
    <w:rsid w:val="00BF5C12"/>
    <w:rsid w:val="00BF5C75"/>
    <w:rsid w:val="00BF5F3C"/>
    <w:rsid w:val="00BF5F59"/>
    <w:rsid w:val="00BF6018"/>
    <w:rsid w:val="00BF60FB"/>
    <w:rsid w:val="00BF60FC"/>
    <w:rsid w:val="00BF613F"/>
    <w:rsid w:val="00BF68B5"/>
    <w:rsid w:val="00BF6B93"/>
    <w:rsid w:val="00BF6FB0"/>
    <w:rsid w:val="00BF72E3"/>
    <w:rsid w:val="00BF7354"/>
    <w:rsid w:val="00BF74E8"/>
    <w:rsid w:val="00BF7660"/>
    <w:rsid w:val="00BF7B95"/>
    <w:rsid w:val="00BF7D99"/>
    <w:rsid w:val="00BF7DB8"/>
    <w:rsid w:val="00BF7E01"/>
    <w:rsid w:val="00C000D6"/>
    <w:rsid w:val="00C00247"/>
    <w:rsid w:val="00C00467"/>
    <w:rsid w:val="00C00925"/>
    <w:rsid w:val="00C00BC3"/>
    <w:rsid w:val="00C00C0C"/>
    <w:rsid w:val="00C00DC3"/>
    <w:rsid w:val="00C00ECA"/>
    <w:rsid w:val="00C0102B"/>
    <w:rsid w:val="00C01061"/>
    <w:rsid w:val="00C01078"/>
    <w:rsid w:val="00C011A7"/>
    <w:rsid w:val="00C0147F"/>
    <w:rsid w:val="00C015CA"/>
    <w:rsid w:val="00C01B8D"/>
    <w:rsid w:val="00C01D25"/>
    <w:rsid w:val="00C01E26"/>
    <w:rsid w:val="00C0218E"/>
    <w:rsid w:val="00C02480"/>
    <w:rsid w:val="00C02572"/>
    <w:rsid w:val="00C02EF0"/>
    <w:rsid w:val="00C02F76"/>
    <w:rsid w:val="00C02FE9"/>
    <w:rsid w:val="00C030B1"/>
    <w:rsid w:val="00C030C1"/>
    <w:rsid w:val="00C030FF"/>
    <w:rsid w:val="00C0356D"/>
    <w:rsid w:val="00C0373B"/>
    <w:rsid w:val="00C03875"/>
    <w:rsid w:val="00C03A40"/>
    <w:rsid w:val="00C03AE8"/>
    <w:rsid w:val="00C03C51"/>
    <w:rsid w:val="00C03CE0"/>
    <w:rsid w:val="00C03DC7"/>
    <w:rsid w:val="00C03FE5"/>
    <w:rsid w:val="00C0417B"/>
    <w:rsid w:val="00C04388"/>
    <w:rsid w:val="00C044B0"/>
    <w:rsid w:val="00C0469A"/>
    <w:rsid w:val="00C0483B"/>
    <w:rsid w:val="00C04849"/>
    <w:rsid w:val="00C049B8"/>
    <w:rsid w:val="00C04B50"/>
    <w:rsid w:val="00C04C0F"/>
    <w:rsid w:val="00C04CCF"/>
    <w:rsid w:val="00C04D26"/>
    <w:rsid w:val="00C04D34"/>
    <w:rsid w:val="00C05089"/>
    <w:rsid w:val="00C052BB"/>
    <w:rsid w:val="00C05607"/>
    <w:rsid w:val="00C058DE"/>
    <w:rsid w:val="00C05D0E"/>
    <w:rsid w:val="00C05EBA"/>
    <w:rsid w:val="00C062D7"/>
    <w:rsid w:val="00C06376"/>
    <w:rsid w:val="00C063F9"/>
    <w:rsid w:val="00C0641F"/>
    <w:rsid w:val="00C064AD"/>
    <w:rsid w:val="00C06516"/>
    <w:rsid w:val="00C06535"/>
    <w:rsid w:val="00C0657E"/>
    <w:rsid w:val="00C065A1"/>
    <w:rsid w:val="00C067B1"/>
    <w:rsid w:val="00C06931"/>
    <w:rsid w:val="00C069AB"/>
    <w:rsid w:val="00C069EB"/>
    <w:rsid w:val="00C06B83"/>
    <w:rsid w:val="00C06EAB"/>
    <w:rsid w:val="00C06FE4"/>
    <w:rsid w:val="00C07177"/>
    <w:rsid w:val="00C07336"/>
    <w:rsid w:val="00C074EC"/>
    <w:rsid w:val="00C0750A"/>
    <w:rsid w:val="00C07613"/>
    <w:rsid w:val="00C07B78"/>
    <w:rsid w:val="00C07FE5"/>
    <w:rsid w:val="00C10219"/>
    <w:rsid w:val="00C10509"/>
    <w:rsid w:val="00C106F0"/>
    <w:rsid w:val="00C10755"/>
    <w:rsid w:val="00C1082E"/>
    <w:rsid w:val="00C108C1"/>
    <w:rsid w:val="00C10C25"/>
    <w:rsid w:val="00C11361"/>
    <w:rsid w:val="00C11691"/>
    <w:rsid w:val="00C116A4"/>
    <w:rsid w:val="00C118FA"/>
    <w:rsid w:val="00C11956"/>
    <w:rsid w:val="00C11988"/>
    <w:rsid w:val="00C1199E"/>
    <w:rsid w:val="00C11DEE"/>
    <w:rsid w:val="00C11EE0"/>
    <w:rsid w:val="00C11FDB"/>
    <w:rsid w:val="00C125B0"/>
    <w:rsid w:val="00C12688"/>
    <w:rsid w:val="00C12839"/>
    <w:rsid w:val="00C12880"/>
    <w:rsid w:val="00C12AAF"/>
    <w:rsid w:val="00C12B3B"/>
    <w:rsid w:val="00C12D16"/>
    <w:rsid w:val="00C12F1C"/>
    <w:rsid w:val="00C1348A"/>
    <w:rsid w:val="00C1357B"/>
    <w:rsid w:val="00C13625"/>
    <w:rsid w:val="00C1379F"/>
    <w:rsid w:val="00C137E8"/>
    <w:rsid w:val="00C13951"/>
    <w:rsid w:val="00C13A99"/>
    <w:rsid w:val="00C13CD5"/>
    <w:rsid w:val="00C13D45"/>
    <w:rsid w:val="00C141AE"/>
    <w:rsid w:val="00C149A9"/>
    <w:rsid w:val="00C14EEE"/>
    <w:rsid w:val="00C15048"/>
    <w:rsid w:val="00C15250"/>
    <w:rsid w:val="00C15342"/>
    <w:rsid w:val="00C15405"/>
    <w:rsid w:val="00C15884"/>
    <w:rsid w:val="00C15A50"/>
    <w:rsid w:val="00C15EF9"/>
    <w:rsid w:val="00C16306"/>
    <w:rsid w:val="00C1630F"/>
    <w:rsid w:val="00C163C3"/>
    <w:rsid w:val="00C16642"/>
    <w:rsid w:val="00C168D4"/>
    <w:rsid w:val="00C16C0B"/>
    <w:rsid w:val="00C16FB3"/>
    <w:rsid w:val="00C1701E"/>
    <w:rsid w:val="00C171E5"/>
    <w:rsid w:val="00C174D5"/>
    <w:rsid w:val="00C17508"/>
    <w:rsid w:val="00C17571"/>
    <w:rsid w:val="00C1767E"/>
    <w:rsid w:val="00C176FC"/>
    <w:rsid w:val="00C177F0"/>
    <w:rsid w:val="00C17B3E"/>
    <w:rsid w:val="00C17BD0"/>
    <w:rsid w:val="00C17C01"/>
    <w:rsid w:val="00C17DD1"/>
    <w:rsid w:val="00C17EC2"/>
    <w:rsid w:val="00C20044"/>
    <w:rsid w:val="00C200EA"/>
    <w:rsid w:val="00C20489"/>
    <w:rsid w:val="00C20737"/>
    <w:rsid w:val="00C2077F"/>
    <w:rsid w:val="00C20AC7"/>
    <w:rsid w:val="00C20B18"/>
    <w:rsid w:val="00C20DA3"/>
    <w:rsid w:val="00C20DAE"/>
    <w:rsid w:val="00C20F03"/>
    <w:rsid w:val="00C20FEE"/>
    <w:rsid w:val="00C21225"/>
    <w:rsid w:val="00C21386"/>
    <w:rsid w:val="00C21640"/>
    <w:rsid w:val="00C217F1"/>
    <w:rsid w:val="00C21A77"/>
    <w:rsid w:val="00C21A7C"/>
    <w:rsid w:val="00C21CAC"/>
    <w:rsid w:val="00C21F24"/>
    <w:rsid w:val="00C21F93"/>
    <w:rsid w:val="00C22142"/>
    <w:rsid w:val="00C222A9"/>
    <w:rsid w:val="00C2249F"/>
    <w:rsid w:val="00C225AF"/>
    <w:rsid w:val="00C22636"/>
    <w:rsid w:val="00C2266D"/>
    <w:rsid w:val="00C2274D"/>
    <w:rsid w:val="00C22999"/>
    <w:rsid w:val="00C229D8"/>
    <w:rsid w:val="00C22AB1"/>
    <w:rsid w:val="00C22C09"/>
    <w:rsid w:val="00C23182"/>
    <w:rsid w:val="00C2392A"/>
    <w:rsid w:val="00C2398C"/>
    <w:rsid w:val="00C23AA0"/>
    <w:rsid w:val="00C23ED3"/>
    <w:rsid w:val="00C23FA8"/>
    <w:rsid w:val="00C2407B"/>
    <w:rsid w:val="00C241F5"/>
    <w:rsid w:val="00C2427E"/>
    <w:rsid w:val="00C247A4"/>
    <w:rsid w:val="00C24857"/>
    <w:rsid w:val="00C24A1F"/>
    <w:rsid w:val="00C24AD5"/>
    <w:rsid w:val="00C24BB0"/>
    <w:rsid w:val="00C24E2E"/>
    <w:rsid w:val="00C24E36"/>
    <w:rsid w:val="00C25088"/>
    <w:rsid w:val="00C2516B"/>
    <w:rsid w:val="00C253B7"/>
    <w:rsid w:val="00C256A1"/>
    <w:rsid w:val="00C2599B"/>
    <w:rsid w:val="00C259F5"/>
    <w:rsid w:val="00C25B1C"/>
    <w:rsid w:val="00C25B3B"/>
    <w:rsid w:val="00C25BD5"/>
    <w:rsid w:val="00C25DBF"/>
    <w:rsid w:val="00C25F10"/>
    <w:rsid w:val="00C2659E"/>
    <w:rsid w:val="00C26A7D"/>
    <w:rsid w:val="00C26D83"/>
    <w:rsid w:val="00C26FF3"/>
    <w:rsid w:val="00C2715A"/>
    <w:rsid w:val="00C274BC"/>
    <w:rsid w:val="00C27670"/>
    <w:rsid w:val="00C276D5"/>
    <w:rsid w:val="00C278CE"/>
    <w:rsid w:val="00C27C62"/>
    <w:rsid w:val="00C27C98"/>
    <w:rsid w:val="00C27D8F"/>
    <w:rsid w:val="00C27EE7"/>
    <w:rsid w:val="00C301CF"/>
    <w:rsid w:val="00C30202"/>
    <w:rsid w:val="00C3032D"/>
    <w:rsid w:val="00C3034F"/>
    <w:rsid w:val="00C30560"/>
    <w:rsid w:val="00C309D9"/>
    <w:rsid w:val="00C30EE2"/>
    <w:rsid w:val="00C31025"/>
    <w:rsid w:val="00C31369"/>
    <w:rsid w:val="00C3178A"/>
    <w:rsid w:val="00C31AEB"/>
    <w:rsid w:val="00C31AF0"/>
    <w:rsid w:val="00C31CB1"/>
    <w:rsid w:val="00C31E0F"/>
    <w:rsid w:val="00C31F78"/>
    <w:rsid w:val="00C320D0"/>
    <w:rsid w:val="00C323CB"/>
    <w:rsid w:val="00C323EA"/>
    <w:rsid w:val="00C325E0"/>
    <w:rsid w:val="00C32797"/>
    <w:rsid w:val="00C329C3"/>
    <w:rsid w:val="00C32B05"/>
    <w:rsid w:val="00C32DC9"/>
    <w:rsid w:val="00C33948"/>
    <w:rsid w:val="00C33A59"/>
    <w:rsid w:val="00C33CF9"/>
    <w:rsid w:val="00C33D78"/>
    <w:rsid w:val="00C3445B"/>
    <w:rsid w:val="00C345BF"/>
    <w:rsid w:val="00C345FC"/>
    <w:rsid w:val="00C34A81"/>
    <w:rsid w:val="00C34B50"/>
    <w:rsid w:val="00C34C2F"/>
    <w:rsid w:val="00C34C78"/>
    <w:rsid w:val="00C34C91"/>
    <w:rsid w:val="00C34CE3"/>
    <w:rsid w:val="00C34F55"/>
    <w:rsid w:val="00C353B8"/>
    <w:rsid w:val="00C3540F"/>
    <w:rsid w:val="00C35504"/>
    <w:rsid w:val="00C35667"/>
    <w:rsid w:val="00C35C3F"/>
    <w:rsid w:val="00C35C93"/>
    <w:rsid w:val="00C35E67"/>
    <w:rsid w:val="00C35FCF"/>
    <w:rsid w:val="00C36164"/>
    <w:rsid w:val="00C36480"/>
    <w:rsid w:val="00C365DB"/>
    <w:rsid w:val="00C36A95"/>
    <w:rsid w:val="00C36B46"/>
    <w:rsid w:val="00C36B5F"/>
    <w:rsid w:val="00C36C30"/>
    <w:rsid w:val="00C36CAD"/>
    <w:rsid w:val="00C36E5A"/>
    <w:rsid w:val="00C37072"/>
    <w:rsid w:val="00C370A1"/>
    <w:rsid w:val="00C37457"/>
    <w:rsid w:val="00C37700"/>
    <w:rsid w:val="00C37822"/>
    <w:rsid w:val="00C37AAE"/>
    <w:rsid w:val="00C37B4A"/>
    <w:rsid w:val="00C37D5B"/>
    <w:rsid w:val="00C40017"/>
    <w:rsid w:val="00C40119"/>
    <w:rsid w:val="00C4017D"/>
    <w:rsid w:val="00C4021B"/>
    <w:rsid w:val="00C40251"/>
    <w:rsid w:val="00C40871"/>
    <w:rsid w:val="00C408B2"/>
    <w:rsid w:val="00C408D8"/>
    <w:rsid w:val="00C40B81"/>
    <w:rsid w:val="00C40DE7"/>
    <w:rsid w:val="00C40E1D"/>
    <w:rsid w:val="00C40F1A"/>
    <w:rsid w:val="00C40F34"/>
    <w:rsid w:val="00C4113E"/>
    <w:rsid w:val="00C41242"/>
    <w:rsid w:val="00C41516"/>
    <w:rsid w:val="00C41708"/>
    <w:rsid w:val="00C4181D"/>
    <w:rsid w:val="00C41C67"/>
    <w:rsid w:val="00C41C80"/>
    <w:rsid w:val="00C41DB3"/>
    <w:rsid w:val="00C41DC7"/>
    <w:rsid w:val="00C42010"/>
    <w:rsid w:val="00C4217C"/>
    <w:rsid w:val="00C4218C"/>
    <w:rsid w:val="00C4221A"/>
    <w:rsid w:val="00C426CA"/>
    <w:rsid w:val="00C427C0"/>
    <w:rsid w:val="00C42895"/>
    <w:rsid w:val="00C42952"/>
    <w:rsid w:val="00C4298F"/>
    <w:rsid w:val="00C429A4"/>
    <w:rsid w:val="00C42A68"/>
    <w:rsid w:val="00C42B58"/>
    <w:rsid w:val="00C42FC1"/>
    <w:rsid w:val="00C43054"/>
    <w:rsid w:val="00C431C8"/>
    <w:rsid w:val="00C431C9"/>
    <w:rsid w:val="00C4321D"/>
    <w:rsid w:val="00C434E2"/>
    <w:rsid w:val="00C435BC"/>
    <w:rsid w:val="00C4374F"/>
    <w:rsid w:val="00C43863"/>
    <w:rsid w:val="00C439C9"/>
    <w:rsid w:val="00C4409F"/>
    <w:rsid w:val="00C442C3"/>
    <w:rsid w:val="00C44483"/>
    <w:rsid w:val="00C446EF"/>
    <w:rsid w:val="00C4472C"/>
    <w:rsid w:val="00C44806"/>
    <w:rsid w:val="00C44CEB"/>
    <w:rsid w:val="00C44D05"/>
    <w:rsid w:val="00C44DD7"/>
    <w:rsid w:val="00C450D9"/>
    <w:rsid w:val="00C45262"/>
    <w:rsid w:val="00C45399"/>
    <w:rsid w:val="00C45517"/>
    <w:rsid w:val="00C45936"/>
    <w:rsid w:val="00C459DE"/>
    <w:rsid w:val="00C46093"/>
    <w:rsid w:val="00C460CE"/>
    <w:rsid w:val="00C460D0"/>
    <w:rsid w:val="00C4619A"/>
    <w:rsid w:val="00C463D6"/>
    <w:rsid w:val="00C46487"/>
    <w:rsid w:val="00C4670A"/>
    <w:rsid w:val="00C46ABE"/>
    <w:rsid w:val="00C47079"/>
    <w:rsid w:val="00C47661"/>
    <w:rsid w:val="00C478B1"/>
    <w:rsid w:val="00C47A34"/>
    <w:rsid w:val="00C47C35"/>
    <w:rsid w:val="00C47D7E"/>
    <w:rsid w:val="00C47EA2"/>
    <w:rsid w:val="00C47ED1"/>
    <w:rsid w:val="00C500DB"/>
    <w:rsid w:val="00C5022D"/>
    <w:rsid w:val="00C5048E"/>
    <w:rsid w:val="00C5052D"/>
    <w:rsid w:val="00C50931"/>
    <w:rsid w:val="00C50B7C"/>
    <w:rsid w:val="00C50C93"/>
    <w:rsid w:val="00C50DC3"/>
    <w:rsid w:val="00C50F9E"/>
    <w:rsid w:val="00C50FF0"/>
    <w:rsid w:val="00C511CD"/>
    <w:rsid w:val="00C51239"/>
    <w:rsid w:val="00C515AA"/>
    <w:rsid w:val="00C51975"/>
    <w:rsid w:val="00C51A68"/>
    <w:rsid w:val="00C51DCE"/>
    <w:rsid w:val="00C51EDB"/>
    <w:rsid w:val="00C51EE2"/>
    <w:rsid w:val="00C520EA"/>
    <w:rsid w:val="00C52232"/>
    <w:rsid w:val="00C529E6"/>
    <w:rsid w:val="00C52A58"/>
    <w:rsid w:val="00C52AFB"/>
    <w:rsid w:val="00C52B95"/>
    <w:rsid w:val="00C52C34"/>
    <w:rsid w:val="00C52D79"/>
    <w:rsid w:val="00C53091"/>
    <w:rsid w:val="00C530B8"/>
    <w:rsid w:val="00C5335A"/>
    <w:rsid w:val="00C53392"/>
    <w:rsid w:val="00C534F4"/>
    <w:rsid w:val="00C53540"/>
    <w:rsid w:val="00C5367A"/>
    <w:rsid w:val="00C53941"/>
    <w:rsid w:val="00C53C7D"/>
    <w:rsid w:val="00C540F9"/>
    <w:rsid w:val="00C54305"/>
    <w:rsid w:val="00C543D4"/>
    <w:rsid w:val="00C54447"/>
    <w:rsid w:val="00C54AA6"/>
    <w:rsid w:val="00C54F2A"/>
    <w:rsid w:val="00C5505F"/>
    <w:rsid w:val="00C5508A"/>
    <w:rsid w:val="00C550EF"/>
    <w:rsid w:val="00C551F8"/>
    <w:rsid w:val="00C552F2"/>
    <w:rsid w:val="00C5551B"/>
    <w:rsid w:val="00C55529"/>
    <w:rsid w:val="00C55544"/>
    <w:rsid w:val="00C55545"/>
    <w:rsid w:val="00C55700"/>
    <w:rsid w:val="00C55903"/>
    <w:rsid w:val="00C5593D"/>
    <w:rsid w:val="00C559D6"/>
    <w:rsid w:val="00C55A16"/>
    <w:rsid w:val="00C55B17"/>
    <w:rsid w:val="00C55E0E"/>
    <w:rsid w:val="00C55E25"/>
    <w:rsid w:val="00C5606F"/>
    <w:rsid w:val="00C5610E"/>
    <w:rsid w:val="00C561BA"/>
    <w:rsid w:val="00C562AF"/>
    <w:rsid w:val="00C56307"/>
    <w:rsid w:val="00C563DD"/>
    <w:rsid w:val="00C56410"/>
    <w:rsid w:val="00C565C8"/>
    <w:rsid w:val="00C56906"/>
    <w:rsid w:val="00C56B4D"/>
    <w:rsid w:val="00C56D39"/>
    <w:rsid w:val="00C56D57"/>
    <w:rsid w:val="00C56D95"/>
    <w:rsid w:val="00C56F88"/>
    <w:rsid w:val="00C5717B"/>
    <w:rsid w:val="00C57379"/>
    <w:rsid w:val="00C57402"/>
    <w:rsid w:val="00C575EE"/>
    <w:rsid w:val="00C57A6A"/>
    <w:rsid w:val="00C57AAF"/>
    <w:rsid w:val="00C57C5B"/>
    <w:rsid w:val="00C57CC9"/>
    <w:rsid w:val="00C57D05"/>
    <w:rsid w:val="00C57D25"/>
    <w:rsid w:val="00C6014C"/>
    <w:rsid w:val="00C601EC"/>
    <w:rsid w:val="00C60207"/>
    <w:rsid w:val="00C60299"/>
    <w:rsid w:val="00C603A0"/>
    <w:rsid w:val="00C603E8"/>
    <w:rsid w:val="00C60539"/>
    <w:rsid w:val="00C605AC"/>
    <w:rsid w:val="00C60DB2"/>
    <w:rsid w:val="00C60E22"/>
    <w:rsid w:val="00C60E6C"/>
    <w:rsid w:val="00C60EED"/>
    <w:rsid w:val="00C60F95"/>
    <w:rsid w:val="00C612F1"/>
    <w:rsid w:val="00C61499"/>
    <w:rsid w:val="00C61600"/>
    <w:rsid w:val="00C6164E"/>
    <w:rsid w:val="00C616A1"/>
    <w:rsid w:val="00C61715"/>
    <w:rsid w:val="00C61ACF"/>
    <w:rsid w:val="00C61B5F"/>
    <w:rsid w:val="00C61C44"/>
    <w:rsid w:val="00C61D46"/>
    <w:rsid w:val="00C61D62"/>
    <w:rsid w:val="00C61DAD"/>
    <w:rsid w:val="00C61DCB"/>
    <w:rsid w:val="00C61E07"/>
    <w:rsid w:val="00C6220B"/>
    <w:rsid w:val="00C625B0"/>
    <w:rsid w:val="00C62AC3"/>
    <w:rsid w:val="00C62DEF"/>
    <w:rsid w:val="00C62F50"/>
    <w:rsid w:val="00C634DB"/>
    <w:rsid w:val="00C6366C"/>
    <w:rsid w:val="00C63888"/>
    <w:rsid w:val="00C638DB"/>
    <w:rsid w:val="00C639E2"/>
    <w:rsid w:val="00C63A58"/>
    <w:rsid w:val="00C63AF3"/>
    <w:rsid w:val="00C64691"/>
    <w:rsid w:val="00C646E2"/>
    <w:rsid w:val="00C646E7"/>
    <w:rsid w:val="00C6481B"/>
    <w:rsid w:val="00C6485C"/>
    <w:rsid w:val="00C64AAB"/>
    <w:rsid w:val="00C64D3F"/>
    <w:rsid w:val="00C64F22"/>
    <w:rsid w:val="00C64F8A"/>
    <w:rsid w:val="00C651F3"/>
    <w:rsid w:val="00C652A2"/>
    <w:rsid w:val="00C655A9"/>
    <w:rsid w:val="00C658F6"/>
    <w:rsid w:val="00C65A35"/>
    <w:rsid w:val="00C65A3C"/>
    <w:rsid w:val="00C65C18"/>
    <w:rsid w:val="00C65DD5"/>
    <w:rsid w:val="00C660A5"/>
    <w:rsid w:val="00C66121"/>
    <w:rsid w:val="00C661E8"/>
    <w:rsid w:val="00C6620A"/>
    <w:rsid w:val="00C662A0"/>
    <w:rsid w:val="00C66396"/>
    <w:rsid w:val="00C664C5"/>
    <w:rsid w:val="00C6653F"/>
    <w:rsid w:val="00C66575"/>
    <w:rsid w:val="00C665F1"/>
    <w:rsid w:val="00C66A66"/>
    <w:rsid w:val="00C66F35"/>
    <w:rsid w:val="00C66F83"/>
    <w:rsid w:val="00C67107"/>
    <w:rsid w:val="00C6727B"/>
    <w:rsid w:val="00C676BF"/>
    <w:rsid w:val="00C67A6B"/>
    <w:rsid w:val="00C67A80"/>
    <w:rsid w:val="00C67AC4"/>
    <w:rsid w:val="00C67BB3"/>
    <w:rsid w:val="00C67C01"/>
    <w:rsid w:val="00C67C91"/>
    <w:rsid w:val="00C67E99"/>
    <w:rsid w:val="00C70171"/>
    <w:rsid w:val="00C70AFD"/>
    <w:rsid w:val="00C70B50"/>
    <w:rsid w:val="00C70D6F"/>
    <w:rsid w:val="00C70E13"/>
    <w:rsid w:val="00C70E91"/>
    <w:rsid w:val="00C70EBA"/>
    <w:rsid w:val="00C710EA"/>
    <w:rsid w:val="00C7138B"/>
    <w:rsid w:val="00C7141A"/>
    <w:rsid w:val="00C71993"/>
    <w:rsid w:val="00C71A3E"/>
    <w:rsid w:val="00C71B95"/>
    <w:rsid w:val="00C71D5F"/>
    <w:rsid w:val="00C71DA6"/>
    <w:rsid w:val="00C71F98"/>
    <w:rsid w:val="00C72173"/>
    <w:rsid w:val="00C72278"/>
    <w:rsid w:val="00C727C4"/>
    <w:rsid w:val="00C72895"/>
    <w:rsid w:val="00C72CDA"/>
    <w:rsid w:val="00C73005"/>
    <w:rsid w:val="00C7314A"/>
    <w:rsid w:val="00C7315C"/>
    <w:rsid w:val="00C7345C"/>
    <w:rsid w:val="00C7357E"/>
    <w:rsid w:val="00C73598"/>
    <w:rsid w:val="00C73A3C"/>
    <w:rsid w:val="00C73E17"/>
    <w:rsid w:val="00C73E8B"/>
    <w:rsid w:val="00C740B1"/>
    <w:rsid w:val="00C74103"/>
    <w:rsid w:val="00C741BC"/>
    <w:rsid w:val="00C74393"/>
    <w:rsid w:val="00C7439D"/>
    <w:rsid w:val="00C745A0"/>
    <w:rsid w:val="00C7467D"/>
    <w:rsid w:val="00C7480F"/>
    <w:rsid w:val="00C74A1C"/>
    <w:rsid w:val="00C74A81"/>
    <w:rsid w:val="00C75063"/>
    <w:rsid w:val="00C751DE"/>
    <w:rsid w:val="00C75334"/>
    <w:rsid w:val="00C756BC"/>
    <w:rsid w:val="00C75732"/>
    <w:rsid w:val="00C759D0"/>
    <w:rsid w:val="00C75BCD"/>
    <w:rsid w:val="00C75E28"/>
    <w:rsid w:val="00C75ED6"/>
    <w:rsid w:val="00C76305"/>
    <w:rsid w:val="00C76458"/>
    <w:rsid w:val="00C76461"/>
    <w:rsid w:val="00C764FB"/>
    <w:rsid w:val="00C7654D"/>
    <w:rsid w:val="00C765EB"/>
    <w:rsid w:val="00C76636"/>
    <w:rsid w:val="00C76878"/>
    <w:rsid w:val="00C76902"/>
    <w:rsid w:val="00C7697C"/>
    <w:rsid w:val="00C76995"/>
    <w:rsid w:val="00C76A29"/>
    <w:rsid w:val="00C76B02"/>
    <w:rsid w:val="00C76B5A"/>
    <w:rsid w:val="00C76C14"/>
    <w:rsid w:val="00C76D05"/>
    <w:rsid w:val="00C76D6D"/>
    <w:rsid w:val="00C76E18"/>
    <w:rsid w:val="00C76F8A"/>
    <w:rsid w:val="00C77365"/>
    <w:rsid w:val="00C773C3"/>
    <w:rsid w:val="00C77411"/>
    <w:rsid w:val="00C77498"/>
    <w:rsid w:val="00C77581"/>
    <w:rsid w:val="00C779FE"/>
    <w:rsid w:val="00C77BD5"/>
    <w:rsid w:val="00C77C10"/>
    <w:rsid w:val="00C77C88"/>
    <w:rsid w:val="00C77D18"/>
    <w:rsid w:val="00C77D82"/>
    <w:rsid w:val="00C77F24"/>
    <w:rsid w:val="00C800C7"/>
    <w:rsid w:val="00C80650"/>
    <w:rsid w:val="00C806BA"/>
    <w:rsid w:val="00C8095E"/>
    <w:rsid w:val="00C809E4"/>
    <w:rsid w:val="00C80B46"/>
    <w:rsid w:val="00C80BCA"/>
    <w:rsid w:val="00C80D84"/>
    <w:rsid w:val="00C80E3E"/>
    <w:rsid w:val="00C8104D"/>
    <w:rsid w:val="00C8121C"/>
    <w:rsid w:val="00C8135A"/>
    <w:rsid w:val="00C813C3"/>
    <w:rsid w:val="00C815D0"/>
    <w:rsid w:val="00C8181F"/>
    <w:rsid w:val="00C81820"/>
    <w:rsid w:val="00C81931"/>
    <w:rsid w:val="00C81A0B"/>
    <w:rsid w:val="00C81CFD"/>
    <w:rsid w:val="00C81D2C"/>
    <w:rsid w:val="00C81EBD"/>
    <w:rsid w:val="00C81F10"/>
    <w:rsid w:val="00C820B3"/>
    <w:rsid w:val="00C820CA"/>
    <w:rsid w:val="00C821D6"/>
    <w:rsid w:val="00C82273"/>
    <w:rsid w:val="00C82560"/>
    <w:rsid w:val="00C82592"/>
    <w:rsid w:val="00C825D3"/>
    <w:rsid w:val="00C82844"/>
    <w:rsid w:val="00C828F0"/>
    <w:rsid w:val="00C8295C"/>
    <w:rsid w:val="00C829CE"/>
    <w:rsid w:val="00C829D9"/>
    <w:rsid w:val="00C82A0C"/>
    <w:rsid w:val="00C82B1A"/>
    <w:rsid w:val="00C82B45"/>
    <w:rsid w:val="00C82D9A"/>
    <w:rsid w:val="00C82FE5"/>
    <w:rsid w:val="00C83015"/>
    <w:rsid w:val="00C8340B"/>
    <w:rsid w:val="00C836A6"/>
    <w:rsid w:val="00C839BD"/>
    <w:rsid w:val="00C839D3"/>
    <w:rsid w:val="00C839E1"/>
    <w:rsid w:val="00C83BF9"/>
    <w:rsid w:val="00C83C76"/>
    <w:rsid w:val="00C83CD3"/>
    <w:rsid w:val="00C83D52"/>
    <w:rsid w:val="00C83D73"/>
    <w:rsid w:val="00C83FB6"/>
    <w:rsid w:val="00C843AF"/>
    <w:rsid w:val="00C84460"/>
    <w:rsid w:val="00C845F1"/>
    <w:rsid w:val="00C846D4"/>
    <w:rsid w:val="00C84760"/>
    <w:rsid w:val="00C848EB"/>
    <w:rsid w:val="00C84A88"/>
    <w:rsid w:val="00C84B96"/>
    <w:rsid w:val="00C84CF2"/>
    <w:rsid w:val="00C85082"/>
    <w:rsid w:val="00C8513D"/>
    <w:rsid w:val="00C85282"/>
    <w:rsid w:val="00C853C8"/>
    <w:rsid w:val="00C853E7"/>
    <w:rsid w:val="00C85592"/>
    <w:rsid w:val="00C85814"/>
    <w:rsid w:val="00C8590C"/>
    <w:rsid w:val="00C85A34"/>
    <w:rsid w:val="00C85C1F"/>
    <w:rsid w:val="00C85E8F"/>
    <w:rsid w:val="00C85F62"/>
    <w:rsid w:val="00C865EB"/>
    <w:rsid w:val="00C86673"/>
    <w:rsid w:val="00C86804"/>
    <w:rsid w:val="00C86955"/>
    <w:rsid w:val="00C86A51"/>
    <w:rsid w:val="00C86AE9"/>
    <w:rsid w:val="00C86CAC"/>
    <w:rsid w:val="00C86D66"/>
    <w:rsid w:val="00C86EA4"/>
    <w:rsid w:val="00C8705A"/>
    <w:rsid w:val="00C87111"/>
    <w:rsid w:val="00C87398"/>
    <w:rsid w:val="00C874F6"/>
    <w:rsid w:val="00C87865"/>
    <w:rsid w:val="00C87919"/>
    <w:rsid w:val="00C87D6B"/>
    <w:rsid w:val="00C87D74"/>
    <w:rsid w:val="00C87F00"/>
    <w:rsid w:val="00C90121"/>
    <w:rsid w:val="00C902E5"/>
    <w:rsid w:val="00C9030A"/>
    <w:rsid w:val="00C90360"/>
    <w:rsid w:val="00C90388"/>
    <w:rsid w:val="00C905AD"/>
    <w:rsid w:val="00C9067E"/>
    <w:rsid w:val="00C90CFC"/>
    <w:rsid w:val="00C912B7"/>
    <w:rsid w:val="00C912ED"/>
    <w:rsid w:val="00C91549"/>
    <w:rsid w:val="00C917E4"/>
    <w:rsid w:val="00C91B7F"/>
    <w:rsid w:val="00C91C24"/>
    <w:rsid w:val="00C920D5"/>
    <w:rsid w:val="00C920D9"/>
    <w:rsid w:val="00C92215"/>
    <w:rsid w:val="00C9223F"/>
    <w:rsid w:val="00C92375"/>
    <w:rsid w:val="00C92BB9"/>
    <w:rsid w:val="00C92E8E"/>
    <w:rsid w:val="00C93208"/>
    <w:rsid w:val="00C9359E"/>
    <w:rsid w:val="00C93800"/>
    <w:rsid w:val="00C939FC"/>
    <w:rsid w:val="00C93C78"/>
    <w:rsid w:val="00C93DC8"/>
    <w:rsid w:val="00C93FE8"/>
    <w:rsid w:val="00C940C0"/>
    <w:rsid w:val="00C94292"/>
    <w:rsid w:val="00C942D1"/>
    <w:rsid w:val="00C942D5"/>
    <w:rsid w:val="00C94327"/>
    <w:rsid w:val="00C947E1"/>
    <w:rsid w:val="00C94900"/>
    <w:rsid w:val="00C9497D"/>
    <w:rsid w:val="00C94A86"/>
    <w:rsid w:val="00C94AD8"/>
    <w:rsid w:val="00C94B3A"/>
    <w:rsid w:val="00C94C04"/>
    <w:rsid w:val="00C9528D"/>
    <w:rsid w:val="00C95434"/>
    <w:rsid w:val="00C95565"/>
    <w:rsid w:val="00C95631"/>
    <w:rsid w:val="00C9565C"/>
    <w:rsid w:val="00C95A8F"/>
    <w:rsid w:val="00C95AF1"/>
    <w:rsid w:val="00C95D86"/>
    <w:rsid w:val="00C95E53"/>
    <w:rsid w:val="00C961CB"/>
    <w:rsid w:val="00C96380"/>
    <w:rsid w:val="00C967BD"/>
    <w:rsid w:val="00C96906"/>
    <w:rsid w:val="00C96C98"/>
    <w:rsid w:val="00C96DDD"/>
    <w:rsid w:val="00C96FBD"/>
    <w:rsid w:val="00C9732F"/>
    <w:rsid w:val="00C97707"/>
    <w:rsid w:val="00C978A7"/>
    <w:rsid w:val="00C97A33"/>
    <w:rsid w:val="00C97E7A"/>
    <w:rsid w:val="00CA0385"/>
    <w:rsid w:val="00CA052A"/>
    <w:rsid w:val="00CA0540"/>
    <w:rsid w:val="00CA05B3"/>
    <w:rsid w:val="00CA06F0"/>
    <w:rsid w:val="00CA0864"/>
    <w:rsid w:val="00CA08A9"/>
    <w:rsid w:val="00CA091C"/>
    <w:rsid w:val="00CA0936"/>
    <w:rsid w:val="00CA0A4A"/>
    <w:rsid w:val="00CA0B29"/>
    <w:rsid w:val="00CA0B44"/>
    <w:rsid w:val="00CA0C7D"/>
    <w:rsid w:val="00CA0CDA"/>
    <w:rsid w:val="00CA0E27"/>
    <w:rsid w:val="00CA0E2F"/>
    <w:rsid w:val="00CA0E3D"/>
    <w:rsid w:val="00CA0EFF"/>
    <w:rsid w:val="00CA1151"/>
    <w:rsid w:val="00CA1386"/>
    <w:rsid w:val="00CA13E4"/>
    <w:rsid w:val="00CA1994"/>
    <w:rsid w:val="00CA1B5F"/>
    <w:rsid w:val="00CA1BCE"/>
    <w:rsid w:val="00CA1D0B"/>
    <w:rsid w:val="00CA1E68"/>
    <w:rsid w:val="00CA1F44"/>
    <w:rsid w:val="00CA1F57"/>
    <w:rsid w:val="00CA2451"/>
    <w:rsid w:val="00CA2615"/>
    <w:rsid w:val="00CA2659"/>
    <w:rsid w:val="00CA2875"/>
    <w:rsid w:val="00CA2A09"/>
    <w:rsid w:val="00CA2AF9"/>
    <w:rsid w:val="00CA2B7C"/>
    <w:rsid w:val="00CA2E01"/>
    <w:rsid w:val="00CA2F9C"/>
    <w:rsid w:val="00CA300D"/>
    <w:rsid w:val="00CA303E"/>
    <w:rsid w:val="00CA3107"/>
    <w:rsid w:val="00CA31B6"/>
    <w:rsid w:val="00CA34A2"/>
    <w:rsid w:val="00CA36D2"/>
    <w:rsid w:val="00CA38AA"/>
    <w:rsid w:val="00CA39CE"/>
    <w:rsid w:val="00CA3BF4"/>
    <w:rsid w:val="00CA3D54"/>
    <w:rsid w:val="00CA3E8D"/>
    <w:rsid w:val="00CA3F73"/>
    <w:rsid w:val="00CA3F95"/>
    <w:rsid w:val="00CA4022"/>
    <w:rsid w:val="00CA4073"/>
    <w:rsid w:val="00CA418E"/>
    <w:rsid w:val="00CA4203"/>
    <w:rsid w:val="00CA4507"/>
    <w:rsid w:val="00CA47A7"/>
    <w:rsid w:val="00CA47E5"/>
    <w:rsid w:val="00CA4868"/>
    <w:rsid w:val="00CA4894"/>
    <w:rsid w:val="00CA4A94"/>
    <w:rsid w:val="00CA4BEB"/>
    <w:rsid w:val="00CA4C0C"/>
    <w:rsid w:val="00CA50AB"/>
    <w:rsid w:val="00CA51E8"/>
    <w:rsid w:val="00CA5316"/>
    <w:rsid w:val="00CA5685"/>
    <w:rsid w:val="00CA5702"/>
    <w:rsid w:val="00CA5720"/>
    <w:rsid w:val="00CA58A6"/>
    <w:rsid w:val="00CA59E2"/>
    <w:rsid w:val="00CA5A29"/>
    <w:rsid w:val="00CA5C17"/>
    <w:rsid w:val="00CA5FED"/>
    <w:rsid w:val="00CA626C"/>
    <w:rsid w:val="00CA642F"/>
    <w:rsid w:val="00CA64EC"/>
    <w:rsid w:val="00CA65EA"/>
    <w:rsid w:val="00CA673A"/>
    <w:rsid w:val="00CA6819"/>
    <w:rsid w:val="00CA6883"/>
    <w:rsid w:val="00CA68B8"/>
    <w:rsid w:val="00CA69B6"/>
    <w:rsid w:val="00CA6D30"/>
    <w:rsid w:val="00CA77AF"/>
    <w:rsid w:val="00CA7921"/>
    <w:rsid w:val="00CA7A20"/>
    <w:rsid w:val="00CA7B02"/>
    <w:rsid w:val="00CA7CC7"/>
    <w:rsid w:val="00CA7E7B"/>
    <w:rsid w:val="00CA7F11"/>
    <w:rsid w:val="00CA7F1C"/>
    <w:rsid w:val="00CB03C2"/>
    <w:rsid w:val="00CB04EF"/>
    <w:rsid w:val="00CB08E3"/>
    <w:rsid w:val="00CB0AEA"/>
    <w:rsid w:val="00CB0B43"/>
    <w:rsid w:val="00CB0E2C"/>
    <w:rsid w:val="00CB0F37"/>
    <w:rsid w:val="00CB0FF0"/>
    <w:rsid w:val="00CB12E3"/>
    <w:rsid w:val="00CB1343"/>
    <w:rsid w:val="00CB14FD"/>
    <w:rsid w:val="00CB1829"/>
    <w:rsid w:val="00CB1BCF"/>
    <w:rsid w:val="00CB1DB6"/>
    <w:rsid w:val="00CB1E06"/>
    <w:rsid w:val="00CB1E52"/>
    <w:rsid w:val="00CB2394"/>
    <w:rsid w:val="00CB241C"/>
    <w:rsid w:val="00CB258C"/>
    <w:rsid w:val="00CB25CB"/>
    <w:rsid w:val="00CB2725"/>
    <w:rsid w:val="00CB2737"/>
    <w:rsid w:val="00CB27CB"/>
    <w:rsid w:val="00CB2CCC"/>
    <w:rsid w:val="00CB2F45"/>
    <w:rsid w:val="00CB2FCF"/>
    <w:rsid w:val="00CB2FF1"/>
    <w:rsid w:val="00CB3043"/>
    <w:rsid w:val="00CB32F8"/>
    <w:rsid w:val="00CB34B0"/>
    <w:rsid w:val="00CB371C"/>
    <w:rsid w:val="00CB3766"/>
    <w:rsid w:val="00CB3C31"/>
    <w:rsid w:val="00CB3FAA"/>
    <w:rsid w:val="00CB42AE"/>
    <w:rsid w:val="00CB4471"/>
    <w:rsid w:val="00CB44C9"/>
    <w:rsid w:val="00CB464F"/>
    <w:rsid w:val="00CB46B0"/>
    <w:rsid w:val="00CB4844"/>
    <w:rsid w:val="00CB4AF9"/>
    <w:rsid w:val="00CB4B82"/>
    <w:rsid w:val="00CB4E58"/>
    <w:rsid w:val="00CB52EC"/>
    <w:rsid w:val="00CB542B"/>
    <w:rsid w:val="00CB5455"/>
    <w:rsid w:val="00CB551D"/>
    <w:rsid w:val="00CB5560"/>
    <w:rsid w:val="00CB57ED"/>
    <w:rsid w:val="00CB57FF"/>
    <w:rsid w:val="00CB581E"/>
    <w:rsid w:val="00CB5895"/>
    <w:rsid w:val="00CB58C1"/>
    <w:rsid w:val="00CB5A7D"/>
    <w:rsid w:val="00CB5B2A"/>
    <w:rsid w:val="00CB5B73"/>
    <w:rsid w:val="00CB5EAB"/>
    <w:rsid w:val="00CB5F11"/>
    <w:rsid w:val="00CB5F46"/>
    <w:rsid w:val="00CB6331"/>
    <w:rsid w:val="00CB671C"/>
    <w:rsid w:val="00CB6817"/>
    <w:rsid w:val="00CB6826"/>
    <w:rsid w:val="00CB6894"/>
    <w:rsid w:val="00CB6A3B"/>
    <w:rsid w:val="00CB6B53"/>
    <w:rsid w:val="00CB6CD2"/>
    <w:rsid w:val="00CB6E44"/>
    <w:rsid w:val="00CB6E4B"/>
    <w:rsid w:val="00CB7002"/>
    <w:rsid w:val="00CB7304"/>
    <w:rsid w:val="00CB73CF"/>
    <w:rsid w:val="00CB7467"/>
    <w:rsid w:val="00CB764C"/>
    <w:rsid w:val="00CB7877"/>
    <w:rsid w:val="00CB78E8"/>
    <w:rsid w:val="00CB7986"/>
    <w:rsid w:val="00CB7C02"/>
    <w:rsid w:val="00CC0077"/>
    <w:rsid w:val="00CC0118"/>
    <w:rsid w:val="00CC0276"/>
    <w:rsid w:val="00CC0502"/>
    <w:rsid w:val="00CC069B"/>
    <w:rsid w:val="00CC07AD"/>
    <w:rsid w:val="00CC08C6"/>
    <w:rsid w:val="00CC0ACA"/>
    <w:rsid w:val="00CC0C04"/>
    <w:rsid w:val="00CC0CD9"/>
    <w:rsid w:val="00CC0CEA"/>
    <w:rsid w:val="00CC0ECB"/>
    <w:rsid w:val="00CC0FE4"/>
    <w:rsid w:val="00CC119B"/>
    <w:rsid w:val="00CC1402"/>
    <w:rsid w:val="00CC1472"/>
    <w:rsid w:val="00CC1671"/>
    <w:rsid w:val="00CC17C5"/>
    <w:rsid w:val="00CC182F"/>
    <w:rsid w:val="00CC1885"/>
    <w:rsid w:val="00CC1983"/>
    <w:rsid w:val="00CC1BCE"/>
    <w:rsid w:val="00CC1E5D"/>
    <w:rsid w:val="00CC1E8B"/>
    <w:rsid w:val="00CC1F8F"/>
    <w:rsid w:val="00CC20B1"/>
    <w:rsid w:val="00CC23A4"/>
    <w:rsid w:val="00CC2703"/>
    <w:rsid w:val="00CC29A1"/>
    <w:rsid w:val="00CC29C7"/>
    <w:rsid w:val="00CC2AE5"/>
    <w:rsid w:val="00CC2CDB"/>
    <w:rsid w:val="00CC2F32"/>
    <w:rsid w:val="00CC2FA4"/>
    <w:rsid w:val="00CC3008"/>
    <w:rsid w:val="00CC3071"/>
    <w:rsid w:val="00CC3218"/>
    <w:rsid w:val="00CC32CD"/>
    <w:rsid w:val="00CC34EA"/>
    <w:rsid w:val="00CC3653"/>
    <w:rsid w:val="00CC36EA"/>
    <w:rsid w:val="00CC3780"/>
    <w:rsid w:val="00CC37FA"/>
    <w:rsid w:val="00CC39DB"/>
    <w:rsid w:val="00CC3AAD"/>
    <w:rsid w:val="00CC3E94"/>
    <w:rsid w:val="00CC40BE"/>
    <w:rsid w:val="00CC4212"/>
    <w:rsid w:val="00CC4420"/>
    <w:rsid w:val="00CC44D0"/>
    <w:rsid w:val="00CC488B"/>
    <w:rsid w:val="00CC4A38"/>
    <w:rsid w:val="00CC4A42"/>
    <w:rsid w:val="00CC4D86"/>
    <w:rsid w:val="00CC4E41"/>
    <w:rsid w:val="00CC4E61"/>
    <w:rsid w:val="00CC4E8A"/>
    <w:rsid w:val="00CC4F8E"/>
    <w:rsid w:val="00CC542F"/>
    <w:rsid w:val="00CC59D8"/>
    <w:rsid w:val="00CC5BB7"/>
    <w:rsid w:val="00CC5D4C"/>
    <w:rsid w:val="00CC5D6A"/>
    <w:rsid w:val="00CC6827"/>
    <w:rsid w:val="00CC690F"/>
    <w:rsid w:val="00CC6A8E"/>
    <w:rsid w:val="00CC6ADA"/>
    <w:rsid w:val="00CC6E55"/>
    <w:rsid w:val="00CC6F78"/>
    <w:rsid w:val="00CC6FAF"/>
    <w:rsid w:val="00CC7444"/>
    <w:rsid w:val="00CC7474"/>
    <w:rsid w:val="00CC7480"/>
    <w:rsid w:val="00CC76F3"/>
    <w:rsid w:val="00CC7951"/>
    <w:rsid w:val="00CC7CB7"/>
    <w:rsid w:val="00CC7D31"/>
    <w:rsid w:val="00CD01E9"/>
    <w:rsid w:val="00CD04AD"/>
    <w:rsid w:val="00CD04D5"/>
    <w:rsid w:val="00CD0890"/>
    <w:rsid w:val="00CD0926"/>
    <w:rsid w:val="00CD09F6"/>
    <w:rsid w:val="00CD0B38"/>
    <w:rsid w:val="00CD0E99"/>
    <w:rsid w:val="00CD1113"/>
    <w:rsid w:val="00CD1280"/>
    <w:rsid w:val="00CD1338"/>
    <w:rsid w:val="00CD13FA"/>
    <w:rsid w:val="00CD1473"/>
    <w:rsid w:val="00CD15D1"/>
    <w:rsid w:val="00CD162F"/>
    <w:rsid w:val="00CD1681"/>
    <w:rsid w:val="00CD17CF"/>
    <w:rsid w:val="00CD1992"/>
    <w:rsid w:val="00CD19DC"/>
    <w:rsid w:val="00CD1BD0"/>
    <w:rsid w:val="00CD20E4"/>
    <w:rsid w:val="00CD2213"/>
    <w:rsid w:val="00CD23BC"/>
    <w:rsid w:val="00CD23DD"/>
    <w:rsid w:val="00CD24E5"/>
    <w:rsid w:val="00CD272D"/>
    <w:rsid w:val="00CD27D6"/>
    <w:rsid w:val="00CD298B"/>
    <w:rsid w:val="00CD2F76"/>
    <w:rsid w:val="00CD2FB3"/>
    <w:rsid w:val="00CD3073"/>
    <w:rsid w:val="00CD323F"/>
    <w:rsid w:val="00CD3422"/>
    <w:rsid w:val="00CD3578"/>
    <w:rsid w:val="00CD35D4"/>
    <w:rsid w:val="00CD3635"/>
    <w:rsid w:val="00CD3D18"/>
    <w:rsid w:val="00CD3D9C"/>
    <w:rsid w:val="00CD3EB7"/>
    <w:rsid w:val="00CD3FE3"/>
    <w:rsid w:val="00CD415C"/>
    <w:rsid w:val="00CD4193"/>
    <w:rsid w:val="00CD42B6"/>
    <w:rsid w:val="00CD4588"/>
    <w:rsid w:val="00CD48D7"/>
    <w:rsid w:val="00CD497A"/>
    <w:rsid w:val="00CD4BEC"/>
    <w:rsid w:val="00CD4E13"/>
    <w:rsid w:val="00CD4ECE"/>
    <w:rsid w:val="00CD4FC3"/>
    <w:rsid w:val="00CD5214"/>
    <w:rsid w:val="00CD5297"/>
    <w:rsid w:val="00CD5298"/>
    <w:rsid w:val="00CD5668"/>
    <w:rsid w:val="00CD5791"/>
    <w:rsid w:val="00CD58A4"/>
    <w:rsid w:val="00CD5C13"/>
    <w:rsid w:val="00CD5C95"/>
    <w:rsid w:val="00CD6491"/>
    <w:rsid w:val="00CD64CE"/>
    <w:rsid w:val="00CD6694"/>
    <w:rsid w:val="00CD6956"/>
    <w:rsid w:val="00CD6A2E"/>
    <w:rsid w:val="00CD6EC5"/>
    <w:rsid w:val="00CD6F99"/>
    <w:rsid w:val="00CD7015"/>
    <w:rsid w:val="00CD76E8"/>
    <w:rsid w:val="00CD77AA"/>
    <w:rsid w:val="00CD7838"/>
    <w:rsid w:val="00CD7A43"/>
    <w:rsid w:val="00CD7AB6"/>
    <w:rsid w:val="00CD7DDA"/>
    <w:rsid w:val="00CD7F96"/>
    <w:rsid w:val="00CE0171"/>
    <w:rsid w:val="00CE027C"/>
    <w:rsid w:val="00CE038C"/>
    <w:rsid w:val="00CE0453"/>
    <w:rsid w:val="00CE04EE"/>
    <w:rsid w:val="00CE05D4"/>
    <w:rsid w:val="00CE0756"/>
    <w:rsid w:val="00CE07E0"/>
    <w:rsid w:val="00CE0994"/>
    <w:rsid w:val="00CE0C6F"/>
    <w:rsid w:val="00CE0E0A"/>
    <w:rsid w:val="00CE0E49"/>
    <w:rsid w:val="00CE1000"/>
    <w:rsid w:val="00CE1185"/>
    <w:rsid w:val="00CE12EA"/>
    <w:rsid w:val="00CE1346"/>
    <w:rsid w:val="00CE141C"/>
    <w:rsid w:val="00CE14CD"/>
    <w:rsid w:val="00CE18A7"/>
    <w:rsid w:val="00CE1A69"/>
    <w:rsid w:val="00CE1C57"/>
    <w:rsid w:val="00CE1C70"/>
    <w:rsid w:val="00CE1CEC"/>
    <w:rsid w:val="00CE1D75"/>
    <w:rsid w:val="00CE2131"/>
    <w:rsid w:val="00CE22A7"/>
    <w:rsid w:val="00CE24E8"/>
    <w:rsid w:val="00CE2700"/>
    <w:rsid w:val="00CE2747"/>
    <w:rsid w:val="00CE2852"/>
    <w:rsid w:val="00CE2905"/>
    <w:rsid w:val="00CE2C1A"/>
    <w:rsid w:val="00CE2CB1"/>
    <w:rsid w:val="00CE2E80"/>
    <w:rsid w:val="00CE30FB"/>
    <w:rsid w:val="00CE3156"/>
    <w:rsid w:val="00CE33D8"/>
    <w:rsid w:val="00CE3453"/>
    <w:rsid w:val="00CE3780"/>
    <w:rsid w:val="00CE3893"/>
    <w:rsid w:val="00CE390A"/>
    <w:rsid w:val="00CE3A5B"/>
    <w:rsid w:val="00CE3C0E"/>
    <w:rsid w:val="00CE44DB"/>
    <w:rsid w:val="00CE4530"/>
    <w:rsid w:val="00CE477D"/>
    <w:rsid w:val="00CE47E2"/>
    <w:rsid w:val="00CE492F"/>
    <w:rsid w:val="00CE49C9"/>
    <w:rsid w:val="00CE51FB"/>
    <w:rsid w:val="00CE53EB"/>
    <w:rsid w:val="00CE558B"/>
    <w:rsid w:val="00CE5B10"/>
    <w:rsid w:val="00CE5C9D"/>
    <w:rsid w:val="00CE5FCF"/>
    <w:rsid w:val="00CE626A"/>
    <w:rsid w:val="00CE62CC"/>
    <w:rsid w:val="00CE64C7"/>
    <w:rsid w:val="00CE663D"/>
    <w:rsid w:val="00CE67CC"/>
    <w:rsid w:val="00CE67DD"/>
    <w:rsid w:val="00CE68B7"/>
    <w:rsid w:val="00CE6913"/>
    <w:rsid w:val="00CE6BD5"/>
    <w:rsid w:val="00CE6C5B"/>
    <w:rsid w:val="00CE6C6F"/>
    <w:rsid w:val="00CE6D8C"/>
    <w:rsid w:val="00CE7117"/>
    <w:rsid w:val="00CE72C0"/>
    <w:rsid w:val="00CE732B"/>
    <w:rsid w:val="00CE74CC"/>
    <w:rsid w:val="00CE75C1"/>
    <w:rsid w:val="00CE776F"/>
    <w:rsid w:val="00CE78C0"/>
    <w:rsid w:val="00CE7963"/>
    <w:rsid w:val="00CE7C14"/>
    <w:rsid w:val="00CF00F5"/>
    <w:rsid w:val="00CF02EA"/>
    <w:rsid w:val="00CF0486"/>
    <w:rsid w:val="00CF04F1"/>
    <w:rsid w:val="00CF0623"/>
    <w:rsid w:val="00CF06B5"/>
    <w:rsid w:val="00CF09D0"/>
    <w:rsid w:val="00CF0CBC"/>
    <w:rsid w:val="00CF0D1F"/>
    <w:rsid w:val="00CF0D90"/>
    <w:rsid w:val="00CF163E"/>
    <w:rsid w:val="00CF186D"/>
    <w:rsid w:val="00CF19B9"/>
    <w:rsid w:val="00CF1B69"/>
    <w:rsid w:val="00CF1E60"/>
    <w:rsid w:val="00CF1EC2"/>
    <w:rsid w:val="00CF1FDE"/>
    <w:rsid w:val="00CF23F4"/>
    <w:rsid w:val="00CF2539"/>
    <w:rsid w:val="00CF2687"/>
    <w:rsid w:val="00CF2708"/>
    <w:rsid w:val="00CF2859"/>
    <w:rsid w:val="00CF28B0"/>
    <w:rsid w:val="00CF2A7B"/>
    <w:rsid w:val="00CF2B2F"/>
    <w:rsid w:val="00CF2CCB"/>
    <w:rsid w:val="00CF2D43"/>
    <w:rsid w:val="00CF2DAA"/>
    <w:rsid w:val="00CF301C"/>
    <w:rsid w:val="00CF30F5"/>
    <w:rsid w:val="00CF314B"/>
    <w:rsid w:val="00CF31D0"/>
    <w:rsid w:val="00CF382E"/>
    <w:rsid w:val="00CF388E"/>
    <w:rsid w:val="00CF3985"/>
    <w:rsid w:val="00CF3A31"/>
    <w:rsid w:val="00CF3B0B"/>
    <w:rsid w:val="00CF3C00"/>
    <w:rsid w:val="00CF3E64"/>
    <w:rsid w:val="00CF3EB0"/>
    <w:rsid w:val="00CF40E1"/>
    <w:rsid w:val="00CF4192"/>
    <w:rsid w:val="00CF43DB"/>
    <w:rsid w:val="00CF48D2"/>
    <w:rsid w:val="00CF4C26"/>
    <w:rsid w:val="00CF4D0D"/>
    <w:rsid w:val="00CF4D3D"/>
    <w:rsid w:val="00CF4DC3"/>
    <w:rsid w:val="00CF5045"/>
    <w:rsid w:val="00CF51EF"/>
    <w:rsid w:val="00CF5294"/>
    <w:rsid w:val="00CF5299"/>
    <w:rsid w:val="00CF535F"/>
    <w:rsid w:val="00CF53B9"/>
    <w:rsid w:val="00CF5527"/>
    <w:rsid w:val="00CF56F5"/>
    <w:rsid w:val="00CF572F"/>
    <w:rsid w:val="00CF5AC5"/>
    <w:rsid w:val="00CF5B95"/>
    <w:rsid w:val="00CF5DB1"/>
    <w:rsid w:val="00CF6062"/>
    <w:rsid w:val="00CF6543"/>
    <w:rsid w:val="00CF6836"/>
    <w:rsid w:val="00CF70EB"/>
    <w:rsid w:val="00CF7162"/>
    <w:rsid w:val="00CF7370"/>
    <w:rsid w:val="00CF7468"/>
    <w:rsid w:val="00CF74BF"/>
    <w:rsid w:val="00CF79A1"/>
    <w:rsid w:val="00CF7B96"/>
    <w:rsid w:val="00CF7CE3"/>
    <w:rsid w:val="00CF7D79"/>
    <w:rsid w:val="00CF7D9F"/>
    <w:rsid w:val="00CF7DCB"/>
    <w:rsid w:val="00CF7F28"/>
    <w:rsid w:val="00D004A8"/>
    <w:rsid w:val="00D006AC"/>
    <w:rsid w:val="00D0077D"/>
    <w:rsid w:val="00D007AA"/>
    <w:rsid w:val="00D009FF"/>
    <w:rsid w:val="00D00A97"/>
    <w:rsid w:val="00D00E68"/>
    <w:rsid w:val="00D010B7"/>
    <w:rsid w:val="00D01161"/>
    <w:rsid w:val="00D011D4"/>
    <w:rsid w:val="00D014A8"/>
    <w:rsid w:val="00D01510"/>
    <w:rsid w:val="00D015D8"/>
    <w:rsid w:val="00D015F5"/>
    <w:rsid w:val="00D0165E"/>
    <w:rsid w:val="00D017CF"/>
    <w:rsid w:val="00D01908"/>
    <w:rsid w:val="00D01B02"/>
    <w:rsid w:val="00D01C4E"/>
    <w:rsid w:val="00D01E4F"/>
    <w:rsid w:val="00D02048"/>
    <w:rsid w:val="00D02157"/>
    <w:rsid w:val="00D021B4"/>
    <w:rsid w:val="00D02339"/>
    <w:rsid w:val="00D0236A"/>
    <w:rsid w:val="00D02445"/>
    <w:rsid w:val="00D025A9"/>
    <w:rsid w:val="00D02724"/>
    <w:rsid w:val="00D0320E"/>
    <w:rsid w:val="00D034B3"/>
    <w:rsid w:val="00D03630"/>
    <w:rsid w:val="00D03656"/>
    <w:rsid w:val="00D039A1"/>
    <w:rsid w:val="00D03A53"/>
    <w:rsid w:val="00D03AFB"/>
    <w:rsid w:val="00D04177"/>
    <w:rsid w:val="00D04308"/>
    <w:rsid w:val="00D043C0"/>
    <w:rsid w:val="00D04465"/>
    <w:rsid w:val="00D046E0"/>
    <w:rsid w:val="00D04717"/>
    <w:rsid w:val="00D04848"/>
    <w:rsid w:val="00D04ABE"/>
    <w:rsid w:val="00D04C66"/>
    <w:rsid w:val="00D04C9B"/>
    <w:rsid w:val="00D04D87"/>
    <w:rsid w:val="00D04E9C"/>
    <w:rsid w:val="00D05152"/>
    <w:rsid w:val="00D0533C"/>
    <w:rsid w:val="00D05363"/>
    <w:rsid w:val="00D054C3"/>
    <w:rsid w:val="00D055B2"/>
    <w:rsid w:val="00D05AA6"/>
    <w:rsid w:val="00D05AB7"/>
    <w:rsid w:val="00D05B66"/>
    <w:rsid w:val="00D05E6A"/>
    <w:rsid w:val="00D05F9B"/>
    <w:rsid w:val="00D0612F"/>
    <w:rsid w:val="00D06148"/>
    <w:rsid w:val="00D06181"/>
    <w:rsid w:val="00D06190"/>
    <w:rsid w:val="00D06229"/>
    <w:rsid w:val="00D062B1"/>
    <w:rsid w:val="00D062FD"/>
    <w:rsid w:val="00D064CD"/>
    <w:rsid w:val="00D06578"/>
    <w:rsid w:val="00D065CD"/>
    <w:rsid w:val="00D06A0A"/>
    <w:rsid w:val="00D06ADC"/>
    <w:rsid w:val="00D06BAF"/>
    <w:rsid w:val="00D06E65"/>
    <w:rsid w:val="00D06F2C"/>
    <w:rsid w:val="00D07393"/>
    <w:rsid w:val="00D073AA"/>
    <w:rsid w:val="00D073DE"/>
    <w:rsid w:val="00D0745F"/>
    <w:rsid w:val="00D07A16"/>
    <w:rsid w:val="00D07A7E"/>
    <w:rsid w:val="00D07BF9"/>
    <w:rsid w:val="00D07C84"/>
    <w:rsid w:val="00D07D5A"/>
    <w:rsid w:val="00D07D7C"/>
    <w:rsid w:val="00D07E16"/>
    <w:rsid w:val="00D07E76"/>
    <w:rsid w:val="00D10121"/>
    <w:rsid w:val="00D101D7"/>
    <w:rsid w:val="00D102FD"/>
    <w:rsid w:val="00D10618"/>
    <w:rsid w:val="00D1061E"/>
    <w:rsid w:val="00D107E6"/>
    <w:rsid w:val="00D108D9"/>
    <w:rsid w:val="00D10B78"/>
    <w:rsid w:val="00D10C1C"/>
    <w:rsid w:val="00D10D13"/>
    <w:rsid w:val="00D10E04"/>
    <w:rsid w:val="00D110A1"/>
    <w:rsid w:val="00D110C8"/>
    <w:rsid w:val="00D11291"/>
    <w:rsid w:val="00D11418"/>
    <w:rsid w:val="00D117A8"/>
    <w:rsid w:val="00D1201D"/>
    <w:rsid w:val="00D123E0"/>
    <w:rsid w:val="00D124DF"/>
    <w:rsid w:val="00D12536"/>
    <w:rsid w:val="00D125E1"/>
    <w:rsid w:val="00D1285C"/>
    <w:rsid w:val="00D12AC0"/>
    <w:rsid w:val="00D12C8F"/>
    <w:rsid w:val="00D12D2F"/>
    <w:rsid w:val="00D12E95"/>
    <w:rsid w:val="00D13229"/>
    <w:rsid w:val="00D133FF"/>
    <w:rsid w:val="00D13890"/>
    <w:rsid w:val="00D13994"/>
    <w:rsid w:val="00D13AF7"/>
    <w:rsid w:val="00D13DD0"/>
    <w:rsid w:val="00D14089"/>
    <w:rsid w:val="00D1426E"/>
    <w:rsid w:val="00D1428E"/>
    <w:rsid w:val="00D143E1"/>
    <w:rsid w:val="00D1448C"/>
    <w:rsid w:val="00D144BA"/>
    <w:rsid w:val="00D14A17"/>
    <w:rsid w:val="00D14BE7"/>
    <w:rsid w:val="00D14E4F"/>
    <w:rsid w:val="00D14EF8"/>
    <w:rsid w:val="00D14F00"/>
    <w:rsid w:val="00D14F01"/>
    <w:rsid w:val="00D1507E"/>
    <w:rsid w:val="00D15153"/>
    <w:rsid w:val="00D15250"/>
    <w:rsid w:val="00D15368"/>
    <w:rsid w:val="00D1539F"/>
    <w:rsid w:val="00D153D8"/>
    <w:rsid w:val="00D15955"/>
    <w:rsid w:val="00D159B9"/>
    <w:rsid w:val="00D15F81"/>
    <w:rsid w:val="00D160EA"/>
    <w:rsid w:val="00D1615D"/>
    <w:rsid w:val="00D1619F"/>
    <w:rsid w:val="00D16478"/>
    <w:rsid w:val="00D1666B"/>
    <w:rsid w:val="00D1675E"/>
    <w:rsid w:val="00D168AE"/>
    <w:rsid w:val="00D1692E"/>
    <w:rsid w:val="00D16B18"/>
    <w:rsid w:val="00D16C18"/>
    <w:rsid w:val="00D16E20"/>
    <w:rsid w:val="00D17122"/>
    <w:rsid w:val="00D171F7"/>
    <w:rsid w:val="00D17213"/>
    <w:rsid w:val="00D17449"/>
    <w:rsid w:val="00D1744F"/>
    <w:rsid w:val="00D174DF"/>
    <w:rsid w:val="00D17C08"/>
    <w:rsid w:val="00D17C36"/>
    <w:rsid w:val="00D17CB7"/>
    <w:rsid w:val="00D17E5D"/>
    <w:rsid w:val="00D17F47"/>
    <w:rsid w:val="00D17FF9"/>
    <w:rsid w:val="00D20387"/>
    <w:rsid w:val="00D2068A"/>
    <w:rsid w:val="00D20722"/>
    <w:rsid w:val="00D20887"/>
    <w:rsid w:val="00D20A20"/>
    <w:rsid w:val="00D20A77"/>
    <w:rsid w:val="00D20B44"/>
    <w:rsid w:val="00D20BC6"/>
    <w:rsid w:val="00D20CD4"/>
    <w:rsid w:val="00D210B4"/>
    <w:rsid w:val="00D21158"/>
    <w:rsid w:val="00D213B0"/>
    <w:rsid w:val="00D21699"/>
    <w:rsid w:val="00D216AE"/>
    <w:rsid w:val="00D21D2D"/>
    <w:rsid w:val="00D21D51"/>
    <w:rsid w:val="00D21DD8"/>
    <w:rsid w:val="00D21F91"/>
    <w:rsid w:val="00D21FD0"/>
    <w:rsid w:val="00D222A5"/>
    <w:rsid w:val="00D22337"/>
    <w:rsid w:val="00D225C8"/>
    <w:rsid w:val="00D226EE"/>
    <w:rsid w:val="00D22717"/>
    <w:rsid w:val="00D2294D"/>
    <w:rsid w:val="00D22AAC"/>
    <w:rsid w:val="00D22AF0"/>
    <w:rsid w:val="00D22B41"/>
    <w:rsid w:val="00D22DC0"/>
    <w:rsid w:val="00D22E8C"/>
    <w:rsid w:val="00D22FEC"/>
    <w:rsid w:val="00D23038"/>
    <w:rsid w:val="00D23064"/>
    <w:rsid w:val="00D232B5"/>
    <w:rsid w:val="00D235C5"/>
    <w:rsid w:val="00D235E1"/>
    <w:rsid w:val="00D236A5"/>
    <w:rsid w:val="00D236E0"/>
    <w:rsid w:val="00D23896"/>
    <w:rsid w:val="00D23CA9"/>
    <w:rsid w:val="00D23E7A"/>
    <w:rsid w:val="00D23F5C"/>
    <w:rsid w:val="00D2402F"/>
    <w:rsid w:val="00D24068"/>
    <w:rsid w:val="00D2417D"/>
    <w:rsid w:val="00D24317"/>
    <w:rsid w:val="00D2436E"/>
    <w:rsid w:val="00D24720"/>
    <w:rsid w:val="00D24770"/>
    <w:rsid w:val="00D24909"/>
    <w:rsid w:val="00D249C5"/>
    <w:rsid w:val="00D24C4B"/>
    <w:rsid w:val="00D24C7D"/>
    <w:rsid w:val="00D24D6A"/>
    <w:rsid w:val="00D24F64"/>
    <w:rsid w:val="00D24FE3"/>
    <w:rsid w:val="00D250D8"/>
    <w:rsid w:val="00D254CE"/>
    <w:rsid w:val="00D2555E"/>
    <w:rsid w:val="00D2556E"/>
    <w:rsid w:val="00D25743"/>
    <w:rsid w:val="00D25779"/>
    <w:rsid w:val="00D2583A"/>
    <w:rsid w:val="00D258E1"/>
    <w:rsid w:val="00D25A6B"/>
    <w:rsid w:val="00D25B1F"/>
    <w:rsid w:val="00D25BF8"/>
    <w:rsid w:val="00D26010"/>
    <w:rsid w:val="00D26032"/>
    <w:rsid w:val="00D260A9"/>
    <w:rsid w:val="00D26811"/>
    <w:rsid w:val="00D26884"/>
    <w:rsid w:val="00D26A65"/>
    <w:rsid w:val="00D26D79"/>
    <w:rsid w:val="00D270B4"/>
    <w:rsid w:val="00D270B7"/>
    <w:rsid w:val="00D2721D"/>
    <w:rsid w:val="00D272E9"/>
    <w:rsid w:val="00D272F0"/>
    <w:rsid w:val="00D27440"/>
    <w:rsid w:val="00D276D5"/>
    <w:rsid w:val="00D279D3"/>
    <w:rsid w:val="00D27A00"/>
    <w:rsid w:val="00D27C54"/>
    <w:rsid w:val="00D27CE7"/>
    <w:rsid w:val="00D27F85"/>
    <w:rsid w:val="00D30001"/>
    <w:rsid w:val="00D30067"/>
    <w:rsid w:val="00D30348"/>
    <w:rsid w:val="00D30356"/>
    <w:rsid w:val="00D3035E"/>
    <w:rsid w:val="00D3097F"/>
    <w:rsid w:val="00D30C5C"/>
    <w:rsid w:val="00D310AD"/>
    <w:rsid w:val="00D31239"/>
    <w:rsid w:val="00D3143F"/>
    <w:rsid w:val="00D31654"/>
    <w:rsid w:val="00D31BD5"/>
    <w:rsid w:val="00D31C00"/>
    <w:rsid w:val="00D31FDA"/>
    <w:rsid w:val="00D320B3"/>
    <w:rsid w:val="00D3218E"/>
    <w:rsid w:val="00D324DB"/>
    <w:rsid w:val="00D32701"/>
    <w:rsid w:val="00D3276A"/>
    <w:rsid w:val="00D3276D"/>
    <w:rsid w:val="00D3284B"/>
    <w:rsid w:val="00D328E1"/>
    <w:rsid w:val="00D3297E"/>
    <w:rsid w:val="00D32991"/>
    <w:rsid w:val="00D32E88"/>
    <w:rsid w:val="00D32F34"/>
    <w:rsid w:val="00D338E9"/>
    <w:rsid w:val="00D3395D"/>
    <w:rsid w:val="00D33BCE"/>
    <w:rsid w:val="00D33D84"/>
    <w:rsid w:val="00D33FFC"/>
    <w:rsid w:val="00D340AF"/>
    <w:rsid w:val="00D341F9"/>
    <w:rsid w:val="00D34698"/>
    <w:rsid w:val="00D34809"/>
    <w:rsid w:val="00D34A17"/>
    <w:rsid w:val="00D34A31"/>
    <w:rsid w:val="00D34C14"/>
    <w:rsid w:val="00D353D7"/>
    <w:rsid w:val="00D35AD4"/>
    <w:rsid w:val="00D35BED"/>
    <w:rsid w:val="00D35C65"/>
    <w:rsid w:val="00D35C70"/>
    <w:rsid w:val="00D35CE7"/>
    <w:rsid w:val="00D35E95"/>
    <w:rsid w:val="00D35F55"/>
    <w:rsid w:val="00D360D3"/>
    <w:rsid w:val="00D3626B"/>
    <w:rsid w:val="00D36392"/>
    <w:rsid w:val="00D364A0"/>
    <w:rsid w:val="00D36507"/>
    <w:rsid w:val="00D365B7"/>
    <w:rsid w:val="00D36650"/>
    <w:rsid w:val="00D36D8D"/>
    <w:rsid w:val="00D371BD"/>
    <w:rsid w:val="00D371C5"/>
    <w:rsid w:val="00D372DB"/>
    <w:rsid w:val="00D373CD"/>
    <w:rsid w:val="00D37635"/>
    <w:rsid w:val="00D37663"/>
    <w:rsid w:val="00D37799"/>
    <w:rsid w:val="00D377D8"/>
    <w:rsid w:val="00D378FF"/>
    <w:rsid w:val="00D37999"/>
    <w:rsid w:val="00D37A4B"/>
    <w:rsid w:val="00D37EB4"/>
    <w:rsid w:val="00D4002C"/>
    <w:rsid w:val="00D40182"/>
    <w:rsid w:val="00D403C3"/>
    <w:rsid w:val="00D407E3"/>
    <w:rsid w:val="00D409F5"/>
    <w:rsid w:val="00D40B77"/>
    <w:rsid w:val="00D40BFA"/>
    <w:rsid w:val="00D40D72"/>
    <w:rsid w:val="00D40DB4"/>
    <w:rsid w:val="00D414DD"/>
    <w:rsid w:val="00D41917"/>
    <w:rsid w:val="00D41A0A"/>
    <w:rsid w:val="00D41A39"/>
    <w:rsid w:val="00D41A69"/>
    <w:rsid w:val="00D41AA6"/>
    <w:rsid w:val="00D41ADC"/>
    <w:rsid w:val="00D41C73"/>
    <w:rsid w:val="00D41C85"/>
    <w:rsid w:val="00D41EFE"/>
    <w:rsid w:val="00D42533"/>
    <w:rsid w:val="00D4269D"/>
    <w:rsid w:val="00D42AB4"/>
    <w:rsid w:val="00D42D99"/>
    <w:rsid w:val="00D42E90"/>
    <w:rsid w:val="00D42F1A"/>
    <w:rsid w:val="00D43004"/>
    <w:rsid w:val="00D4311E"/>
    <w:rsid w:val="00D431A3"/>
    <w:rsid w:val="00D432E0"/>
    <w:rsid w:val="00D43819"/>
    <w:rsid w:val="00D4384A"/>
    <w:rsid w:val="00D438AE"/>
    <w:rsid w:val="00D43AA1"/>
    <w:rsid w:val="00D43B1C"/>
    <w:rsid w:val="00D43B4C"/>
    <w:rsid w:val="00D43B73"/>
    <w:rsid w:val="00D43C19"/>
    <w:rsid w:val="00D43F55"/>
    <w:rsid w:val="00D44657"/>
    <w:rsid w:val="00D4472D"/>
    <w:rsid w:val="00D447FA"/>
    <w:rsid w:val="00D44898"/>
    <w:rsid w:val="00D44A08"/>
    <w:rsid w:val="00D44A72"/>
    <w:rsid w:val="00D44BD6"/>
    <w:rsid w:val="00D44C26"/>
    <w:rsid w:val="00D44E44"/>
    <w:rsid w:val="00D45093"/>
    <w:rsid w:val="00D45318"/>
    <w:rsid w:val="00D4547C"/>
    <w:rsid w:val="00D45611"/>
    <w:rsid w:val="00D456EB"/>
    <w:rsid w:val="00D4574D"/>
    <w:rsid w:val="00D459BD"/>
    <w:rsid w:val="00D45ACC"/>
    <w:rsid w:val="00D4611D"/>
    <w:rsid w:val="00D4647B"/>
    <w:rsid w:val="00D466FE"/>
    <w:rsid w:val="00D4685B"/>
    <w:rsid w:val="00D46BBC"/>
    <w:rsid w:val="00D46C58"/>
    <w:rsid w:val="00D475C3"/>
    <w:rsid w:val="00D475EC"/>
    <w:rsid w:val="00D47801"/>
    <w:rsid w:val="00D478C8"/>
    <w:rsid w:val="00D478E7"/>
    <w:rsid w:val="00D47956"/>
    <w:rsid w:val="00D47C52"/>
    <w:rsid w:val="00D47C54"/>
    <w:rsid w:val="00D47EE2"/>
    <w:rsid w:val="00D47FB6"/>
    <w:rsid w:val="00D50020"/>
    <w:rsid w:val="00D503D2"/>
    <w:rsid w:val="00D50406"/>
    <w:rsid w:val="00D50530"/>
    <w:rsid w:val="00D5086A"/>
    <w:rsid w:val="00D508D6"/>
    <w:rsid w:val="00D512E1"/>
    <w:rsid w:val="00D51396"/>
    <w:rsid w:val="00D513DE"/>
    <w:rsid w:val="00D51477"/>
    <w:rsid w:val="00D51503"/>
    <w:rsid w:val="00D51568"/>
    <w:rsid w:val="00D5165E"/>
    <w:rsid w:val="00D51741"/>
    <w:rsid w:val="00D518DD"/>
    <w:rsid w:val="00D518E8"/>
    <w:rsid w:val="00D51B48"/>
    <w:rsid w:val="00D51B8D"/>
    <w:rsid w:val="00D51C0B"/>
    <w:rsid w:val="00D51C39"/>
    <w:rsid w:val="00D51C99"/>
    <w:rsid w:val="00D51E17"/>
    <w:rsid w:val="00D520C8"/>
    <w:rsid w:val="00D5218A"/>
    <w:rsid w:val="00D52319"/>
    <w:rsid w:val="00D523D7"/>
    <w:rsid w:val="00D52478"/>
    <w:rsid w:val="00D524CB"/>
    <w:rsid w:val="00D5257D"/>
    <w:rsid w:val="00D52768"/>
    <w:rsid w:val="00D528BA"/>
    <w:rsid w:val="00D52934"/>
    <w:rsid w:val="00D52AA8"/>
    <w:rsid w:val="00D52D49"/>
    <w:rsid w:val="00D52E54"/>
    <w:rsid w:val="00D52F3D"/>
    <w:rsid w:val="00D53031"/>
    <w:rsid w:val="00D530BA"/>
    <w:rsid w:val="00D532E3"/>
    <w:rsid w:val="00D53407"/>
    <w:rsid w:val="00D5365F"/>
    <w:rsid w:val="00D537D9"/>
    <w:rsid w:val="00D53A87"/>
    <w:rsid w:val="00D53ACF"/>
    <w:rsid w:val="00D53B84"/>
    <w:rsid w:val="00D53D86"/>
    <w:rsid w:val="00D54071"/>
    <w:rsid w:val="00D54090"/>
    <w:rsid w:val="00D54344"/>
    <w:rsid w:val="00D54349"/>
    <w:rsid w:val="00D544A1"/>
    <w:rsid w:val="00D546B6"/>
    <w:rsid w:val="00D546FB"/>
    <w:rsid w:val="00D54900"/>
    <w:rsid w:val="00D54B84"/>
    <w:rsid w:val="00D54CB7"/>
    <w:rsid w:val="00D54DF0"/>
    <w:rsid w:val="00D54E80"/>
    <w:rsid w:val="00D54FA1"/>
    <w:rsid w:val="00D553A3"/>
    <w:rsid w:val="00D55AD8"/>
    <w:rsid w:val="00D55E6C"/>
    <w:rsid w:val="00D55F08"/>
    <w:rsid w:val="00D56002"/>
    <w:rsid w:val="00D560B7"/>
    <w:rsid w:val="00D56245"/>
    <w:rsid w:val="00D562F8"/>
    <w:rsid w:val="00D5657F"/>
    <w:rsid w:val="00D565D8"/>
    <w:rsid w:val="00D56951"/>
    <w:rsid w:val="00D56BBA"/>
    <w:rsid w:val="00D56C18"/>
    <w:rsid w:val="00D56C45"/>
    <w:rsid w:val="00D56C94"/>
    <w:rsid w:val="00D57158"/>
    <w:rsid w:val="00D57527"/>
    <w:rsid w:val="00D57528"/>
    <w:rsid w:val="00D5761F"/>
    <w:rsid w:val="00D57692"/>
    <w:rsid w:val="00D576C8"/>
    <w:rsid w:val="00D5776F"/>
    <w:rsid w:val="00D57AD9"/>
    <w:rsid w:val="00D60036"/>
    <w:rsid w:val="00D60485"/>
    <w:rsid w:val="00D60C4A"/>
    <w:rsid w:val="00D60CDB"/>
    <w:rsid w:val="00D60D3D"/>
    <w:rsid w:val="00D60DB9"/>
    <w:rsid w:val="00D60DCD"/>
    <w:rsid w:val="00D60DEA"/>
    <w:rsid w:val="00D61481"/>
    <w:rsid w:val="00D614CD"/>
    <w:rsid w:val="00D617A8"/>
    <w:rsid w:val="00D6197D"/>
    <w:rsid w:val="00D61BBD"/>
    <w:rsid w:val="00D61C92"/>
    <w:rsid w:val="00D61D12"/>
    <w:rsid w:val="00D61D62"/>
    <w:rsid w:val="00D61E34"/>
    <w:rsid w:val="00D621ED"/>
    <w:rsid w:val="00D62323"/>
    <w:rsid w:val="00D62748"/>
    <w:rsid w:val="00D62785"/>
    <w:rsid w:val="00D62AB9"/>
    <w:rsid w:val="00D62CCC"/>
    <w:rsid w:val="00D62DE8"/>
    <w:rsid w:val="00D62F52"/>
    <w:rsid w:val="00D62F64"/>
    <w:rsid w:val="00D633B0"/>
    <w:rsid w:val="00D6363D"/>
    <w:rsid w:val="00D639FC"/>
    <w:rsid w:val="00D63A6A"/>
    <w:rsid w:val="00D63EE1"/>
    <w:rsid w:val="00D63F0A"/>
    <w:rsid w:val="00D63FD1"/>
    <w:rsid w:val="00D6440D"/>
    <w:rsid w:val="00D6459A"/>
    <w:rsid w:val="00D6473E"/>
    <w:rsid w:val="00D648E9"/>
    <w:rsid w:val="00D649EA"/>
    <w:rsid w:val="00D64E8E"/>
    <w:rsid w:val="00D65122"/>
    <w:rsid w:val="00D65378"/>
    <w:rsid w:val="00D65832"/>
    <w:rsid w:val="00D659E6"/>
    <w:rsid w:val="00D65C6F"/>
    <w:rsid w:val="00D66039"/>
    <w:rsid w:val="00D66129"/>
    <w:rsid w:val="00D6613C"/>
    <w:rsid w:val="00D66266"/>
    <w:rsid w:val="00D6645F"/>
    <w:rsid w:val="00D6676F"/>
    <w:rsid w:val="00D66893"/>
    <w:rsid w:val="00D66B42"/>
    <w:rsid w:val="00D66C51"/>
    <w:rsid w:val="00D67301"/>
    <w:rsid w:val="00D678AA"/>
    <w:rsid w:val="00D67B25"/>
    <w:rsid w:val="00D67C32"/>
    <w:rsid w:val="00D67C45"/>
    <w:rsid w:val="00D67C47"/>
    <w:rsid w:val="00D67D98"/>
    <w:rsid w:val="00D67E0F"/>
    <w:rsid w:val="00D67F1A"/>
    <w:rsid w:val="00D70034"/>
    <w:rsid w:val="00D70043"/>
    <w:rsid w:val="00D70068"/>
    <w:rsid w:val="00D701B0"/>
    <w:rsid w:val="00D70239"/>
    <w:rsid w:val="00D70481"/>
    <w:rsid w:val="00D7070B"/>
    <w:rsid w:val="00D7096E"/>
    <w:rsid w:val="00D70971"/>
    <w:rsid w:val="00D70AB6"/>
    <w:rsid w:val="00D70AC1"/>
    <w:rsid w:val="00D70B89"/>
    <w:rsid w:val="00D70C7A"/>
    <w:rsid w:val="00D70CFC"/>
    <w:rsid w:val="00D70DF6"/>
    <w:rsid w:val="00D70E55"/>
    <w:rsid w:val="00D70FF9"/>
    <w:rsid w:val="00D710B4"/>
    <w:rsid w:val="00D7110B"/>
    <w:rsid w:val="00D71157"/>
    <w:rsid w:val="00D717E4"/>
    <w:rsid w:val="00D71862"/>
    <w:rsid w:val="00D71DD9"/>
    <w:rsid w:val="00D71E3E"/>
    <w:rsid w:val="00D72113"/>
    <w:rsid w:val="00D72116"/>
    <w:rsid w:val="00D72542"/>
    <w:rsid w:val="00D725B4"/>
    <w:rsid w:val="00D725FB"/>
    <w:rsid w:val="00D728A1"/>
    <w:rsid w:val="00D72B69"/>
    <w:rsid w:val="00D72FED"/>
    <w:rsid w:val="00D7316E"/>
    <w:rsid w:val="00D7317F"/>
    <w:rsid w:val="00D731E9"/>
    <w:rsid w:val="00D73287"/>
    <w:rsid w:val="00D73358"/>
    <w:rsid w:val="00D734B5"/>
    <w:rsid w:val="00D73A81"/>
    <w:rsid w:val="00D73C79"/>
    <w:rsid w:val="00D73CB0"/>
    <w:rsid w:val="00D73E98"/>
    <w:rsid w:val="00D740ED"/>
    <w:rsid w:val="00D7412A"/>
    <w:rsid w:val="00D7420C"/>
    <w:rsid w:val="00D74223"/>
    <w:rsid w:val="00D74238"/>
    <w:rsid w:val="00D743B9"/>
    <w:rsid w:val="00D745E1"/>
    <w:rsid w:val="00D746CE"/>
    <w:rsid w:val="00D7474A"/>
    <w:rsid w:val="00D7479E"/>
    <w:rsid w:val="00D7483C"/>
    <w:rsid w:val="00D7494E"/>
    <w:rsid w:val="00D74A46"/>
    <w:rsid w:val="00D74BA7"/>
    <w:rsid w:val="00D74F1D"/>
    <w:rsid w:val="00D75112"/>
    <w:rsid w:val="00D7518D"/>
    <w:rsid w:val="00D751D0"/>
    <w:rsid w:val="00D75717"/>
    <w:rsid w:val="00D75871"/>
    <w:rsid w:val="00D75B3C"/>
    <w:rsid w:val="00D75C81"/>
    <w:rsid w:val="00D75CAB"/>
    <w:rsid w:val="00D75D37"/>
    <w:rsid w:val="00D75DA7"/>
    <w:rsid w:val="00D75ECD"/>
    <w:rsid w:val="00D7620A"/>
    <w:rsid w:val="00D764D6"/>
    <w:rsid w:val="00D7667B"/>
    <w:rsid w:val="00D768AB"/>
    <w:rsid w:val="00D76C57"/>
    <w:rsid w:val="00D76CFC"/>
    <w:rsid w:val="00D7717F"/>
    <w:rsid w:val="00D776B6"/>
    <w:rsid w:val="00D77819"/>
    <w:rsid w:val="00D7785D"/>
    <w:rsid w:val="00D77A46"/>
    <w:rsid w:val="00D77BE2"/>
    <w:rsid w:val="00D77CE6"/>
    <w:rsid w:val="00D802A5"/>
    <w:rsid w:val="00D804AF"/>
    <w:rsid w:val="00D80729"/>
    <w:rsid w:val="00D80A69"/>
    <w:rsid w:val="00D80AD2"/>
    <w:rsid w:val="00D80ADE"/>
    <w:rsid w:val="00D80B54"/>
    <w:rsid w:val="00D80BCA"/>
    <w:rsid w:val="00D80C2B"/>
    <w:rsid w:val="00D80D08"/>
    <w:rsid w:val="00D80E17"/>
    <w:rsid w:val="00D80F6E"/>
    <w:rsid w:val="00D813B7"/>
    <w:rsid w:val="00D813FE"/>
    <w:rsid w:val="00D815D1"/>
    <w:rsid w:val="00D8183A"/>
    <w:rsid w:val="00D81859"/>
    <w:rsid w:val="00D81960"/>
    <w:rsid w:val="00D81AF5"/>
    <w:rsid w:val="00D81CA1"/>
    <w:rsid w:val="00D81D4B"/>
    <w:rsid w:val="00D81D89"/>
    <w:rsid w:val="00D81E29"/>
    <w:rsid w:val="00D82059"/>
    <w:rsid w:val="00D821DE"/>
    <w:rsid w:val="00D827E6"/>
    <w:rsid w:val="00D829CE"/>
    <w:rsid w:val="00D82BB2"/>
    <w:rsid w:val="00D82C18"/>
    <w:rsid w:val="00D82FD2"/>
    <w:rsid w:val="00D8335E"/>
    <w:rsid w:val="00D8362F"/>
    <w:rsid w:val="00D83AC7"/>
    <w:rsid w:val="00D83EA2"/>
    <w:rsid w:val="00D83F0A"/>
    <w:rsid w:val="00D83F5E"/>
    <w:rsid w:val="00D840EC"/>
    <w:rsid w:val="00D8434C"/>
    <w:rsid w:val="00D844E4"/>
    <w:rsid w:val="00D845FD"/>
    <w:rsid w:val="00D84646"/>
    <w:rsid w:val="00D847BF"/>
    <w:rsid w:val="00D84A26"/>
    <w:rsid w:val="00D84AAF"/>
    <w:rsid w:val="00D84C49"/>
    <w:rsid w:val="00D84D1A"/>
    <w:rsid w:val="00D84DF1"/>
    <w:rsid w:val="00D8500E"/>
    <w:rsid w:val="00D852AD"/>
    <w:rsid w:val="00D85A89"/>
    <w:rsid w:val="00D85E0F"/>
    <w:rsid w:val="00D8627A"/>
    <w:rsid w:val="00D86449"/>
    <w:rsid w:val="00D866C8"/>
    <w:rsid w:val="00D86D7B"/>
    <w:rsid w:val="00D86D97"/>
    <w:rsid w:val="00D87225"/>
    <w:rsid w:val="00D8725E"/>
    <w:rsid w:val="00D873CB"/>
    <w:rsid w:val="00D87541"/>
    <w:rsid w:val="00D876FA"/>
    <w:rsid w:val="00D87714"/>
    <w:rsid w:val="00D87726"/>
    <w:rsid w:val="00D87735"/>
    <w:rsid w:val="00D87998"/>
    <w:rsid w:val="00D87BC9"/>
    <w:rsid w:val="00D87F38"/>
    <w:rsid w:val="00D90232"/>
    <w:rsid w:val="00D90264"/>
    <w:rsid w:val="00D902AD"/>
    <w:rsid w:val="00D90B0F"/>
    <w:rsid w:val="00D91445"/>
    <w:rsid w:val="00D91603"/>
    <w:rsid w:val="00D91B88"/>
    <w:rsid w:val="00D91BDD"/>
    <w:rsid w:val="00D91CF8"/>
    <w:rsid w:val="00D91D09"/>
    <w:rsid w:val="00D91D70"/>
    <w:rsid w:val="00D92153"/>
    <w:rsid w:val="00D921C1"/>
    <w:rsid w:val="00D92296"/>
    <w:rsid w:val="00D924B5"/>
    <w:rsid w:val="00D92617"/>
    <w:rsid w:val="00D92799"/>
    <w:rsid w:val="00D9298C"/>
    <w:rsid w:val="00D92A1A"/>
    <w:rsid w:val="00D92D80"/>
    <w:rsid w:val="00D92E39"/>
    <w:rsid w:val="00D92EA1"/>
    <w:rsid w:val="00D93146"/>
    <w:rsid w:val="00D93254"/>
    <w:rsid w:val="00D93281"/>
    <w:rsid w:val="00D9361F"/>
    <w:rsid w:val="00D93671"/>
    <w:rsid w:val="00D93903"/>
    <w:rsid w:val="00D9391F"/>
    <w:rsid w:val="00D939B1"/>
    <w:rsid w:val="00D93A6B"/>
    <w:rsid w:val="00D93B76"/>
    <w:rsid w:val="00D93D48"/>
    <w:rsid w:val="00D941B1"/>
    <w:rsid w:val="00D94474"/>
    <w:rsid w:val="00D9452D"/>
    <w:rsid w:val="00D94603"/>
    <w:rsid w:val="00D94658"/>
    <w:rsid w:val="00D946AD"/>
    <w:rsid w:val="00D94A03"/>
    <w:rsid w:val="00D94A1F"/>
    <w:rsid w:val="00D95531"/>
    <w:rsid w:val="00D956A1"/>
    <w:rsid w:val="00D9587B"/>
    <w:rsid w:val="00D95881"/>
    <w:rsid w:val="00D958F6"/>
    <w:rsid w:val="00D959C9"/>
    <w:rsid w:val="00D95A32"/>
    <w:rsid w:val="00D95A6F"/>
    <w:rsid w:val="00D95AAA"/>
    <w:rsid w:val="00D95C40"/>
    <w:rsid w:val="00D95E11"/>
    <w:rsid w:val="00D95E15"/>
    <w:rsid w:val="00D95E8C"/>
    <w:rsid w:val="00D95F4C"/>
    <w:rsid w:val="00D9610E"/>
    <w:rsid w:val="00D96476"/>
    <w:rsid w:val="00D968B0"/>
    <w:rsid w:val="00D96C81"/>
    <w:rsid w:val="00D96F2A"/>
    <w:rsid w:val="00D97040"/>
    <w:rsid w:val="00D972C7"/>
    <w:rsid w:val="00D97308"/>
    <w:rsid w:val="00D976E6"/>
    <w:rsid w:val="00D97800"/>
    <w:rsid w:val="00D9782B"/>
    <w:rsid w:val="00D9783B"/>
    <w:rsid w:val="00D9792E"/>
    <w:rsid w:val="00D9793A"/>
    <w:rsid w:val="00D979F8"/>
    <w:rsid w:val="00D97BF7"/>
    <w:rsid w:val="00D97FE9"/>
    <w:rsid w:val="00DA01CC"/>
    <w:rsid w:val="00DA052A"/>
    <w:rsid w:val="00DA082D"/>
    <w:rsid w:val="00DA0B50"/>
    <w:rsid w:val="00DA0C85"/>
    <w:rsid w:val="00DA0C95"/>
    <w:rsid w:val="00DA0DB9"/>
    <w:rsid w:val="00DA0F29"/>
    <w:rsid w:val="00DA0FF3"/>
    <w:rsid w:val="00DA1156"/>
    <w:rsid w:val="00DA12DC"/>
    <w:rsid w:val="00DA13F6"/>
    <w:rsid w:val="00DA17DD"/>
    <w:rsid w:val="00DA1828"/>
    <w:rsid w:val="00DA1A26"/>
    <w:rsid w:val="00DA1CE8"/>
    <w:rsid w:val="00DA1D99"/>
    <w:rsid w:val="00DA1F05"/>
    <w:rsid w:val="00DA1F24"/>
    <w:rsid w:val="00DA1F45"/>
    <w:rsid w:val="00DA1FD9"/>
    <w:rsid w:val="00DA2158"/>
    <w:rsid w:val="00DA2287"/>
    <w:rsid w:val="00DA24CE"/>
    <w:rsid w:val="00DA274C"/>
    <w:rsid w:val="00DA2836"/>
    <w:rsid w:val="00DA2934"/>
    <w:rsid w:val="00DA2BF1"/>
    <w:rsid w:val="00DA2F6C"/>
    <w:rsid w:val="00DA3257"/>
    <w:rsid w:val="00DA3278"/>
    <w:rsid w:val="00DA3377"/>
    <w:rsid w:val="00DA3615"/>
    <w:rsid w:val="00DA3806"/>
    <w:rsid w:val="00DA386B"/>
    <w:rsid w:val="00DA389C"/>
    <w:rsid w:val="00DA3DB4"/>
    <w:rsid w:val="00DA3E32"/>
    <w:rsid w:val="00DA3EC3"/>
    <w:rsid w:val="00DA4008"/>
    <w:rsid w:val="00DA407D"/>
    <w:rsid w:val="00DA412A"/>
    <w:rsid w:val="00DA42E7"/>
    <w:rsid w:val="00DA42FD"/>
    <w:rsid w:val="00DA4669"/>
    <w:rsid w:val="00DA4711"/>
    <w:rsid w:val="00DA4AA9"/>
    <w:rsid w:val="00DA4AEA"/>
    <w:rsid w:val="00DA4BCB"/>
    <w:rsid w:val="00DA4CA6"/>
    <w:rsid w:val="00DA4CB5"/>
    <w:rsid w:val="00DA4F58"/>
    <w:rsid w:val="00DA515C"/>
    <w:rsid w:val="00DA533B"/>
    <w:rsid w:val="00DA5465"/>
    <w:rsid w:val="00DA54FB"/>
    <w:rsid w:val="00DA5642"/>
    <w:rsid w:val="00DA5749"/>
    <w:rsid w:val="00DA58D9"/>
    <w:rsid w:val="00DA595C"/>
    <w:rsid w:val="00DA59C1"/>
    <w:rsid w:val="00DA5ECA"/>
    <w:rsid w:val="00DA5FBC"/>
    <w:rsid w:val="00DA620B"/>
    <w:rsid w:val="00DA6466"/>
    <w:rsid w:val="00DA649A"/>
    <w:rsid w:val="00DA64BA"/>
    <w:rsid w:val="00DA65AB"/>
    <w:rsid w:val="00DA6780"/>
    <w:rsid w:val="00DA6BFD"/>
    <w:rsid w:val="00DA70E8"/>
    <w:rsid w:val="00DA70F2"/>
    <w:rsid w:val="00DA70F4"/>
    <w:rsid w:val="00DA7179"/>
    <w:rsid w:val="00DA799D"/>
    <w:rsid w:val="00DA7ADF"/>
    <w:rsid w:val="00DA7AEB"/>
    <w:rsid w:val="00DA7D22"/>
    <w:rsid w:val="00DA7D93"/>
    <w:rsid w:val="00DA7DA0"/>
    <w:rsid w:val="00DA7F04"/>
    <w:rsid w:val="00DB0277"/>
    <w:rsid w:val="00DB08FB"/>
    <w:rsid w:val="00DB093A"/>
    <w:rsid w:val="00DB0A59"/>
    <w:rsid w:val="00DB0C9F"/>
    <w:rsid w:val="00DB0DD8"/>
    <w:rsid w:val="00DB0F4F"/>
    <w:rsid w:val="00DB1121"/>
    <w:rsid w:val="00DB11BF"/>
    <w:rsid w:val="00DB129B"/>
    <w:rsid w:val="00DB1632"/>
    <w:rsid w:val="00DB1692"/>
    <w:rsid w:val="00DB1927"/>
    <w:rsid w:val="00DB1C4C"/>
    <w:rsid w:val="00DB1C5A"/>
    <w:rsid w:val="00DB1DAC"/>
    <w:rsid w:val="00DB1E32"/>
    <w:rsid w:val="00DB2315"/>
    <w:rsid w:val="00DB288D"/>
    <w:rsid w:val="00DB2A4B"/>
    <w:rsid w:val="00DB2AE1"/>
    <w:rsid w:val="00DB2DDB"/>
    <w:rsid w:val="00DB2ED1"/>
    <w:rsid w:val="00DB2F67"/>
    <w:rsid w:val="00DB30FF"/>
    <w:rsid w:val="00DB31C9"/>
    <w:rsid w:val="00DB3267"/>
    <w:rsid w:val="00DB32FC"/>
    <w:rsid w:val="00DB3362"/>
    <w:rsid w:val="00DB3496"/>
    <w:rsid w:val="00DB392D"/>
    <w:rsid w:val="00DB398E"/>
    <w:rsid w:val="00DB4238"/>
    <w:rsid w:val="00DB4314"/>
    <w:rsid w:val="00DB4407"/>
    <w:rsid w:val="00DB4810"/>
    <w:rsid w:val="00DB48CD"/>
    <w:rsid w:val="00DB493B"/>
    <w:rsid w:val="00DB4AE8"/>
    <w:rsid w:val="00DB4FF3"/>
    <w:rsid w:val="00DB5053"/>
    <w:rsid w:val="00DB5207"/>
    <w:rsid w:val="00DB5678"/>
    <w:rsid w:val="00DB56D1"/>
    <w:rsid w:val="00DB5886"/>
    <w:rsid w:val="00DB5960"/>
    <w:rsid w:val="00DB5B81"/>
    <w:rsid w:val="00DB5D93"/>
    <w:rsid w:val="00DB5DD1"/>
    <w:rsid w:val="00DB5E41"/>
    <w:rsid w:val="00DB5F53"/>
    <w:rsid w:val="00DB609B"/>
    <w:rsid w:val="00DB632C"/>
    <w:rsid w:val="00DB6377"/>
    <w:rsid w:val="00DB63E8"/>
    <w:rsid w:val="00DB644F"/>
    <w:rsid w:val="00DB6504"/>
    <w:rsid w:val="00DB66A2"/>
    <w:rsid w:val="00DB6981"/>
    <w:rsid w:val="00DB6A82"/>
    <w:rsid w:val="00DB6B13"/>
    <w:rsid w:val="00DB6D63"/>
    <w:rsid w:val="00DB726C"/>
    <w:rsid w:val="00DB74C3"/>
    <w:rsid w:val="00DB75CE"/>
    <w:rsid w:val="00DB7620"/>
    <w:rsid w:val="00DB779D"/>
    <w:rsid w:val="00DB782F"/>
    <w:rsid w:val="00DB79E2"/>
    <w:rsid w:val="00DB7AD0"/>
    <w:rsid w:val="00DB7B8C"/>
    <w:rsid w:val="00DB7D62"/>
    <w:rsid w:val="00DB7DC6"/>
    <w:rsid w:val="00DC0450"/>
    <w:rsid w:val="00DC05E5"/>
    <w:rsid w:val="00DC0987"/>
    <w:rsid w:val="00DC09ED"/>
    <w:rsid w:val="00DC0B46"/>
    <w:rsid w:val="00DC0CB4"/>
    <w:rsid w:val="00DC0E72"/>
    <w:rsid w:val="00DC1109"/>
    <w:rsid w:val="00DC11EE"/>
    <w:rsid w:val="00DC1321"/>
    <w:rsid w:val="00DC14CF"/>
    <w:rsid w:val="00DC14F6"/>
    <w:rsid w:val="00DC16EF"/>
    <w:rsid w:val="00DC19A1"/>
    <w:rsid w:val="00DC1A56"/>
    <w:rsid w:val="00DC1B1B"/>
    <w:rsid w:val="00DC1B35"/>
    <w:rsid w:val="00DC1CC5"/>
    <w:rsid w:val="00DC1DB6"/>
    <w:rsid w:val="00DC2102"/>
    <w:rsid w:val="00DC220A"/>
    <w:rsid w:val="00DC2746"/>
    <w:rsid w:val="00DC2938"/>
    <w:rsid w:val="00DC2D1D"/>
    <w:rsid w:val="00DC2F09"/>
    <w:rsid w:val="00DC313B"/>
    <w:rsid w:val="00DC321D"/>
    <w:rsid w:val="00DC3326"/>
    <w:rsid w:val="00DC3488"/>
    <w:rsid w:val="00DC3770"/>
    <w:rsid w:val="00DC37F7"/>
    <w:rsid w:val="00DC3945"/>
    <w:rsid w:val="00DC3A64"/>
    <w:rsid w:val="00DC3B40"/>
    <w:rsid w:val="00DC3D30"/>
    <w:rsid w:val="00DC422F"/>
    <w:rsid w:val="00DC4234"/>
    <w:rsid w:val="00DC4398"/>
    <w:rsid w:val="00DC4574"/>
    <w:rsid w:val="00DC4B4F"/>
    <w:rsid w:val="00DC4C95"/>
    <w:rsid w:val="00DC5104"/>
    <w:rsid w:val="00DC51B7"/>
    <w:rsid w:val="00DC51E3"/>
    <w:rsid w:val="00DC53D8"/>
    <w:rsid w:val="00DC54B1"/>
    <w:rsid w:val="00DC551B"/>
    <w:rsid w:val="00DC55AA"/>
    <w:rsid w:val="00DC57D4"/>
    <w:rsid w:val="00DC58B2"/>
    <w:rsid w:val="00DC58D1"/>
    <w:rsid w:val="00DC598C"/>
    <w:rsid w:val="00DC5AD7"/>
    <w:rsid w:val="00DC5B01"/>
    <w:rsid w:val="00DC5C81"/>
    <w:rsid w:val="00DC5D29"/>
    <w:rsid w:val="00DC5EA2"/>
    <w:rsid w:val="00DC62AC"/>
    <w:rsid w:val="00DC661E"/>
    <w:rsid w:val="00DC6CA9"/>
    <w:rsid w:val="00DC6CAF"/>
    <w:rsid w:val="00DC6ED4"/>
    <w:rsid w:val="00DC7477"/>
    <w:rsid w:val="00DC7723"/>
    <w:rsid w:val="00DC783D"/>
    <w:rsid w:val="00DC7941"/>
    <w:rsid w:val="00DC79A9"/>
    <w:rsid w:val="00DC7AA3"/>
    <w:rsid w:val="00DC7AB5"/>
    <w:rsid w:val="00DC7C93"/>
    <w:rsid w:val="00DC7DEA"/>
    <w:rsid w:val="00DC7F38"/>
    <w:rsid w:val="00DC7F50"/>
    <w:rsid w:val="00DD0342"/>
    <w:rsid w:val="00DD0436"/>
    <w:rsid w:val="00DD0493"/>
    <w:rsid w:val="00DD06DB"/>
    <w:rsid w:val="00DD06FC"/>
    <w:rsid w:val="00DD071D"/>
    <w:rsid w:val="00DD072E"/>
    <w:rsid w:val="00DD076F"/>
    <w:rsid w:val="00DD07EA"/>
    <w:rsid w:val="00DD0848"/>
    <w:rsid w:val="00DD0EF2"/>
    <w:rsid w:val="00DD0FF3"/>
    <w:rsid w:val="00DD1133"/>
    <w:rsid w:val="00DD1148"/>
    <w:rsid w:val="00DD116A"/>
    <w:rsid w:val="00DD146B"/>
    <w:rsid w:val="00DD148A"/>
    <w:rsid w:val="00DD16D7"/>
    <w:rsid w:val="00DD1872"/>
    <w:rsid w:val="00DD1901"/>
    <w:rsid w:val="00DD194F"/>
    <w:rsid w:val="00DD1A88"/>
    <w:rsid w:val="00DD1AE3"/>
    <w:rsid w:val="00DD1B0B"/>
    <w:rsid w:val="00DD1B43"/>
    <w:rsid w:val="00DD1E95"/>
    <w:rsid w:val="00DD205D"/>
    <w:rsid w:val="00DD2089"/>
    <w:rsid w:val="00DD21A0"/>
    <w:rsid w:val="00DD21F5"/>
    <w:rsid w:val="00DD2301"/>
    <w:rsid w:val="00DD253D"/>
    <w:rsid w:val="00DD2685"/>
    <w:rsid w:val="00DD28C3"/>
    <w:rsid w:val="00DD2AEB"/>
    <w:rsid w:val="00DD2C4A"/>
    <w:rsid w:val="00DD2D3A"/>
    <w:rsid w:val="00DD2EA8"/>
    <w:rsid w:val="00DD2F41"/>
    <w:rsid w:val="00DD3057"/>
    <w:rsid w:val="00DD30DE"/>
    <w:rsid w:val="00DD30E2"/>
    <w:rsid w:val="00DD3337"/>
    <w:rsid w:val="00DD3431"/>
    <w:rsid w:val="00DD34C2"/>
    <w:rsid w:val="00DD350A"/>
    <w:rsid w:val="00DD35CC"/>
    <w:rsid w:val="00DD3600"/>
    <w:rsid w:val="00DD3749"/>
    <w:rsid w:val="00DD3787"/>
    <w:rsid w:val="00DD37D6"/>
    <w:rsid w:val="00DD3823"/>
    <w:rsid w:val="00DD3840"/>
    <w:rsid w:val="00DD38A9"/>
    <w:rsid w:val="00DD39AE"/>
    <w:rsid w:val="00DD3A75"/>
    <w:rsid w:val="00DD3A8C"/>
    <w:rsid w:val="00DD3F13"/>
    <w:rsid w:val="00DD4080"/>
    <w:rsid w:val="00DD40BC"/>
    <w:rsid w:val="00DD416C"/>
    <w:rsid w:val="00DD4279"/>
    <w:rsid w:val="00DD45CA"/>
    <w:rsid w:val="00DD45F8"/>
    <w:rsid w:val="00DD4641"/>
    <w:rsid w:val="00DD4686"/>
    <w:rsid w:val="00DD4878"/>
    <w:rsid w:val="00DD4B19"/>
    <w:rsid w:val="00DD4C55"/>
    <w:rsid w:val="00DD4D89"/>
    <w:rsid w:val="00DD4F40"/>
    <w:rsid w:val="00DD4FEB"/>
    <w:rsid w:val="00DD5376"/>
    <w:rsid w:val="00DD5915"/>
    <w:rsid w:val="00DD5E0C"/>
    <w:rsid w:val="00DD5E4C"/>
    <w:rsid w:val="00DD5FD5"/>
    <w:rsid w:val="00DD6173"/>
    <w:rsid w:val="00DD6175"/>
    <w:rsid w:val="00DD62F7"/>
    <w:rsid w:val="00DD631F"/>
    <w:rsid w:val="00DD65F2"/>
    <w:rsid w:val="00DD6668"/>
    <w:rsid w:val="00DD68D3"/>
    <w:rsid w:val="00DD6AE9"/>
    <w:rsid w:val="00DD6BC4"/>
    <w:rsid w:val="00DD6D42"/>
    <w:rsid w:val="00DD6EDE"/>
    <w:rsid w:val="00DD6F42"/>
    <w:rsid w:val="00DD734C"/>
    <w:rsid w:val="00DD75A6"/>
    <w:rsid w:val="00DD7985"/>
    <w:rsid w:val="00DD7C2B"/>
    <w:rsid w:val="00DD7C42"/>
    <w:rsid w:val="00DD7D3C"/>
    <w:rsid w:val="00DD7DAA"/>
    <w:rsid w:val="00DE028C"/>
    <w:rsid w:val="00DE0511"/>
    <w:rsid w:val="00DE05BE"/>
    <w:rsid w:val="00DE062A"/>
    <w:rsid w:val="00DE0D15"/>
    <w:rsid w:val="00DE0D99"/>
    <w:rsid w:val="00DE135B"/>
    <w:rsid w:val="00DE1684"/>
    <w:rsid w:val="00DE1811"/>
    <w:rsid w:val="00DE1816"/>
    <w:rsid w:val="00DE19A4"/>
    <w:rsid w:val="00DE1E08"/>
    <w:rsid w:val="00DE1FE2"/>
    <w:rsid w:val="00DE2241"/>
    <w:rsid w:val="00DE2373"/>
    <w:rsid w:val="00DE2641"/>
    <w:rsid w:val="00DE2732"/>
    <w:rsid w:val="00DE279D"/>
    <w:rsid w:val="00DE291D"/>
    <w:rsid w:val="00DE2B0A"/>
    <w:rsid w:val="00DE2C58"/>
    <w:rsid w:val="00DE32AA"/>
    <w:rsid w:val="00DE35C8"/>
    <w:rsid w:val="00DE3708"/>
    <w:rsid w:val="00DE3947"/>
    <w:rsid w:val="00DE3B47"/>
    <w:rsid w:val="00DE3CE8"/>
    <w:rsid w:val="00DE410C"/>
    <w:rsid w:val="00DE4574"/>
    <w:rsid w:val="00DE48DB"/>
    <w:rsid w:val="00DE4915"/>
    <w:rsid w:val="00DE4A42"/>
    <w:rsid w:val="00DE4A62"/>
    <w:rsid w:val="00DE4AE4"/>
    <w:rsid w:val="00DE4C03"/>
    <w:rsid w:val="00DE4CA8"/>
    <w:rsid w:val="00DE4EE7"/>
    <w:rsid w:val="00DE536A"/>
    <w:rsid w:val="00DE54EC"/>
    <w:rsid w:val="00DE550A"/>
    <w:rsid w:val="00DE5689"/>
    <w:rsid w:val="00DE5794"/>
    <w:rsid w:val="00DE57D9"/>
    <w:rsid w:val="00DE5809"/>
    <w:rsid w:val="00DE59BA"/>
    <w:rsid w:val="00DE59ED"/>
    <w:rsid w:val="00DE5BEF"/>
    <w:rsid w:val="00DE5C6E"/>
    <w:rsid w:val="00DE5C76"/>
    <w:rsid w:val="00DE5CCB"/>
    <w:rsid w:val="00DE5DB3"/>
    <w:rsid w:val="00DE5F84"/>
    <w:rsid w:val="00DE6057"/>
    <w:rsid w:val="00DE60D4"/>
    <w:rsid w:val="00DE6211"/>
    <w:rsid w:val="00DE64A1"/>
    <w:rsid w:val="00DE6515"/>
    <w:rsid w:val="00DE6741"/>
    <w:rsid w:val="00DE68AF"/>
    <w:rsid w:val="00DE69AA"/>
    <w:rsid w:val="00DE6D7B"/>
    <w:rsid w:val="00DE6DC1"/>
    <w:rsid w:val="00DE7112"/>
    <w:rsid w:val="00DE7160"/>
    <w:rsid w:val="00DE744C"/>
    <w:rsid w:val="00DE754B"/>
    <w:rsid w:val="00DE7797"/>
    <w:rsid w:val="00DE7AC7"/>
    <w:rsid w:val="00DE7ADD"/>
    <w:rsid w:val="00DE7CBA"/>
    <w:rsid w:val="00DE7E54"/>
    <w:rsid w:val="00DF0170"/>
    <w:rsid w:val="00DF03AC"/>
    <w:rsid w:val="00DF04AD"/>
    <w:rsid w:val="00DF06CE"/>
    <w:rsid w:val="00DF074D"/>
    <w:rsid w:val="00DF0799"/>
    <w:rsid w:val="00DF07E9"/>
    <w:rsid w:val="00DF0839"/>
    <w:rsid w:val="00DF0C8E"/>
    <w:rsid w:val="00DF0D5A"/>
    <w:rsid w:val="00DF0EC5"/>
    <w:rsid w:val="00DF0F91"/>
    <w:rsid w:val="00DF1063"/>
    <w:rsid w:val="00DF111F"/>
    <w:rsid w:val="00DF11D7"/>
    <w:rsid w:val="00DF1245"/>
    <w:rsid w:val="00DF1295"/>
    <w:rsid w:val="00DF14AE"/>
    <w:rsid w:val="00DF1786"/>
    <w:rsid w:val="00DF1853"/>
    <w:rsid w:val="00DF1ABD"/>
    <w:rsid w:val="00DF1B91"/>
    <w:rsid w:val="00DF1BB4"/>
    <w:rsid w:val="00DF1C22"/>
    <w:rsid w:val="00DF1CC2"/>
    <w:rsid w:val="00DF1ECB"/>
    <w:rsid w:val="00DF22C7"/>
    <w:rsid w:val="00DF251F"/>
    <w:rsid w:val="00DF2539"/>
    <w:rsid w:val="00DF270D"/>
    <w:rsid w:val="00DF293C"/>
    <w:rsid w:val="00DF2A8F"/>
    <w:rsid w:val="00DF2C13"/>
    <w:rsid w:val="00DF2EAA"/>
    <w:rsid w:val="00DF3205"/>
    <w:rsid w:val="00DF325A"/>
    <w:rsid w:val="00DF3360"/>
    <w:rsid w:val="00DF33E6"/>
    <w:rsid w:val="00DF3472"/>
    <w:rsid w:val="00DF3678"/>
    <w:rsid w:val="00DF3CE2"/>
    <w:rsid w:val="00DF3E0E"/>
    <w:rsid w:val="00DF3F32"/>
    <w:rsid w:val="00DF429A"/>
    <w:rsid w:val="00DF465F"/>
    <w:rsid w:val="00DF46DD"/>
    <w:rsid w:val="00DF4729"/>
    <w:rsid w:val="00DF482A"/>
    <w:rsid w:val="00DF4866"/>
    <w:rsid w:val="00DF4951"/>
    <w:rsid w:val="00DF4F9F"/>
    <w:rsid w:val="00DF5093"/>
    <w:rsid w:val="00DF5203"/>
    <w:rsid w:val="00DF5727"/>
    <w:rsid w:val="00DF5931"/>
    <w:rsid w:val="00DF59BA"/>
    <w:rsid w:val="00DF5A46"/>
    <w:rsid w:val="00DF5AD6"/>
    <w:rsid w:val="00DF5BEC"/>
    <w:rsid w:val="00DF5E89"/>
    <w:rsid w:val="00DF5FBE"/>
    <w:rsid w:val="00DF6103"/>
    <w:rsid w:val="00DF6367"/>
    <w:rsid w:val="00DF64D1"/>
    <w:rsid w:val="00DF6765"/>
    <w:rsid w:val="00DF677C"/>
    <w:rsid w:val="00DF687B"/>
    <w:rsid w:val="00DF68F3"/>
    <w:rsid w:val="00DF6961"/>
    <w:rsid w:val="00DF6B9B"/>
    <w:rsid w:val="00DF6CDA"/>
    <w:rsid w:val="00DF7244"/>
    <w:rsid w:val="00DF7480"/>
    <w:rsid w:val="00DF75F8"/>
    <w:rsid w:val="00DF7852"/>
    <w:rsid w:val="00DF7B53"/>
    <w:rsid w:val="00DF7B66"/>
    <w:rsid w:val="00DF7B68"/>
    <w:rsid w:val="00DF7F4A"/>
    <w:rsid w:val="00E000D2"/>
    <w:rsid w:val="00E00365"/>
    <w:rsid w:val="00E0065E"/>
    <w:rsid w:val="00E00821"/>
    <w:rsid w:val="00E0082D"/>
    <w:rsid w:val="00E00C44"/>
    <w:rsid w:val="00E00EE0"/>
    <w:rsid w:val="00E00F67"/>
    <w:rsid w:val="00E01269"/>
    <w:rsid w:val="00E012F0"/>
    <w:rsid w:val="00E013A0"/>
    <w:rsid w:val="00E016FB"/>
    <w:rsid w:val="00E0184B"/>
    <w:rsid w:val="00E01E0C"/>
    <w:rsid w:val="00E02032"/>
    <w:rsid w:val="00E021BD"/>
    <w:rsid w:val="00E0250D"/>
    <w:rsid w:val="00E02B29"/>
    <w:rsid w:val="00E02BEF"/>
    <w:rsid w:val="00E02CFE"/>
    <w:rsid w:val="00E02E5A"/>
    <w:rsid w:val="00E03055"/>
    <w:rsid w:val="00E03096"/>
    <w:rsid w:val="00E0310D"/>
    <w:rsid w:val="00E031A2"/>
    <w:rsid w:val="00E0339E"/>
    <w:rsid w:val="00E0342C"/>
    <w:rsid w:val="00E035E8"/>
    <w:rsid w:val="00E036DD"/>
    <w:rsid w:val="00E0386E"/>
    <w:rsid w:val="00E039F4"/>
    <w:rsid w:val="00E03E7F"/>
    <w:rsid w:val="00E04193"/>
    <w:rsid w:val="00E041B2"/>
    <w:rsid w:val="00E0429F"/>
    <w:rsid w:val="00E042A4"/>
    <w:rsid w:val="00E042AF"/>
    <w:rsid w:val="00E043FC"/>
    <w:rsid w:val="00E044EF"/>
    <w:rsid w:val="00E04676"/>
    <w:rsid w:val="00E0477E"/>
    <w:rsid w:val="00E047A5"/>
    <w:rsid w:val="00E04973"/>
    <w:rsid w:val="00E04975"/>
    <w:rsid w:val="00E04B6F"/>
    <w:rsid w:val="00E04D4A"/>
    <w:rsid w:val="00E04E62"/>
    <w:rsid w:val="00E050BB"/>
    <w:rsid w:val="00E051C2"/>
    <w:rsid w:val="00E051C3"/>
    <w:rsid w:val="00E05545"/>
    <w:rsid w:val="00E055BD"/>
    <w:rsid w:val="00E05650"/>
    <w:rsid w:val="00E0577A"/>
    <w:rsid w:val="00E05942"/>
    <w:rsid w:val="00E05AC8"/>
    <w:rsid w:val="00E05E16"/>
    <w:rsid w:val="00E05FEC"/>
    <w:rsid w:val="00E06125"/>
    <w:rsid w:val="00E0619B"/>
    <w:rsid w:val="00E062E4"/>
    <w:rsid w:val="00E065E7"/>
    <w:rsid w:val="00E06659"/>
    <w:rsid w:val="00E06696"/>
    <w:rsid w:val="00E068C6"/>
    <w:rsid w:val="00E06E10"/>
    <w:rsid w:val="00E06F81"/>
    <w:rsid w:val="00E071A5"/>
    <w:rsid w:val="00E0725B"/>
    <w:rsid w:val="00E07462"/>
    <w:rsid w:val="00E07585"/>
    <w:rsid w:val="00E075AE"/>
    <w:rsid w:val="00E075E6"/>
    <w:rsid w:val="00E0769E"/>
    <w:rsid w:val="00E076B0"/>
    <w:rsid w:val="00E077A1"/>
    <w:rsid w:val="00E078FB"/>
    <w:rsid w:val="00E07D5E"/>
    <w:rsid w:val="00E07F18"/>
    <w:rsid w:val="00E100F8"/>
    <w:rsid w:val="00E1010D"/>
    <w:rsid w:val="00E102D0"/>
    <w:rsid w:val="00E10339"/>
    <w:rsid w:val="00E10586"/>
    <w:rsid w:val="00E10594"/>
    <w:rsid w:val="00E10C34"/>
    <w:rsid w:val="00E10CCD"/>
    <w:rsid w:val="00E112E9"/>
    <w:rsid w:val="00E115A7"/>
    <w:rsid w:val="00E1178A"/>
    <w:rsid w:val="00E1189A"/>
    <w:rsid w:val="00E11984"/>
    <w:rsid w:val="00E11AB3"/>
    <w:rsid w:val="00E11B00"/>
    <w:rsid w:val="00E11BBD"/>
    <w:rsid w:val="00E1206A"/>
    <w:rsid w:val="00E121BE"/>
    <w:rsid w:val="00E12235"/>
    <w:rsid w:val="00E126D6"/>
    <w:rsid w:val="00E12BD2"/>
    <w:rsid w:val="00E12D5F"/>
    <w:rsid w:val="00E12E45"/>
    <w:rsid w:val="00E12F64"/>
    <w:rsid w:val="00E13041"/>
    <w:rsid w:val="00E13043"/>
    <w:rsid w:val="00E1321B"/>
    <w:rsid w:val="00E13286"/>
    <w:rsid w:val="00E13347"/>
    <w:rsid w:val="00E13A92"/>
    <w:rsid w:val="00E13B62"/>
    <w:rsid w:val="00E13BC2"/>
    <w:rsid w:val="00E13D16"/>
    <w:rsid w:val="00E13EA3"/>
    <w:rsid w:val="00E14259"/>
    <w:rsid w:val="00E14280"/>
    <w:rsid w:val="00E1429A"/>
    <w:rsid w:val="00E14364"/>
    <w:rsid w:val="00E14598"/>
    <w:rsid w:val="00E147E8"/>
    <w:rsid w:val="00E14AFF"/>
    <w:rsid w:val="00E14C06"/>
    <w:rsid w:val="00E14C07"/>
    <w:rsid w:val="00E14C56"/>
    <w:rsid w:val="00E14E60"/>
    <w:rsid w:val="00E14ED8"/>
    <w:rsid w:val="00E15009"/>
    <w:rsid w:val="00E1515B"/>
    <w:rsid w:val="00E151B0"/>
    <w:rsid w:val="00E1539E"/>
    <w:rsid w:val="00E153EF"/>
    <w:rsid w:val="00E15588"/>
    <w:rsid w:val="00E157A4"/>
    <w:rsid w:val="00E15B0E"/>
    <w:rsid w:val="00E15ED5"/>
    <w:rsid w:val="00E15F7C"/>
    <w:rsid w:val="00E15F9A"/>
    <w:rsid w:val="00E16035"/>
    <w:rsid w:val="00E160EC"/>
    <w:rsid w:val="00E1635B"/>
    <w:rsid w:val="00E1639F"/>
    <w:rsid w:val="00E164DD"/>
    <w:rsid w:val="00E166B0"/>
    <w:rsid w:val="00E1672C"/>
    <w:rsid w:val="00E16748"/>
    <w:rsid w:val="00E16AB6"/>
    <w:rsid w:val="00E16CCC"/>
    <w:rsid w:val="00E16D12"/>
    <w:rsid w:val="00E16E20"/>
    <w:rsid w:val="00E16E3E"/>
    <w:rsid w:val="00E172C5"/>
    <w:rsid w:val="00E17496"/>
    <w:rsid w:val="00E174ED"/>
    <w:rsid w:val="00E1769E"/>
    <w:rsid w:val="00E17726"/>
    <w:rsid w:val="00E1780E"/>
    <w:rsid w:val="00E1781E"/>
    <w:rsid w:val="00E17857"/>
    <w:rsid w:val="00E17894"/>
    <w:rsid w:val="00E179E1"/>
    <w:rsid w:val="00E17B45"/>
    <w:rsid w:val="00E17BFC"/>
    <w:rsid w:val="00E17FCD"/>
    <w:rsid w:val="00E204B2"/>
    <w:rsid w:val="00E20637"/>
    <w:rsid w:val="00E206FC"/>
    <w:rsid w:val="00E2075C"/>
    <w:rsid w:val="00E207F7"/>
    <w:rsid w:val="00E20921"/>
    <w:rsid w:val="00E209B9"/>
    <w:rsid w:val="00E20B2B"/>
    <w:rsid w:val="00E20C90"/>
    <w:rsid w:val="00E20DA8"/>
    <w:rsid w:val="00E20ECA"/>
    <w:rsid w:val="00E20FA0"/>
    <w:rsid w:val="00E21372"/>
    <w:rsid w:val="00E2146A"/>
    <w:rsid w:val="00E217D6"/>
    <w:rsid w:val="00E2195E"/>
    <w:rsid w:val="00E21CF6"/>
    <w:rsid w:val="00E21FC0"/>
    <w:rsid w:val="00E22045"/>
    <w:rsid w:val="00E221DE"/>
    <w:rsid w:val="00E2262D"/>
    <w:rsid w:val="00E2297A"/>
    <w:rsid w:val="00E2299F"/>
    <w:rsid w:val="00E229F6"/>
    <w:rsid w:val="00E22AAE"/>
    <w:rsid w:val="00E22CB9"/>
    <w:rsid w:val="00E22D13"/>
    <w:rsid w:val="00E22E8B"/>
    <w:rsid w:val="00E22F09"/>
    <w:rsid w:val="00E23B02"/>
    <w:rsid w:val="00E23EFC"/>
    <w:rsid w:val="00E23F5B"/>
    <w:rsid w:val="00E23F6F"/>
    <w:rsid w:val="00E23FFA"/>
    <w:rsid w:val="00E2402C"/>
    <w:rsid w:val="00E240FC"/>
    <w:rsid w:val="00E24131"/>
    <w:rsid w:val="00E242B0"/>
    <w:rsid w:val="00E243E8"/>
    <w:rsid w:val="00E24698"/>
    <w:rsid w:val="00E247FB"/>
    <w:rsid w:val="00E248AD"/>
    <w:rsid w:val="00E24979"/>
    <w:rsid w:val="00E24C45"/>
    <w:rsid w:val="00E24C9E"/>
    <w:rsid w:val="00E250ED"/>
    <w:rsid w:val="00E2538B"/>
    <w:rsid w:val="00E253B7"/>
    <w:rsid w:val="00E259F1"/>
    <w:rsid w:val="00E25AE7"/>
    <w:rsid w:val="00E25B72"/>
    <w:rsid w:val="00E25BA7"/>
    <w:rsid w:val="00E260E4"/>
    <w:rsid w:val="00E262B2"/>
    <w:rsid w:val="00E26358"/>
    <w:rsid w:val="00E26368"/>
    <w:rsid w:val="00E264B0"/>
    <w:rsid w:val="00E26543"/>
    <w:rsid w:val="00E265A5"/>
    <w:rsid w:val="00E2669A"/>
    <w:rsid w:val="00E26A6F"/>
    <w:rsid w:val="00E26BC5"/>
    <w:rsid w:val="00E26C77"/>
    <w:rsid w:val="00E26EC5"/>
    <w:rsid w:val="00E27209"/>
    <w:rsid w:val="00E27296"/>
    <w:rsid w:val="00E2738B"/>
    <w:rsid w:val="00E2767D"/>
    <w:rsid w:val="00E276EF"/>
    <w:rsid w:val="00E27AED"/>
    <w:rsid w:val="00E27C35"/>
    <w:rsid w:val="00E30060"/>
    <w:rsid w:val="00E3015C"/>
    <w:rsid w:val="00E30161"/>
    <w:rsid w:val="00E30344"/>
    <w:rsid w:val="00E3070C"/>
    <w:rsid w:val="00E308CE"/>
    <w:rsid w:val="00E30B07"/>
    <w:rsid w:val="00E30BD1"/>
    <w:rsid w:val="00E30C05"/>
    <w:rsid w:val="00E30C5F"/>
    <w:rsid w:val="00E30EE7"/>
    <w:rsid w:val="00E31306"/>
    <w:rsid w:val="00E31481"/>
    <w:rsid w:val="00E314B3"/>
    <w:rsid w:val="00E314BC"/>
    <w:rsid w:val="00E31896"/>
    <w:rsid w:val="00E31918"/>
    <w:rsid w:val="00E3195B"/>
    <w:rsid w:val="00E31E72"/>
    <w:rsid w:val="00E32098"/>
    <w:rsid w:val="00E321D2"/>
    <w:rsid w:val="00E322CA"/>
    <w:rsid w:val="00E3276A"/>
    <w:rsid w:val="00E32803"/>
    <w:rsid w:val="00E328DF"/>
    <w:rsid w:val="00E32EFE"/>
    <w:rsid w:val="00E32FA8"/>
    <w:rsid w:val="00E33024"/>
    <w:rsid w:val="00E3306E"/>
    <w:rsid w:val="00E3374F"/>
    <w:rsid w:val="00E33949"/>
    <w:rsid w:val="00E33A91"/>
    <w:rsid w:val="00E33AA4"/>
    <w:rsid w:val="00E33B05"/>
    <w:rsid w:val="00E33B41"/>
    <w:rsid w:val="00E33C32"/>
    <w:rsid w:val="00E33CC2"/>
    <w:rsid w:val="00E33E18"/>
    <w:rsid w:val="00E33F68"/>
    <w:rsid w:val="00E34104"/>
    <w:rsid w:val="00E34151"/>
    <w:rsid w:val="00E34206"/>
    <w:rsid w:val="00E34238"/>
    <w:rsid w:val="00E345D8"/>
    <w:rsid w:val="00E345FE"/>
    <w:rsid w:val="00E34ADF"/>
    <w:rsid w:val="00E34F0C"/>
    <w:rsid w:val="00E34F5C"/>
    <w:rsid w:val="00E35023"/>
    <w:rsid w:val="00E35147"/>
    <w:rsid w:val="00E351C0"/>
    <w:rsid w:val="00E35413"/>
    <w:rsid w:val="00E3544E"/>
    <w:rsid w:val="00E35549"/>
    <w:rsid w:val="00E355A2"/>
    <w:rsid w:val="00E359E0"/>
    <w:rsid w:val="00E35A0B"/>
    <w:rsid w:val="00E35F98"/>
    <w:rsid w:val="00E3601E"/>
    <w:rsid w:val="00E3651B"/>
    <w:rsid w:val="00E36586"/>
    <w:rsid w:val="00E365C7"/>
    <w:rsid w:val="00E367BC"/>
    <w:rsid w:val="00E36AB2"/>
    <w:rsid w:val="00E36CCA"/>
    <w:rsid w:val="00E36E82"/>
    <w:rsid w:val="00E36EE3"/>
    <w:rsid w:val="00E36F07"/>
    <w:rsid w:val="00E37328"/>
    <w:rsid w:val="00E3734B"/>
    <w:rsid w:val="00E373DD"/>
    <w:rsid w:val="00E37452"/>
    <w:rsid w:val="00E37611"/>
    <w:rsid w:val="00E3790F"/>
    <w:rsid w:val="00E3795F"/>
    <w:rsid w:val="00E37AEF"/>
    <w:rsid w:val="00E37C36"/>
    <w:rsid w:val="00E37D69"/>
    <w:rsid w:val="00E37DEA"/>
    <w:rsid w:val="00E37E4A"/>
    <w:rsid w:val="00E40108"/>
    <w:rsid w:val="00E4042F"/>
    <w:rsid w:val="00E40454"/>
    <w:rsid w:val="00E40641"/>
    <w:rsid w:val="00E406C2"/>
    <w:rsid w:val="00E40AC9"/>
    <w:rsid w:val="00E40BC8"/>
    <w:rsid w:val="00E41097"/>
    <w:rsid w:val="00E410F1"/>
    <w:rsid w:val="00E41222"/>
    <w:rsid w:val="00E41DBB"/>
    <w:rsid w:val="00E41E7C"/>
    <w:rsid w:val="00E41E8E"/>
    <w:rsid w:val="00E41F77"/>
    <w:rsid w:val="00E420BC"/>
    <w:rsid w:val="00E4224F"/>
    <w:rsid w:val="00E422B9"/>
    <w:rsid w:val="00E42302"/>
    <w:rsid w:val="00E42305"/>
    <w:rsid w:val="00E425C2"/>
    <w:rsid w:val="00E42FF9"/>
    <w:rsid w:val="00E43091"/>
    <w:rsid w:val="00E432AD"/>
    <w:rsid w:val="00E432F5"/>
    <w:rsid w:val="00E4367B"/>
    <w:rsid w:val="00E43886"/>
    <w:rsid w:val="00E438E7"/>
    <w:rsid w:val="00E43E1D"/>
    <w:rsid w:val="00E43EB2"/>
    <w:rsid w:val="00E4410B"/>
    <w:rsid w:val="00E441F8"/>
    <w:rsid w:val="00E4458C"/>
    <w:rsid w:val="00E445D7"/>
    <w:rsid w:val="00E44708"/>
    <w:rsid w:val="00E447F7"/>
    <w:rsid w:val="00E44ABF"/>
    <w:rsid w:val="00E44ACF"/>
    <w:rsid w:val="00E44C21"/>
    <w:rsid w:val="00E44D07"/>
    <w:rsid w:val="00E44EF7"/>
    <w:rsid w:val="00E45300"/>
    <w:rsid w:val="00E454BD"/>
    <w:rsid w:val="00E45A89"/>
    <w:rsid w:val="00E45D70"/>
    <w:rsid w:val="00E45FAF"/>
    <w:rsid w:val="00E46121"/>
    <w:rsid w:val="00E46260"/>
    <w:rsid w:val="00E46663"/>
    <w:rsid w:val="00E46758"/>
    <w:rsid w:val="00E468E7"/>
    <w:rsid w:val="00E46A31"/>
    <w:rsid w:val="00E46CCD"/>
    <w:rsid w:val="00E47214"/>
    <w:rsid w:val="00E4732C"/>
    <w:rsid w:val="00E47499"/>
    <w:rsid w:val="00E4767C"/>
    <w:rsid w:val="00E478C4"/>
    <w:rsid w:val="00E47C37"/>
    <w:rsid w:val="00E47CF2"/>
    <w:rsid w:val="00E47D6D"/>
    <w:rsid w:val="00E47D8F"/>
    <w:rsid w:val="00E47D9B"/>
    <w:rsid w:val="00E47DAB"/>
    <w:rsid w:val="00E47F2D"/>
    <w:rsid w:val="00E47FB5"/>
    <w:rsid w:val="00E5012B"/>
    <w:rsid w:val="00E5026F"/>
    <w:rsid w:val="00E50309"/>
    <w:rsid w:val="00E5031B"/>
    <w:rsid w:val="00E50323"/>
    <w:rsid w:val="00E50373"/>
    <w:rsid w:val="00E50501"/>
    <w:rsid w:val="00E508F6"/>
    <w:rsid w:val="00E509DA"/>
    <w:rsid w:val="00E509DC"/>
    <w:rsid w:val="00E50CFC"/>
    <w:rsid w:val="00E50E00"/>
    <w:rsid w:val="00E50F2C"/>
    <w:rsid w:val="00E5125A"/>
    <w:rsid w:val="00E513F3"/>
    <w:rsid w:val="00E51490"/>
    <w:rsid w:val="00E51591"/>
    <w:rsid w:val="00E515AA"/>
    <w:rsid w:val="00E51613"/>
    <w:rsid w:val="00E517B4"/>
    <w:rsid w:val="00E51983"/>
    <w:rsid w:val="00E51CEC"/>
    <w:rsid w:val="00E51DA7"/>
    <w:rsid w:val="00E51F12"/>
    <w:rsid w:val="00E52223"/>
    <w:rsid w:val="00E523A3"/>
    <w:rsid w:val="00E5247C"/>
    <w:rsid w:val="00E526C9"/>
    <w:rsid w:val="00E52BB6"/>
    <w:rsid w:val="00E52C97"/>
    <w:rsid w:val="00E52DDA"/>
    <w:rsid w:val="00E53069"/>
    <w:rsid w:val="00E530D3"/>
    <w:rsid w:val="00E5312A"/>
    <w:rsid w:val="00E53267"/>
    <w:rsid w:val="00E532E5"/>
    <w:rsid w:val="00E536D9"/>
    <w:rsid w:val="00E538B6"/>
    <w:rsid w:val="00E5397B"/>
    <w:rsid w:val="00E53D7B"/>
    <w:rsid w:val="00E540BA"/>
    <w:rsid w:val="00E548B5"/>
    <w:rsid w:val="00E54DEF"/>
    <w:rsid w:val="00E54E67"/>
    <w:rsid w:val="00E550DD"/>
    <w:rsid w:val="00E5530E"/>
    <w:rsid w:val="00E553C9"/>
    <w:rsid w:val="00E5549B"/>
    <w:rsid w:val="00E554F1"/>
    <w:rsid w:val="00E55808"/>
    <w:rsid w:val="00E55CD2"/>
    <w:rsid w:val="00E55E41"/>
    <w:rsid w:val="00E56180"/>
    <w:rsid w:val="00E565B7"/>
    <w:rsid w:val="00E56C17"/>
    <w:rsid w:val="00E56DAA"/>
    <w:rsid w:val="00E572D3"/>
    <w:rsid w:val="00E572F3"/>
    <w:rsid w:val="00E57571"/>
    <w:rsid w:val="00E5770B"/>
    <w:rsid w:val="00E57783"/>
    <w:rsid w:val="00E5797A"/>
    <w:rsid w:val="00E57A15"/>
    <w:rsid w:val="00E57BA0"/>
    <w:rsid w:val="00E57BB5"/>
    <w:rsid w:val="00E57C30"/>
    <w:rsid w:val="00E6001D"/>
    <w:rsid w:val="00E6032C"/>
    <w:rsid w:val="00E60769"/>
    <w:rsid w:val="00E60935"/>
    <w:rsid w:val="00E60B80"/>
    <w:rsid w:val="00E60B82"/>
    <w:rsid w:val="00E60DFE"/>
    <w:rsid w:val="00E60F76"/>
    <w:rsid w:val="00E6130E"/>
    <w:rsid w:val="00E61475"/>
    <w:rsid w:val="00E6178E"/>
    <w:rsid w:val="00E619AA"/>
    <w:rsid w:val="00E61B53"/>
    <w:rsid w:val="00E61B8A"/>
    <w:rsid w:val="00E61BA4"/>
    <w:rsid w:val="00E61BC0"/>
    <w:rsid w:val="00E61C9B"/>
    <w:rsid w:val="00E61FBE"/>
    <w:rsid w:val="00E621CF"/>
    <w:rsid w:val="00E621F3"/>
    <w:rsid w:val="00E62345"/>
    <w:rsid w:val="00E623B1"/>
    <w:rsid w:val="00E62645"/>
    <w:rsid w:val="00E6278F"/>
    <w:rsid w:val="00E627CC"/>
    <w:rsid w:val="00E62800"/>
    <w:rsid w:val="00E62971"/>
    <w:rsid w:val="00E62BCB"/>
    <w:rsid w:val="00E62BE1"/>
    <w:rsid w:val="00E62E71"/>
    <w:rsid w:val="00E62F27"/>
    <w:rsid w:val="00E62F54"/>
    <w:rsid w:val="00E62FEB"/>
    <w:rsid w:val="00E630EF"/>
    <w:rsid w:val="00E633CE"/>
    <w:rsid w:val="00E6365C"/>
    <w:rsid w:val="00E63932"/>
    <w:rsid w:val="00E639D9"/>
    <w:rsid w:val="00E63BCC"/>
    <w:rsid w:val="00E63C15"/>
    <w:rsid w:val="00E63C7C"/>
    <w:rsid w:val="00E63D7D"/>
    <w:rsid w:val="00E63DFC"/>
    <w:rsid w:val="00E63FA2"/>
    <w:rsid w:val="00E640DF"/>
    <w:rsid w:val="00E64210"/>
    <w:rsid w:val="00E645B5"/>
    <w:rsid w:val="00E64748"/>
    <w:rsid w:val="00E6496F"/>
    <w:rsid w:val="00E64A97"/>
    <w:rsid w:val="00E64B2A"/>
    <w:rsid w:val="00E64B41"/>
    <w:rsid w:val="00E64BC7"/>
    <w:rsid w:val="00E64EBC"/>
    <w:rsid w:val="00E6514C"/>
    <w:rsid w:val="00E651B2"/>
    <w:rsid w:val="00E654DF"/>
    <w:rsid w:val="00E65635"/>
    <w:rsid w:val="00E657A8"/>
    <w:rsid w:val="00E657EF"/>
    <w:rsid w:val="00E657F3"/>
    <w:rsid w:val="00E65849"/>
    <w:rsid w:val="00E65D30"/>
    <w:rsid w:val="00E66444"/>
    <w:rsid w:val="00E664EC"/>
    <w:rsid w:val="00E669A6"/>
    <w:rsid w:val="00E66A5F"/>
    <w:rsid w:val="00E66A81"/>
    <w:rsid w:val="00E66BB4"/>
    <w:rsid w:val="00E66F2C"/>
    <w:rsid w:val="00E671AE"/>
    <w:rsid w:val="00E672B1"/>
    <w:rsid w:val="00E67708"/>
    <w:rsid w:val="00E6771E"/>
    <w:rsid w:val="00E67A75"/>
    <w:rsid w:val="00E67AC7"/>
    <w:rsid w:val="00E67CA9"/>
    <w:rsid w:val="00E67E0E"/>
    <w:rsid w:val="00E67FB2"/>
    <w:rsid w:val="00E701F3"/>
    <w:rsid w:val="00E7022C"/>
    <w:rsid w:val="00E70401"/>
    <w:rsid w:val="00E70571"/>
    <w:rsid w:val="00E705D8"/>
    <w:rsid w:val="00E70790"/>
    <w:rsid w:val="00E70895"/>
    <w:rsid w:val="00E70996"/>
    <w:rsid w:val="00E70ACF"/>
    <w:rsid w:val="00E70B6E"/>
    <w:rsid w:val="00E70B9A"/>
    <w:rsid w:val="00E70C32"/>
    <w:rsid w:val="00E70CF4"/>
    <w:rsid w:val="00E71334"/>
    <w:rsid w:val="00E715CD"/>
    <w:rsid w:val="00E716A7"/>
    <w:rsid w:val="00E7192C"/>
    <w:rsid w:val="00E71DC5"/>
    <w:rsid w:val="00E71E7E"/>
    <w:rsid w:val="00E71FC0"/>
    <w:rsid w:val="00E72144"/>
    <w:rsid w:val="00E72270"/>
    <w:rsid w:val="00E72304"/>
    <w:rsid w:val="00E7281C"/>
    <w:rsid w:val="00E72875"/>
    <w:rsid w:val="00E72EF2"/>
    <w:rsid w:val="00E73293"/>
    <w:rsid w:val="00E73444"/>
    <w:rsid w:val="00E7344D"/>
    <w:rsid w:val="00E734FE"/>
    <w:rsid w:val="00E73540"/>
    <w:rsid w:val="00E735DA"/>
    <w:rsid w:val="00E73990"/>
    <w:rsid w:val="00E7399C"/>
    <w:rsid w:val="00E73BD0"/>
    <w:rsid w:val="00E73DE1"/>
    <w:rsid w:val="00E73E8F"/>
    <w:rsid w:val="00E74086"/>
    <w:rsid w:val="00E74226"/>
    <w:rsid w:val="00E742A5"/>
    <w:rsid w:val="00E74468"/>
    <w:rsid w:val="00E74643"/>
    <w:rsid w:val="00E74747"/>
    <w:rsid w:val="00E74D28"/>
    <w:rsid w:val="00E752B5"/>
    <w:rsid w:val="00E7539D"/>
    <w:rsid w:val="00E75423"/>
    <w:rsid w:val="00E75910"/>
    <w:rsid w:val="00E759F5"/>
    <w:rsid w:val="00E75DEA"/>
    <w:rsid w:val="00E75F84"/>
    <w:rsid w:val="00E76153"/>
    <w:rsid w:val="00E76295"/>
    <w:rsid w:val="00E7632F"/>
    <w:rsid w:val="00E763BE"/>
    <w:rsid w:val="00E76531"/>
    <w:rsid w:val="00E76644"/>
    <w:rsid w:val="00E7692B"/>
    <w:rsid w:val="00E76977"/>
    <w:rsid w:val="00E7706D"/>
    <w:rsid w:val="00E77108"/>
    <w:rsid w:val="00E7764C"/>
    <w:rsid w:val="00E77770"/>
    <w:rsid w:val="00E77A0E"/>
    <w:rsid w:val="00E77BFC"/>
    <w:rsid w:val="00E77CBE"/>
    <w:rsid w:val="00E77E8E"/>
    <w:rsid w:val="00E8021D"/>
    <w:rsid w:val="00E803E3"/>
    <w:rsid w:val="00E806B7"/>
    <w:rsid w:val="00E80714"/>
    <w:rsid w:val="00E80722"/>
    <w:rsid w:val="00E80811"/>
    <w:rsid w:val="00E809B9"/>
    <w:rsid w:val="00E80A87"/>
    <w:rsid w:val="00E80A8C"/>
    <w:rsid w:val="00E80BB1"/>
    <w:rsid w:val="00E80BB6"/>
    <w:rsid w:val="00E80C35"/>
    <w:rsid w:val="00E80C82"/>
    <w:rsid w:val="00E811C4"/>
    <w:rsid w:val="00E8135A"/>
    <w:rsid w:val="00E81538"/>
    <w:rsid w:val="00E81938"/>
    <w:rsid w:val="00E81A5B"/>
    <w:rsid w:val="00E81CE4"/>
    <w:rsid w:val="00E81D6C"/>
    <w:rsid w:val="00E81F36"/>
    <w:rsid w:val="00E820AE"/>
    <w:rsid w:val="00E82142"/>
    <w:rsid w:val="00E82156"/>
    <w:rsid w:val="00E821A7"/>
    <w:rsid w:val="00E8224C"/>
    <w:rsid w:val="00E8230B"/>
    <w:rsid w:val="00E82736"/>
    <w:rsid w:val="00E82779"/>
    <w:rsid w:val="00E8280C"/>
    <w:rsid w:val="00E82DBC"/>
    <w:rsid w:val="00E830BC"/>
    <w:rsid w:val="00E830F3"/>
    <w:rsid w:val="00E83135"/>
    <w:rsid w:val="00E833CE"/>
    <w:rsid w:val="00E834EA"/>
    <w:rsid w:val="00E837F8"/>
    <w:rsid w:val="00E838F2"/>
    <w:rsid w:val="00E839E8"/>
    <w:rsid w:val="00E83A87"/>
    <w:rsid w:val="00E83AE8"/>
    <w:rsid w:val="00E83B11"/>
    <w:rsid w:val="00E84091"/>
    <w:rsid w:val="00E84147"/>
    <w:rsid w:val="00E84630"/>
    <w:rsid w:val="00E84736"/>
    <w:rsid w:val="00E84850"/>
    <w:rsid w:val="00E848F9"/>
    <w:rsid w:val="00E8494E"/>
    <w:rsid w:val="00E84B37"/>
    <w:rsid w:val="00E84BE8"/>
    <w:rsid w:val="00E84ED9"/>
    <w:rsid w:val="00E85368"/>
    <w:rsid w:val="00E85417"/>
    <w:rsid w:val="00E8549F"/>
    <w:rsid w:val="00E855B1"/>
    <w:rsid w:val="00E85887"/>
    <w:rsid w:val="00E85A0E"/>
    <w:rsid w:val="00E85DC2"/>
    <w:rsid w:val="00E86042"/>
    <w:rsid w:val="00E860B3"/>
    <w:rsid w:val="00E8620F"/>
    <w:rsid w:val="00E863AE"/>
    <w:rsid w:val="00E863C0"/>
    <w:rsid w:val="00E86C25"/>
    <w:rsid w:val="00E86E47"/>
    <w:rsid w:val="00E87151"/>
    <w:rsid w:val="00E87188"/>
    <w:rsid w:val="00E873CE"/>
    <w:rsid w:val="00E87443"/>
    <w:rsid w:val="00E87558"/>
    <w:rsid w:val="00E87713"/>
    <w:rsid w:val="00E87799"/>
    <w:rsid w:val="00E8779E"/>
    <w:rsid w:val="00E87843"/>
    <w:rsid w:val="00E87860"/>
    <w:rsid w:val="00E87896"/>
    <w:rsid w:val="00E878F9"/>
    <w:rsid w:val="00E879FD"/>
    <w:rsid w:val="00E87C5B"/>
    <w:rsid w:val="00E9016C"/>
    <w:rsid w:val="00E90C4D"/>
    <w:rsid w:val="00E910B6"/>
    <w:rsid w:val="00E9120B"/>
    <w:rsid w:val="00E91423"/>
    <w:rsid w:val="00E915FE"/>
    <w:rsid w:val="00E9163D"/>
    <w:rsid w:val="00E91660"/>
    <w:rsid w:val="00E91DD9"/>
    <w:rsid w:val="00E92216"/>
    <w:rsid w:val="00E922F4"/>
    <w:rsid w:val="00E92470"/>
    <w:rsid w:val="00E92B61"/>
    <w:rsid w:val="00E9325E"/>
    <w:rsid w:val="00E932F8"/>
    <w:rsid w:val="00E933D6"/>
    <w:rsid w:val="00E9357A"/>
    <w:rsid w:val="00E93650"/>
    <w:rsid w:val="00E93705"/>
    <w:rsid w:val="00E93748"/>
    <w:rsid w:val="00E938DE"/>
    <w:rsid w:val="00E93A53"/>
    <w:rsid w:val="00E93A8A"/>
    <w:rsid w:val="00E93CFB"/>
    <w:rsid w:val="00E93F7D"/>
    <w:rsid w:val="00E9401D"/>
    <w:rsid w:val="00E94630"/>
    <w:rsid w:val="00E948A2"/>
    <w:rsid w:val="00E94B68"/>
    <w:rsid w:val="00E94E39"/>
    <w:rsid w:val="00E94F39"/>
    <w:rsid w:val="00E95027"/>
    <w:rsid w:val="00E9508E"/>
    <w:rsid w:val="00E95227"/>
    <w:rsid w:val="00E954A5"/>
    <w:rsid w:val="00E9552E"/>
    <w:rsid w:val="00E95614"/>
    <w:rsid w:val="00E9595B"/>
    <w:rsid w:val="00E959F0"/>
    <w:rsid w:val="00E95DF0"/>
    <w:rsid w:val="00E95FD2"/>
    <w:rsid w:val="00E96009"/>
    <w:rsid w:val="00E96013"/>
    <w:rsid w:val="00E96322"/>
    <w:rsid w:val="00E96415"/>
    <w:rsid w:val="00E967AD"/>
    <w:rsid w:val="00E96831"/>
    <w:rsid w:val="00E968D3"/>
    <w:rsid w:val="00E969FB"/>
    <w:rsid w:val="00E96A03"/>
    <w:rsid w:val="00E96BDD"/>
    <w:rsid w:val="00E96E81"/>
    <w:rsid w:val="00E96F19"/>
    <w:rsid w:val="00E9706F"/>
    <w:rsid w:val="00E970C8"/>
    <w:rsid w:val="00E970CD"/>
    <w:rsid w:val="00E972A7"/>
    <w:rsid w:val="00E97724"/>
    <w:rsid w:val="00E97A6A"/>
    <w:rsid w:val="00E97B77"/>
    <w:rsid w:val="00E97F8A"/>
    <w:rsid w:val="00EA0020"/>
    <w:rsid w:val="00EA051B"/>
    <w:rsid w:val="00EA0674"/>
    <w:rsid w:val="00EA0757"/>
    <w:rsid w:val="00EA0B0D"/>
    <w:rsid w:val="00EA0CCD"/>
    <w:rsid w:val="00EA0E49"/>
    <w:rsid w:val="00EA0F29"/>
    <w:rsid w:val="00EA11ED"/>
    <w:rsid w:val="00EA124C"/>
    <w:rsid w:val="00EA1251"/>
    <w:rsid w:val="00EA12D0"/>
    <w:rsid w:val="00EA130C"/>
    <w:rsid w:val="00EA160D"/>
    <w:rsid w:val="00EA171B"/>
    <w:rsid w:val="00EA178D"/>
    <w:rsid w:val="00EA17A1"/>
    <w:rsid w:val="00EA1A07"/>
    <w:rsid w:val="00EA1A65"/>
    <w:rsid w:val="00EA1AD9"/>
    <w:rsid w:val="00EA1B86"/>
    <w:rsid w:val="00EA1C5B"/>
    <w:rsid w:val="00EA1F1D"/>
    <w:rsid w:val="00EA1F94"/>
    <w:rsid w:val="00EA221E"/>
    <w:rsid w:val="00EA2238"/>
    <w:rsid w:val="00EA22BE"/>
    <w:rsid w:val="00EA27B4"/>
    <w:rsid w:val="00EA283B"/>
    <w:rsid w:val="00EA2A4B"/>
    <w:rsid w:val="00EA2A52"/>
    <w:rsid w:val="00EA3120"/>
    <w:rsid w:val="00EA37C3"/>
    <w:rsid w:val="00EA3859"/>
    <w:rsid w:val="00EA3889"/>
    <w:rsid w:val="00EA3C50"/>
    <w:rsid w:val="00EA3CD1"/>
    <w:rsid w:val="00EA3E20"/>
    <w:rsid w:val="00EA41EA"/>
    <w:rsid w:val="00EA4220"/>
    <w:rsid w:val="00EA42A2"/>
    <w:rsid w:val="00EA45AD"/>
    <w:rsid w:val="00EA466D"/>
    <w:rsid w:val="00EA4671"/>
    <w:rsid w:val="00EA47E3"/>
    <w:rsid w:val="00EA4807"/>
    <w:rsid w:val="00EA48B1"/>
    <w:rsid w:val="00EA4DFC"/>
    <w:rsid w:val="00EA4ED4"/>
    <w:rsid w:val="00EA51B2"/>
    <w:rsid w:val="00EA5206"/>
    <w:rsid w:val="00EA539E"/>
    <w:rsid w:val="00EA5482"/>
    <w:rsid w:val="00EA5640"/>
    <w:rsid w:val="00EA5787"/>
    <w:rsid w:val="00EA5792"/>
    <w:rsid w:val="00EA5AF0"/>
    <w:rsid w:val="00EA5B8A"/>
    <w:rsid w:val="00EA5C38"/>
    <w:rsid w:val="00EA5FB4"/>
    <w:rsid w:val="00EA6013"/>
    <w:rsid w:val="00EA60ED"/>
    <w:rsid w:val="00EA6148"/>
    <w:rsid w:val="00EA616E"/>
    <w:rsid w:val="00EA6228"/>
    <w:rsid w:val="00EA626D"/>
    <w:rsid w:val="00EA6385"/>
    <w:rsid w:val="00EA647B"/>
    <w:rsid w:val="00EA65E5"/>
    <w:rsid w:val="00EA65FC"/>
    <w:rsid w:val="00EA6612"/>
    <w:rsid w:val="00EA6648"/>
    <w:rsid w:val="00EA6A87"/>
    <w:rsid w:val="00EA6AE0"/>
    <w:rsid w:val="00EA6D85"/>
    <w:rsid w:val="00EA6F7A"/>
    <w:rsid w:val="00EA730D"/>
    <w:rsid w:val="00EA7881"/>
    <w:rsid w:val="00EA7EF2"/>
    <w:rsid w:val="00EB0166"/>
    <w:rsid w:val="00EB0360"/>
    <w:rsid w:val="00EB0389"/>
    <w:rsid w:val="00EB03EF"/>
    <w:rsid w:val="00EB05ED"/>
    <w:rsid w:val="00EB07CE"/>
    <w:rsid w:val="00EB08F0"/>
    <w:rsid w:val="00EB09E0"/>
    <w:rsid w:val="00EB0A47"/>
    <w:rsid w:val="00EB0AB8"/>
    <w:rsid w:val="00EB0B35"/>
    <w:rsid w:val="00EB0B9D"/>
    <w:rsid w:val="00EB0C5A"/>
    <w:rsid w:val="00EB0CF7"/>
    <w:rsid w:val="00EB0E67"/>
    <w:rsid w:val="00EB0F0A"/>
    <w:rsid w:val="00EB10BD"/>
    <w:rsid w:val="00EB1263"/>
    <w:rsid w:val="00EB152C"/>
    <w:rsid w:val="00EB1568"/>
    <w:rsid w:val="00EB15C7"/>
    <w:rsid w:val="00EB1788"/>
    <w:rsid w:val="00EB1DBF"/>
    <w:rsid w:val="00EB1F21"/>
    <w:rsid w:val="00EB1FEB"/>
    <w:rsid w:val="00EB20BD"/>
    <w:rsid w:val="00EB21D0"/>
    <w:rsid w:val="00EB231F"/>
    <w:rsid w:val="00EB2632"/>
    <w:rsid w:val="00EB275F"/>
    <w:rsid w:val="00EB284C"/>
    <w:rsid w:val="00EB2893"/>
    <w:rsid w:val="00EB29AD"/>
    <w:rsid w:val="00EB2B0B"/>
    <w:rsid w:val="00EB2BD1"/>
    <w:rsid w:val="00EB2CF6"/>
    <w:rsid w:val="00EB2D37"/>
    <w:rsid w:val="00EB2DE4"/>
    <w:rsid w:val="00EB2F73"/>
    <w:rsid w:val="00EB2F8F"/>
    <w:rsid w:val="00EB31E3"/>
    <w:rsid w:val="00EB343C"/>
    <w:rsid w:val="00EB3476"/>
    <w:rsid w:val="00EB35BB"/>
    <w:rsid w:val="00EB35C3"/>
    <w:rsid w:val="00EB377F"/>
    <w:rsid w:val="00EB3955"/>
    <w:rsid w:val="00EB3A7A"/>
    <w:rsid w:val="00EB3E25"/>
    <w:rsid w:val="00EB3E2F"/>
    <w:rsid w:val="00EB3E40"/>
    <w:rsid w:val="00EB3ED4"/>
    <w:rsid w:val="00EB412A"/>
    <w:rsid w:val="00EB41B0"/>
    <w:rsid w:val="00EB4283"/>
    <w:rsid w:val="00EB431B"/>
    <w:rsid w:val="00EB4528"/>
    <w:rsid w:val="00EB46EF"/>
    <w:rsid w:val="00EB47EF"/>
    <w:rsid w:val="00EB47F7"/>
    <w:rsid w:val="00EB5093"/>
    <w:rsid w:val="00EB5636"/>
    <w:rsid w:val="00EB563E"/>
    <w:rsid w:val="00EB59F3"/>
    <w:rsid w:val="00EB5A8B"/>
    <w:rsid w:val="00EB5C31"/>
    <w:rsid w:val="00EB5CD5"/>
    <w:rsid w:val="00EB5D30"/>
    <w:rsid w:val="00EB5EB0"/>
    <w:rsid w:val="00EB5F02"/>
    <w:rsid w:val="00EB5F2F"/>
    <w:rsid w:val="00EB61C8"/>
    <w:rsid w:val="00EB6256"/>
    <w:rsid w:val="00EB62F1"/>
    <w:rsid w:val="00EB6346"/>
    <w:rsid w:val="00EB637A"/>
    <w:rsid w:val="00EB6432"/>
    <w:rsid w:val="00EB64A5"/>
    <w:rsid w:val="00EB67AA"/>
    <w:rsid w:val="00EB6868"/>
    <w:rsid w:val="00EB69FA"/>
    <w:rsid w:val="00EB6A3F"/>
    <w:rsid w:val="00EB6B78"/>
    <w:rsid w:val="00EB6B8B"/>
    <w:rsid w:val="00EB6C76"/>
    <w:rsid w:val="00EB6CE6"/>
    <w:rsid w:val="00EB6DE6"/>
    <w:rsid w:val="00EB6FC8"/>
    <w:rsid w:val="00EB766F"/>
    <w:rsid w:val="00EB76A4"/>
    <w:rsid w:val="00EB7704"/>
    <w:rsid w:val="00EC00C3"/>
    <w:rsid w:val="00EC0239"/>
    <w:rsid w:val="00EC0463"/>
    <w:rsid w:val="00EC0940"/>
    <w:rsid w:val="00EC0B76"/>
    <w:rsid w:val="00EC0D1E"/>
    <w:rsid w:val="00EC0DC7"/>
    <w:rsid w:val="00EC0E72"/>
    <w:rsid w:val="00EC13EA"/>
    <w:rsid w:val="00EC1561"/>
    <w:rsid w:val="00EC163E"/>
    <w:rsid w:val="00EC1671"/>
    <w:rsid w:val="00EC1684"/>
    <w:rsid w:val="00EC16C2"/>
    <w:rsid w:val="00EC1A21"/>
    <w:rsid w:val="00EC1B3D"/>
    <w:rsid w:val="00EC1D29"/>
    <w:rsid w:val="00EC1E99"/>
    <w:rsid w:val="00EC1EBD"/>
    <w:rsid w:val="00EC1F9D"/>
    <w:rsid w:val="00EC22F0"/>
    <w:rsid w:val="00EC26EC"/>
    <w:rsid w:val="00EC285C"/>
    <w:rsid w:val="00EC2A8F"/>
    <w:rsid w:val="00EC2BB5"/>
    <w:rsid w:val="00EC2C65"/>
    <w:rsid w:val="00EC2DFB"/>
    <w:rsid w:val="00EC2F0D"/>
    <w:rsid w:val="00EC319D"/>
    <w:rsid w:val="00EC324E"/>
    <w:rsid w:val="00EC33AA"/>
    <w:rsid w:val="00EC3548"/>
    <w:rsid w:val="00EC35D6"/>
    <w:rsid w:val="00EC3797"/>
    <w:rsid w:val="00EC38F2"/>
    <w:rsid w:val="00EC3BB9"/>
    <w:rsid w:val="00EC3FC9"/>
    <w:rsid w:val="00EC41E9"/>
    <w:rsid w:val="00EC43A1"/>
    <w:rsid w:val="00EC4688"/>
    <w:rsid w:val="00EC47C5"/>
    <w:rsid w:val="00EC4900"/>
    <w:rsid w:val="00EC4904"/>
    <w:rsid w:val="00EC4AB3"/>
    <w:rsid w:val="00EC4C4F"/>
    <w:rsid w:val="00EC4C6B"/>
    <w:rsid w:val="00EC4D58"/>
    <w:rsid w:val="00EC4D5F"/>
    <w:rsid w:val="00EC4D64"/>
    <w:rsid w:val="00EC4DC0"/>
    <w:rsid w:val="00EC4E8A"/>
    <w:rsid w:val="00EC51D3"/>
    <w:rsid w:val="00EC5673"/>
    <w:rsid w:val="00EC57A0"/>
    <w:rsid w:val="00EC59CA"/>
    <w:rsid w:val="00EC5B52"/>
    <w:rsid w:val="00EC5C11"/>
    <w:rsid w:val="00EC5CFD"/>
    <w:rsid w:val="00EC6312"/>
    <w:rsid w:val="00EC67AB"/>
    <w:rsid w:val="00EC67E3"/>
    <w:rsid w:val="00EC6B25"/>
    <w:rsid w:val="00EC6BC3"/>
    <w:rsid w:val="00EC706A"/>
    <w:rsid w:val="00EC7195"/>
    <w:rsid w:val="00EC719C"/>
    <w:rsid w:val="00EC71A1"/>
    <w:rsid w:val="00EC722A"/>
    <w:rsid w:val="00EC7302"/>
    <w:rsid w:val="00EC7535"/>
    <w:rsid w:val="00EC7559"/>
    <w:rsid w:val="00EC7851"/>
    <w:rsid w:val="00EC78E0"/>
    <w:rsid w:val="00EC7942"/>
    <w:rsid w:val="00EC7D1B"/>
    <w:rsid w:val="00EC7D36"/>
    <w:rsid w:val="00EC7F02"/>
    <w:rsid w:val="00ED00C6"/>
    <w:rsid w:val="00ED00C8"/>
    <w:rsid w:val="00ED0297"/>
    <w:rsid w:val="00ED02B3"/>
    <w:rsid w:val="00ED0326"/>
    <w:rsid w:val="00ED04D7"/>
    <w:rsid w:val="00ED063B"/>
    <w:rsid w:val="00ED0731"/>
    <w:rsid w:val="00ED079E"/>
    <w:rsid w:val="00ED0D1A"/>
    <w:rsid w:val="00ED0D36"/>
    <w:rsid w:val="00ED0F7B"/>
    <w:rsid w:val="00ED1058"/>
    <w:rsid w:val="00ED1086"/>
    <w:rsid w:val="00ED10D3"/>
    <w:rsid w:val="00ED1433"/>
    <w:rsid w:val="00ED1619"/>
    <w:rsid w:val="00ED1855"/>
    <w:rsid w:val="00ED1CED"/>
    <w:rsid w:val="00ED24CA"/>
    <w:rsid w:val="00ED2611"/>
    <w:rsid w:val="00ED26DB"/>
    <w:rsid w:val="00ED27B2"/>
    <w:rsid w:val="00ED29DD"/>
    <w:rsid w:val="00ED2AA8"/>
    <w:rsid w:val="00ED2ABE"/>
    <w:rsid w:val="00ED2FA9"/>
    <w:rsid w:val="00ED323C"/>
    <w:rsid w:val="00ED32D7"/>
    <w:rsid w:val="00ED3337"/>
    <w:rsid w:val="00ED3555"/>
    <w:rsid w:val="00ED362B"/>
    <w:rsid w:val="00ED3696"/>
    <w:rsid w:val="00ED3800"/>
    <w:rsid w:val="00ED3CCC"/>
    <w:rsid w:val="00ED3DF3"/>
    <w:rsid w:val="00ED42A5"/>
    <w:rsid w:val="00ED42B7"/>
    <w:rsid w:val="00ED4355"/>
    <w:rsid w:val="00ED44B8"/>
    <w:rsid w:val="00ED4597"/>
    <w:rsid w:val="00ED4754"/>
    <w:rsid w:val="00ED4947"/>
    <w:rsid w:val="00ED4C97"/>
    <w:rsid w:val="00ED4D19"/>
    <w:rsid w:val="00ED4D4E"/>
    <w:rsid w:val="00ED4D64"/>
    <w:rsid w:val="00ED4E7E"/>
    <w:rsid w:val="00ED4F71"/>
    <w:rsid w:val="00ED4FA7"/>
    <w:rsid w:val="00ED4FB8"/>
    <w:rsid w:val="00ED52BE"/>
    <w:rsid w:val="00ED531D"/>
    <w:rsid w:val="00ED58CB"/>
    <w:rsid w:val="00ED5C40"/>
    <w:rsid w:val="00ED5F33"/>
    <w:rsid w:val="00ED5F45"/>
    <w:rsid w:val="00ED5F56"/>
    <w:rsid w:val="00ED62BF"/>
    <w:rsid w:val="00ED6999"/>
    <w:rsid w:val="00ED6E6A"/>
    <w:rsid w:val="00ED7065"/>
    <w:rsid w:val="00ED7174"/>
    <w:rsid w:val="00ED7239"/>
    <w:rsid w:val="00ED7519"/>
    <w:rsid w:val="00ED752F"/>
    <w:rsid w:val="00ED772A"/>
    <w:rsid w:val="00ED7FBB"/>
    <w:rsid w:val="00EE011D"/>
    <w:rsid w:val="00EE0549"/>
    <w:rsid w:val="00EE0679"/>
    <w:rsid w:val="00EE0730"/>
    <w:rsid w:val="00EE073A"/>
    <w:rsid w:val="00EE0997"/>
    <w:rsid w:val="00EE0B03"/>
    <w:rsid w:val="00EE0F4F"/>
    <w:rsid w:val="00EE110B"/>
    <w:rsid w:val="00EE11E6"/>
    <w:rsid w:val="00EE1322"/>
    <w:rsid w:val="00EE1408"/>
    <w:rsid w:val="00EE1550"/>
    <w:rsid w:val="00EE189E"/>
    <w:rsid w:val="00EE21D5"/>
    <w:rsid w:val="00EE230A"/>
    <w:rsid w:val="00EE23BD"/>
    <w:rsid w:val="00EE2497"/>
    <w:rsid w:val="00EE2588"/>
    <w:rsid w:val="00EE260E"/>
    <w:rsid w:val="00EE2616"/>
    <w:rsid w:val="00EE27D5"/>
    <w:rsid w:val="00EE286A"/>
    <w:rsid w:val="00EE28A1"/>
    <w:rsid w:val="00EE29D5"/>
    <w:rsid w:val="00EE2AD6"/>
    <w:rsid w:val="00EE2BEE"/>
    <w:rsid w:val="00EE2C93"/>
    <w:rsid w:val="00EE30DE"/>
    <w:rsid w:val="00EE3730"/>
    <w:rsid w:val="00EE3788"/>
    <w:rsid w:val="00EE3A79"/>
    <w:rsid w:val="00EE3C16"/>
    <w:rsid w:val="00EE3C99"/>
    <w:rsid w:val="00EE3DF8"/>
    <w:rsid w:val="00EE4123"/>
    <w:rsid w:val="00EE44B2"/>
    <w:rsid w:val="00EE467D"/>
    <w:rsid w:val="00EE4781"/>
    <w:rsid w:val="00EE483D"/>
    <w:rsid w:val="00EE492E"/>
    <w:rsid w:val="00EE4994"/>
    <w:rsid w:val="00EE4ED7"/>
    <w:rsid w:val="00EE51FF"/>
    <w:rsid w:val="00EE53A4"/>
    <w:rsid w:val="00EE5511"/>
    <w:rsid w:val="00EE56D3"/>
    <w:rsid w:val="00EE57C2"/>
    <w:rsid w:val="00EE5A2B"/>
    <w:rsid w:val="00EE5A79"/>
    <w:rsid w:val="00EE5BE8"/>
    <w:rsid w:val="00EE5C88"/>
    <w:rsid w:val="00EE5DE8"/>
    <w:rsid w:val="00EE5F0B"/>
    <w:rsid w:val="00EE618F"/>
    <w:rsid w:val="00EE6443"/>
    <w:rsid w:val="00EE6504"/>
    <w:rsid w:val="00EE6638"/>
    <w:rsid w:val="00EE671E"/>
    <w:rsid w:val="00EE6AC2"/>
    <w:rsid w:val="00EE6B37"/>
    <w:rsid w:val="00EE6B8C"/>
    <w:rsid w:val="00EE6B8D"/>
    <w:rsid w:val="00EE6F50"/>
    <w:rsid w:val="00EE7068"/>
    <w:rsid w:val="00EE71A4"/>
    <w:rsid w:val="00EE727C"/>
    <w:rsid w:val="00EE72E0"/>
    <w:rsid w:val="00EE77D8"/>
    <w:rsid w:val="00EE782D"/>
    <w:rsid w:val="00EE7861"/>
    <w:rsid w:val="00EE7BE6"/>
    <w:rsid w:val="00EE7CF7"/>
    <w:rsid w:val="00EE7E0E"/>
    <w:rsid w:val="00EE7F53"/>
    <w:rsid w:val="00EF0172"/>
    <w:rsid w:val="00EF01A1"/>
    <w:rsid w:val="00EF01E7"/>
    <w:rsid w:val="00EF01E9"/>
    <w:rsid w:val="00EF024C"/>
    <w:rsid w:val="00EF0487"/>
    <w:rsid w:val="00EF068C"/>
    <w:rsid w:val="00EF073F"/>
    <w:rsid w:val="00EF086F"/>
    <w:rsid w:val="00EF099B"/>
    <w:rsid w:val="00EF09D9"/>
    <w:rsid w:val="00EF0A0E"/>
    <w:rsid w:val="00EF0A86"/>
    <w:rsid w:val="00EF0FB2"/>
    <w:rsid w:val="00EF112F"/>
    <w:rsid w:val="00EF126C"/>
    <w:rsid w:val="00EF136B"/>
    <w:rsid w:val="00EF137A"/>
    <w:rsid w:val="00EF1AB4"/>
    <w:rsid w:val="00EF1EF1"/>
    <w:rsid w:val="00EF203E"/>
    <w:rsid w:val="00EF21C3"/>
    <w:rsid w:val="00EF2667"/>
    <w:rsid w:val="00EF2672"/>
    <w:rsid w:val="00EF2796"/>
    <w:rsid w:val="00EF286F"/>
    <w:rsid w:val="00EF2C00"/>
    <w:rsid w:val="00EF2C84"/>
    <w:rsid w:val="00EF2DDD"/>
    <w:rsid w:val="00EF2FB9"/>
    <w:rsid w:val="00EF3131"/>
    <w:rsid w:val="00EF3959"/>
    <w:rsid w:val="00EF39BA"/>
    <w:rsid w:val="00EF3B6F"/>
    <w:rsid w:val="00EF3F58"/>
    <w:rsid w:val="00EF3FF1"/>
    <w:rsid w:val="00EF4080"/>
    <w:rsid w:val="00EF474B"/>
    <w:rsid w:val="00EF48BE"/>
    <w:rsid w:val="00EF4A8C"/>
    <w:rsid w:val="00EF4AB5"/>
    <w:rsid w:val="00EF4DF3"/>
    <w:rsid w:val="00EF4FBA"/>
    <w:rsid w:val="00EF500E"/>
    <w:rsid w:val="00EF50FF"/>
    <w:rsid w:val="00EF512A"/>
    <w:rsid w:val="00EF5217"/>
    <w:rsid w:val="00EF52AB"/>
    <w:rsid w:val="00EF52E5"/>
    <w:rsid w:val="00EF5530"/>
    <w:rsid w:val="00EF560F"/>
    <w:rsid w:val="00EF576B"/>
    <w:rsid w:val="00EF5A1A"/>
    <w:rsid w:val="00EF5B8A"/>
    <w:rsid w:val="00EF5CC2"/>
    <w:rsid w:val="00EF5E72"/>
    <w:rsid w:val="00EF5E88"/>
    <w:rsid w:val="00EF60C5"/>
    <w:rsid w:val="00EF6410"/>
    <w:rsid w:val="00EF64C4"/>
    <w:rsid w:val="00EF661F"/>
    <w:rsid w:val="00EF664E"/>
    <w:rsid w:val="00EF685F"/>
    <w:rsid w:val="00EF6F8B"/>
    <w:rsid w:val="00EF74DE"/>
    <w:rsid w:val="00EF7565"/>
    <w:rsid w:val="00EF7710"/>
    <w:rsid w:val="00EF7748"/>
    <w:rsid w:val="00EF788E"/>
    <w:rsid w:val="00EF78F7"/>
    <w:rsid w:val="00EF7BDB"/>
    <w:rsid w:val="00EF7D38"/>
    <w:rsid w:val="00F00108"/>
    <w:rsid w:val="00F005B4"/>
    <w:rsid w:val="00F007E0"/>
    <w:rsid w:val="00F00ABF"/>
    <w:rsid w:val="00F00B40"/>
    <w:rsid w:val="00F00CAD"/>
    <w:rsid w:val="00F00D2F"/>
    <w:rsid w:val="00F00E3A"/>
    <w:rsid w:val="00F01044"/>
    <w:rsid w:val="00F011BF"/>
    <w:rsid w:val="00F012F0"/>
    <w:rsid w:val="00F01453"/>
    <w:rsid w:val="00F0183A"/>
    <w:rsid w:val="00F0194F"/>
    <w:rsid w:val="00F02030"/>
    <w:rsid w:val="00F020B4"/>
    <w:rsid w:val="00F020BF"/>
    <w:rsid w:val="00F02306"/>
    <w:rsid w:val="00F02424"/>
    <w:rsid w:val="00F02672"/>
    <w:rsid w:val="00F026B9"/>
    <w:rsid w:val="00F027DB"/>
    <w:rsid w:val="00F02D7D"/>
    <w:rsid w:val="00F02E03"/>
    <w:rsid w:val="00F02FA5"/>
    <w:rsid w:val="00F0308C"/>
    <w:rsid w:val="00F030A7"/>
    <w:rsid w:val="00F0322E"/>
    <w:rsid w:val="00F0332D"/>
    <w:rsid w:val="00F034D3"/>
    <w:rsid w:val="00F03516"/>
    <w:rsid w:val="00F036BA"/>
    <w:rsid w:val="00F038D2"/>
    <w:rsid w:val="00F03994"/>
    <w:rsid w:val="00F03A38"/>
    <w:rsid w:val="00F03CF6"/>
    <w:rsid w:val="00F03D92"/>
    <w:rsid w:val="00F03E39"/>
    <w:rsid w:val="00F0403E"/>
    <w:rsid w:val="00F04728"/>
    <w:rsid w:val="00F04B36"/>
    <w:rsid w:val="00F04DB9"/>
    <w:rsid w:val="00F04E61"/>
    <w:rsid w:val="00F04F6A"/>
    <w:rsid w:val="00F051BA"/>
    <w:rsid w:val="00F05957"/>
    <w:rsid w:val="00F05A3E"/>
    <w:rsid w:val="00F05A7E"/>
    <w:rsid w:val="00F05A9E"/>
    <w:rsid w:val="00F05C42"/>
    <w:rsid w:val="00F05E91"/>
    <w:rsid w:val="00F05F75"/>
    <w:rsid w:val="00F06177"/>
    <w:rsid w:val="00F063CF"/>
    <w:rsid w:val="00F066AC"/>
    <w:rsid w:val="00F067EC"/>
    <w:rsid w:val="00F06887"/>
    <w:rsid w:val="00F068F5"/>
    <w:rsid w:val="00F06B4F"/>
    <w:rsid w:val="00F06CAA"/>
    <w:rsid w:val="00F06D76"/>
    <w:rsid w:val="00F06E11"/>
    <w:rsid w:val="00F06EEE"/>
    <w:rsid w:val="00F06FCD"/>
    <w:rsid w:val="00F0700B"/>
    <w:rsid w:val="00F07040"/>
    <w:rsid w:val="00F0712C"/>
    <w:rsid w:val="00F0714B"/>
    <w:rsid w:val="00F071F0"/>
    <w:rsid w:val="00F0754A"/>
    <w:rsid w:val="00F075AB"/>
    <w:rsid w:val="00F07622"/>
    <w:rsid w:val="00F07A7B"/>
    <w:rsid w:val="00F100C7"/>
    <w:rsid w:val="00F100CE"/>
    <w:rsid w:val="00F100E9"/>
    <w:rsid w:val="00F10251"/>
    <w:rsid w:val="00F102B6"/>
    <w:rsid w:val="00F10647"/>
    <w:rsid w:val="00F10672"/>
    <w:rsid w:val="00F10946"/>
    <w:rsid w:val="00F10C97"/>
    <w:rsid w:val="00F10EFF"/>
    <w:rsid w:val="00F10F0F"/>
    <w:rsid w:val="00F110BB"/>
    <w:rsid w:val="00F1114A"/>
    <w:rsid w:val="00F1118C"/>
    <w:rsid w:val="00F11238"/>
    <w:rsid w:val="00F11396"/>
    <w:rsid w:val="00F113CA"/>
    <w:rsid w:val="00F118EC"/>
    <w:rsid w:val="00F119A9"/>
    <w:rsid w:val="00F11B4B"/>
    <w:rsid w:val="00F11C43"/>
    <w:rsid w:val="00F11C8F"/>
    <w:rsid w:val="00F11DCB"/>
    <w:rsid w:val="00F1203A"/>
    <w:rsid w:val="00F120B9"/>
    <w:rsid w:val="00F1212D"/>
    <w:rsid w:val="00F1215D"/>
    <w:rsid w:val="00F123C4"/>
    <w:rsid w:val="00F12414"/>
    <w:rsid w:val="00F12756"/>
    <w:rsid w:val="00F127B7"/>
    <w:rsid w:val="00F12872"/>
    <w:rsid w:val="00F12921"/>
    <w:rsid w:val="00F12987"/>
    <w:rsid w:val="00F12A75"/>
    <w:rsid w:val="00F12FDA"/>
    <w:rsid w:val="00F130AE"/>
    <w:rsid w:val="00F13137"/>
    <w:rsid w:val="00F1335F"/>
    <w:rsid w:val="00F133F9"/>
    <w:rsid w:val="00F13433"/>
    <w:rsid w:val="00F13717"/>
    <w:rsid w:val="00F1375C"/>
    <w:rsid w:val="00F13A0D"/>
    <w:rsid w:val="00F13A6A"/>
    <w:rsid w:val="00F13C0E"/>
    <w:rsid w:val="00F13E10"/>
    <w:rsid w:val="00F1419F"/>
    <w:rsid w:val="00F14209"/>
    <w:rsid w:val="00F14262"/>
    <w:rsid w:val="00F142F8"/>
    <w:rsid w:val="00F14593"/>
    <w:rsid w:val="00F145C3"/>
    <w:rsid w:val="00F14811"/>
    <w:rsid w:val="00F14B2A"/>
    <w:rsid w:val="00F15057"/>
    <w:rsid w:val="00F154E7"/>
    <w:rsid w:val="00F156FF"/>
    <w:rsid w:val="00F158B2"/>
    <w:rsid w:val="00F15A15"/>
    <w:rsid w:val="00F15A71"/>
    <w:rsid w:val="00F15B58"/>
    <w:rsid w:val="00F15C3A"/>
    <w:rsid w:val="00F15D00"/>
    <w:rsid w:val="00F15F05"/>
    <w:rsid w:val="00F16073"/>
    <w:rsid w:val="00F160FB"/>
    <w:rsid w:val="00F1622A"/>
    <w:rsid w:val="00F16648"/>
    <w:rsid w:val="00F16816"/>
    <w:rsid w:val="00F16849"/>
    <w:rsid w:val="00F16A95"/>
    <w:rsid w:val="00F16B55"/>
    <w:rsid w:val="00F16B5C"/>
    <w:rsid w:val="00F16DBA"/>
    <w:rsid w:val="00F17910"/>
    <w:rsid w:val="00F17CF2"/>
    <w:rsid w:val="00F17D0B"/>
    <w:rsid w:val="00F17F0A"/>
    <w:rsid w:val="00F2014A"/>
    <w:rsid w:val="00F20274"/>
    <w:rsid w:val="00F203A5"/>
    <w:rsid w:val="00F203DF"/>
    <w:rsid w:val="00F2042D"/>
    <w:rsid w:val="00F2089F"/>
    <w:rsid w:val="00F20938"/>
    <w:rsid w:val="00F20956"/>
    <w:rsid w:val="00F20B5D"/>
    <w:rsid w:val="00F20DA6"/>
    <w:rsid w:val="00F20FB9"/>
    <w:rsid w:val="00F21055"/>
    <w:rsid w:val="00F2107A"/>
    <w:rsid w:val="00F210B6"/>
    <w:rsid w:val="00F21156"/>
    <w:rsid w:val="00F2136F"/>
    <w:rsid w:val="00F21602"/>
    <w:rsid w:val="00F218EE"/>
    <w:rsid w:val="00F21BFC"/>
    <w:rsid w:val="00F21D20"/>
    <w:rsid w:val="00F21FA1"/>
    <w:rsid w:val="00F22448"/>
    <w:rsid w:val="00F224BE"/>
    <w:rsid w:val="00F225E8"/>
    <w:rsid w:val="00F2265F"/>
    <w:rsid w:val="00F228DE"/>
    <w:rsid w:val="00F22948"/>
    <w:rsid w:val="00F2296D"/>
    <w:rsid w:val="00F22A5F"/>
    <w:rsid w:val="00F22B70"/>
    <w:rsid w:val="00F22BF5"/>
    <w:rsid w:val="00F22D83"/>
    <w:rsid w:val="00F22F82"/>
    <w:rsid w:val="00F23077"/>
    <w:rsid w:val="00F23138"/>
    <w:rsid w:val="00F2315B"/>
    <w:rsid w:val="00F23235"/>
    <w:rsid w:val="00F234D7"/>
    <w:rsid w:val="00F23535"/>
    <w:rsid w:val="00F2393E"/>
    <w:rsid w:val="00F23AB3"/>
    <w:rsid w:val="00F23D17"/>
    <w:rsid w:val="00F23E22"/>
    <w:rsid w:val="00F24104"/>
    <w:rsid w:val="00F241EF"/>
    <w:rsid w:val="00F24600"/>
    <w:rsid w:val="00F24626"/>
    <w:rsid w:val="00F24679"/>
    <w:rsid w:val="00F24692"/>
    <w:rsid w:val="00F24807"/>
    <w:rsid w:val="00F24884"/>
    <w:rsid w:val="00F24CEB"/>
    <w:rsid w:val="00F24F7E"/>
    <w:rsid w:val="00F25037"/>
    <w:rsid w:val="00F25156"/>
    <w:rsid w:val="00F25241"/>
    <w:rsid w:val="00F253E3"/>
    <w:rsid w:val="00F254F4"/>
    <w:rsid w:val="00F2596D"/>
    <w:rsid w:val="00F25C15"/>
    <w:rsid w:val="00F25C2D"/>
    <w:rsid w:val="00F25C39"/>
    <w:rsid w:val="00F25C5E"/>
    <w:rsid w:val="00F25E1D"/>
    <w:rsid w:val="00F25E3A"/>
    <w:rsid w:val="00F25EE1"/>
    <w:rsid w:val="00F25F49"/>
    <w:rsid w:val="00F2624D"/>
    <w:rsid w:val="00F2640E"/>
    <w:rsid w:val="00F2644C"/>
    <w:rsid w:val="00F26856"/>
    <w:rsid w:val="00F26BE1"/>
    <w:rsid w:val="00F26E0F"/>
    <w:rsid w:val="00F26E38"/>
    <w:rsid w:val="00F26E98"/>
    <w:rsid w:val="00F26ECE"/>
    <w:rsid w:val="00F27266"/>
    <w:rsid w:val="00F273B8"/>
    <w:rsid w:val="00F273D6"/>
    <w:rsid w:val="00F274E3"/>
    <w:rsid w:val="00F2782F"/>
    <w:rsid w:val="00F2795C"/>
    <w:rsid w:val="00F27D7A"/>
    <w:rsid w:val="00F27FB9"/>
    <w:rsid w:val="00F30263"/>
    <w:rsid w:val="00F305BB"/>
    <w:rsid w:val="00F30645"/>
    <w:rsid w:val="00F306DF"/>
    <w:rsid w:val="00F307B1"/>
    <w:rsid w:val="00F308A7"/>
    <w:rsid w:val="00F30B1D"/>
    <w:rsid w:val="00F30D23"/>
    <w:rsid w:val="00F30F19"/>
    <w:rsid w:val="00F30FA7"/>
    <w:rsid w:val="00F30FF1"/>
    <w:rsid w:val="00F3103A"/>
    <w:rsid w:val="00F311A2"/>
    <w:rsid w:val="00F313EB"/>
    <w:rsid w:val="00F31428"/>
    <w:rsid w:val="00F314D4"/>
    <w:rsid w:val="00F316A4"/>
    <w:rsid w:val="00F3174D"/>
    <w:rsid w:val="00F31940"/>
    <w:rsid w:val="00F31DA7"/>
    <w:rsid w:val="00F31F79"/>
    <w:rsid w:val="00F3220C"/>
    <w:rsid w:val="00F32746"/>
    <w:rsid w:val="00F32AE7"/>
    <w:rsid w:val="00F32B77"/>
    <w:rsid w:val="00F32BB5"/>
    <w:rsid w:val="00F32C65"/>
    <w:rsid w:val="00F32DCD"/>
    <w:rsid w:val="00F32DFF"/>
    <w:rsid w:val="00F32E7C"/>
    <w:rsid w:val="00F32F4C"/>
    <w:rsid w:val="00F3300B"/>
    <w:rsid w:val="00F33097"/>
    <w:rsid w:val="00F332F6"/>
    <w:rsid w:val="00F335CA"/>
    <w:rsid w:val="00F336B9"/>
    <w:rsid w:val="00F337CB"/>
    <w:rsid w:val="00F338AA"/>
    <w:rsid w:val="00F33A6B"/>
    <w:rsid w:val="00F33AAB"/>
    <w:rsid w:val="00F33B54"/>
    <w:rsid w:val="00F33B96"/>
    <w:rsid w:val="00F3417A"/>
    <w:rsid w:val="00F342AB"/>
    <w:rsid w:val="00F34320"/>
    <w:rsid w:val="00F3471C"/>
    <w:rsid w:val="00F349D7"/>
    <w:rsid w:val="00F349F4"/>
    <w:rsid w:val="00F34B35"/>
    <w:rsid w:val="00F34C8B"/>
    <w:rsid w:val="00F34CEC"/>
    <w:rsid w:val="00F34EB8"/>
    <w:rsid w:val="00F350ED"/>
    <w:rsid w:val="00F35115"/>
    <w:rsid w:val="00F3545C"/>
    <w:rsid w:val="00F356DF"/>
    <w:rsid w:val="00F35B26"/>
    <w:rsid w:val="00F35BDF"/>
    <w:rsid w:val="00F35C68"/>
    <w:rsid w:val="00F3613A"/>
    <w:rsid w:val="00F3625A"/>
    <w:rsid w:val="00F36282"/>
    <w:rsid w:val="00F3636B"/>
    <w:rsid w:val="00F363CC"/>
    <w:rsid w:val="00F364BF"/>
    <w:rsid w:val="00F3675C"/>
    <w:rsid w:val="00F36BD2"/>
    <w:rsid w:val="00F36CB4"/>
    <w:rsid w:val="00F36DAD"/>
    <w:rsid w:val="00F36DF9"/>
    <w:rsid w:val="00F36E2E"/>
    <w:rsid w:val="00F36FDB"/>
    <w:rsid w:val="00F37008"/>
    <w:rsid w:val="00F3723B"/>
    <w:rsid w:val="00F37272"/>
    <w:rsid w:val="00F374D4"/>
    <w:rsid w:val="00F374F4"/>
    <w:rsid w:val="00F375E8"/>
    <w:rsid w:val="00F37738"/>
    <w:rsid w:val="00F37831"/>
    <w:rsid w:val="00F3783B"/>
    <w:rsid w:val="00F37CC0"/>
    <w:rsid w:val="00F40064"/>
    <w:rsid w:val="00F400DC"/>
    <w:rsid w:val="00F400F1"/>
    <w:rsid w:val="00F4016E"/>
    <w:rsid w:val="00F40381"/>
    <w:rsid w:val="00F406C7"/>
    <w:rsid w:val="00F407CC"/>
    <w:rsid w:val="00F409C3"/>
    <w:rsid w:val="00F40E97"/>
    <w:rsid w:val="00F40EBF"/>
    <w:rsid w:val="00F40FCA"/>
    <w:rsid w:val="00F411BA"/>
    <w:rsid w:val="00F41481"/>
    <w:rsid w:val="00F41568"/>
    <w:rsid w:val="00F41700"/>
    <w:rsid w:val="00F41878"/>
    <w:rsid w:val="00F4198F"/>
    <w:rsid w:val="00F41E01"/>
    <w:rsid w:val="00F42185"/>
    <w:rsid w:val="00F4244E"/>
    <w:rsid w:val="00F425A1"/>
    <w:rsid w:val="00F42603"/>
    <w:rsid w:val="00F42766"/>
    <w:rsid w:val="00F42A76"/>
    <w:rsid w:val="00F43007"/>
    <w:rsid w:val="00F43220"/>
    <w:rsid w:val="00F4343C"/>
    <w:rsid w:val="00F4348F"/>
    <w:rsid w:val="00F4363A"/>
    <w:rsid w:val="00F43940"/>
    <w:rsid w:val="00F43C92"/>
    <w:rsid w:val="00F43E6B"/>
    <w:rsid w:val="00F44036"/>
    <w:rsid w:val="00F44079"/>
    <w:rsid w:val="00F44141"/>
    <w:rsid w:val="00F4415E"/>
    <w:rsid w:val="00F4441C"/>
    <w:rsid w:val="00F4449E"/>
    <w:rsid w:val="00F445D4"/>
    <w:rsid w:val="00F44798"/>
    <w:rsid w:val="00F44842"/>
    <w:rsid w:val="00F4486E"/>
    <w:rsid w:val="00F44A28"/>
    <w:rsid w:val="00F44C35"/>
    <w:rsid w:val="00F4503D"/>
    <w:rsid w:val="00F45066"/>
    <w:rsid w:val="00F45295"/>
    <w:rsid w:val="00F4549E"/>
    <w:rsid w:val="00F458BE"/>
    <w:rsid w:val="00F45924"/>
    <w:rsid w:val="00F45A38"/>
    <w:rsid w:val="00F45C1F"/>
    <w:rsid w:val="00F45D34"/>
    <w:rsid w:val="00F460AB"/>
    <w:rsid w:val="00F460C3"/>
    <w:rsid w:val="00F46238"/>
    <w:rsid w:val="00F46341"/>
    <w:rsid w:val="00F46656"/>
    <w:rsid w:val="00F46758"/>
    <w:rsid w:val="00F467E3"/>
    <w:rsid w:val="00F46A45"/>
    <w:rsid w:val="00F46CE2"/>
    <w:rsid w:val="00F46DD7"/>
    <w:rsid w:val="00F4710F"/>
    <w:rsid w:val="00F47471"/>
    <w:rsid w:val="00F474F8"/>
    <w:rsid w:val="00F4763D"/>
    <w:rsid w:val="00F47711"/>
    <w:rsid w:val="00F47909"/>
    <w:rsid w:val="00F47BB6"/>
    <w:rsid w:val="00F47BCB"/>
    <w:rsid w:val="00F47D92"/>
    <w:rsid w:val="00F50020"/>
    <w:rsid w:val="00F502F6"/>
    <w:rsid w:val="00F506DE"/>
    <w:rsid w:val="00F506E4"/>
    <w:rsid w:val="00F509DD"/>
    <w:rsid w:val="00F50A4F"/>
    <w:rsid w:val="00F50BF0"/>
    <w:rsid w:val="00F50E4F"/>
    <w:rsid w:val="00F5116C"/>
    <w:rsid w:val="00F51539"/>
    <w:rsid w:val="00F51605"/>
    <w:rsid w:val="00F5180A"/>
    <w:rsid w:val="00F51A1B"/>
    <w:rsid w:val="00F51B31"/>
    <w:rsid w:val="00F51D84"/>
    <w:rsid w:val="00F51FF2"/>
    <w:rsid w:val="00F520ED"/>
    <w:rsid w:val="00F52219"/>
    <w:rsid w:val="00F5222E"/>
    <w:rsid w:val="00F52255"/>
    <w:rsid w:val="00F52392"/>
    <w:rsid w:val="00F524D5"/>
    <w:rsid w:val="00F52665"/>
    <w:rsid w:val="00F526CB"/>
    <w:rsid w:val="00F52713"/>
    <w:rsid w:val="00F52770"/>
    <w:rsid w:val="00F527DD"/>
    <w:rsid w:val="00F528B4"/>
    <w:rsid w:val="00F52949"/>
    <w:rsid w:val="00F52AF2"/>
    <w:rsid w:val="00F52B3D"/>
    <w:rsid w:val="00F52C55"/>
    <w:rsid w:val="00F52C5B"/>
    <w:rsid w:val="00F52DE0"/>
    <w:rsid w:val="00F52DF4"/>
    <w:rsid w:val="00F5300E"/>
    <w:rsid w:val="00F53040"/>
    <w:rsid w:val="00F530AE"/>
    <w:rsid w:val="00F53388"/>
    <w:rsid w:val="00F53422"/>
    <w:rsid w:val="00F53473"/>
    <w:rsid w:val="00F53969"/>
    <w:rsid w:val="00F53B2F"/>
    <w:rsid w:val="00F53B69"/>
    <w:rsid w:val="00F53CEE"/>
    <w:rsid w:val="00F53F7F"/>
    <w:rsid w:val="00F54205"/>
    <w:rsid w:val="00F54362"/>
    <w:rsid w:val="00F543C7"/>
    <w:rsid w:val="00F544B0"/>
    <w:rsid w:val="00F546F5"/>
    <w:rsid w:val="00F5490E"/>
    <w:rsid w:val="00F54CDD"/>
    <w:rsid w:val="00F54EEC"/>
    <w:rsid w:val="00F5520C"/>
    <w:rsid w:val="00F55EE5"/>
    <w:rsid w:val="00F560BC"/>
    <w:rsid w:val="00F562D6"/>
    <w:rsid w:val="00F562FC"/>
    <w:rsid w:val="00F5650B"/>
    <w:rsid w:val="00F56623"/>
    <w:rsid w:val="00F5663F"/>
    <w:rsid w:val="00F567C8"/>
    <w:rsid w:val="00F56865"/>
    <w:rsid w:val="00F56C8D"/>
    <w:rsid w:val="00F56E26"/>
    <w:rsid w:val="00F56EEA"/>
    <w:rsid w:val="00F5727C"/>
    <w:rsid w:val="00F57596"/>
    <w:rsid w:val="00F57693"/>
    <w:rsid w:val="00F577A6"/>
    <w:rsid w:val="00F57AF6"/>
    <w:rsid w:val="00F57B37"/>
    <w:rsid w:val="00F57E79"/>
    <w:rsid w:val="00F57E7C"/>
    <w:rsid w:val="00F60037"/>
    <w:rsid w:val="00F6004C"/>
    <w:rsid w:val="00F6014E"/>
    <w:rsid w:val="00F6028A"/>
    <w:rsid w:val="00F605F2"/>
    <w:rsid w:val="00F60663"/>
    <w:rsid w:val="00F60760"/>
    <w:rsid w:val="00F608EB"/>
    <w:rsid w:val="00F609A8"/>
    <w:rsid w:val="00F60B45"/>
    <w:rsid w:val="00F60DD3"/>
    <w:rsid w:val="00F60E17"/>
    <w:rsid w:val="00F610DC"/>
    <w:rsid w:val="00F611BA"/>
    <w:rsid w:val="00F612B1"/>
    <w:rsid w:val="00F615F0"/>
    <w:rsid w:val="00F61614"/>
    <w:rsid w:val="00F617C7"/>
    <w:rsid w:val="00F617FD"/>
    <w:rsid w:val="00F618D9"/>
    <w:rsid w:val="00F619F7"/>
    <w:rsid w:val="00F619F8"/>
    <w:rsid w:val="00F61A67"/>
    <w:rsid w:val="00F61A77"/>
    <w:rsid w:val="00F61A8F"/>
    <w:rsid w:val="00F61AC0"/>
    <w:rsid w:val="00F61B5B"/>
    <w:rsid w:val="00F61D19"/>
    <w:rsid w:val="00F61DD1"/>
    <w:rsid w:val="00F61EC0"/>
    <w:rsid w:val="00F61F5F"/>
    <w:rsid w:val="00F6210A"/>
    <w:rsid w:val="00F621F5"/>
    <w:rsid w:val="00F62671"/>
    <w:rsid w:val="00F62AB3"/>
    <w:rsid w:val="00F62CC6"/>
    <w:rsid w:val="00F63055"/>
    <w:rsid w:val="00F633F0"/>
    <w:rsid w:val="00F63526"/>
    <w:rsid w:val="00F635BC"/>
    <w:rsid w:val="00F637A4"/>
    <w:rsid w:val="00F63998"/>
    <w:rsid w:val="00F639A4"/>
    <w:rsid w:val="00F63AF8"/>
    <w:rsid w:val="00F63E66"/>
    <w:rsid w:val="00F63F26"/>
    <w:rsid w:val="00F63FB8"/>
    <w:rsid w:val="00F640D9"/>
    <w:rsid w:val="00F641EF"/>
    <w:rsid w:val="00F64296"/>
    <w:rsid w:val="00F6440B"/>
    <w:rsid w:val="00F645C5"/>
    <w:rsid w:val="00F64921"/>
    <w:rsid w:val="00F64A4B"/>
    <w:rsid w:val="00F64A83"/>
    <w:rsid w:val="00F64D15"/>
    <w:rsid w:val="00F64E19"/>
    <w:rsid w:val="00F653EB"/>
    <w:rsid w:val="00F6542D"/>
    <w:rsid w:val="00F65A73"/>
    <w:rsid w:val="00F65A9F"/>
    <w:rsid w:val="00F65BDB"/>
    <w:rsid w:val="00F65DB9"/>
    <w:rsid w:val="00F65E5F"/>
    <w:rsid w:val="00F65EFC"/>
    <w:rsid w:val="00F66078"/>
    <w:rsid w:val="00F6616C"/>
    <w:rsid w:val="00F661C9"/>
    <w:rsid w:val="00F662F2"/>
    <w:rsid w:val="00F66404"/>
    <w:rsid w:val="00F66422"/>
    <w:rsid w:val="00F6672C"/>
    <w:rsid w:val="00F66776"/>
    <w:rsid w:val="00F668E6"/>
    <w:rsid w:val="00F66CAF"/>
    <w:rsid w:val="00F66DC6"/>
    <w:rsid w:val="00F66E1A"/>
    <w:rsid w:val="00F6704F"/>
    <w:rsid w:val="00F67119"/>
    <w:rsid w:val="00F673CE"/>
    <w:rsid w:val="00F673E6"/>
    <w:rsid w:val="00F674A0"/>
    <w:rsid w:val="00F67607"/>
    <w:rsid w:val="00F67619"/>
    <w:rsid w:val="00F67682"/>
    <w:rsid w:val="00F67BEB"/>
    <w:rsid w:val="00F67E65"/>
    <w:rsid w:val="00F67EBF"/>
    <w:rsid w:val="00F67F5D"/>
    <w:rsid w:val="00F700A1"/>
    <w:rsid w:val="00F7028E"/>
    <w:rsid w:val="00F70429"/>
    <w:rsid w:val="00F705B3"/>
    <w:rsid w:val="00F708D9"/>
    <w:rsid w:val="00F70914"/>
    <w:rsid w:val="00F709D0"/>
    <w:rsid w:val="00F70BCD"/>
    <w:rsid w:val="00F70C3A"/>
    <w:rsid w:val="00F70C5F"/>
    <w:rsid w:val="00F70D6C"/>
    <w:rsid w:val="00F70ECD"/>
    <w:rsid w:val="00F715D5"/>
    <w:rsid w:val="00F71722"/>
    <w:rsid w:val="00F717B7"/>
    <w:rsid w:val="00F71B39"/>
    <w:rsid w:val="00F71EE4"/>
    <w:rsid w:val="00F7202B"/>
    <w:rsid w:val="00F720FA"/>
    <w:rsid w:val="00F721A9"/>
    <w:rsid w:val="00F726B1"/>
    <w:rsid w:val="00F72862"/>
    <w:rsid w:val="00F72D57"/>
    <w:rsid w:val="00F72E5E"/>
    <w:rsid w:val="00F72EB3"/>
    <w:rsid w:val="00F72F72"/>
    <w:rsid w:val="00F7329F"/>
    <w:rsid w:val="00F7343A"/>
    <w:rsid w:val="00F7351B"/>
    <w:rsid w:val="00F736B0"/>
    <w:rsid w:val="00F737FA"/>
    <w:rsid w:val="00F738AE"/>
    <w:rsid w:val="00F738F0"/>
    <w:rsid w:val="00F73A24"/>
    <w:rsid w:val="00F742F8"/>
    <w:rsid w:val="00F74572"/>
    <w:rsid w:val="00F746F5"/>
    <w:rsid w:val="00F748AF"/>
    <w:rsid w:val="00F74A5B"/>
    <w:rsid w:val="00F74BF3"/>
    <w:rsid w:val="00F74F30"/>
    <w:rsid w:val="00F7508C"/>
    <w:rsid w:val="00F75203"/>
    <w:rsid w:val="00F75411"/>
    <w:rsid w:val="00F75418"/>
    <w:rsid w:val="00F75644"/>
    <w:rsid w:val="00F7572C"/>
    <w:rsid w:val="00F75852"/>
    <w:rsid w:val="00F7595A"/>
    <w:rsid w:val="00F759A3"/>
    <w:rsid w:val="00F75A29"/>
    <w:rsid w:val="00F75A60"/>
    <w:rsid w:val="00F75B77"/>
    <w:rsid w:val="00F75CF4"/>
    <w:rsid w:val="00F75F2A"/>
    <w:rsid w:val="00F75FD6"/>
    <w:rsid w:val="00F763D4"/>
    <w:rsid w:val="00F76567"/>
    <w:rsid w:val="00F7664A"/>
    <w:rsid w:val="00F76866"/>
    <w:rsid w:val="00F768DB"/>
    <w:rsid w:val="00F76B87"/>
    <w:rsid w:val="00F76DE8"/>
    <w:rsid w:val="00F76E33"/>
    <w:rsid w:val="00F77202"/>
    <w:rsid w:val="00F772CB"/>
    <w:rsid w:val="00F774F8"/>
    <w:rsid w:val="00F77993"/>
    <w:rsid w:val="00F779D3"/>
    <w:rsid w:val="00F77C16"/>
    <w:rsid w:val="00F77C25"/>
    <w:rsid w:val="00F80117"/>
    <w:rsid w:val="00F804F1"/>
    <w:rsid w:val="00F80590"/>
    <w:rsid w:val="00F806A1"/>
    <w:rsid w:val="00F80940"/>
    <w:rsid w:val="00F80B11"/>
    <w:rsid w:val="00F80C30"/>
    <w:rsid w:val="00F80C60"/>
    <w:rsid w:val="00F81140"/>
    <w:rsid w:val="00F81193"/>
    <w:rsid w:val="00F8124E"/>
    <w:rsid w:val="00F81540"/>
    <w:rsid w:val="00F8178C"/>
    <w:rsid w:val="00F81854"/>
    <w:rsid w:val="00F818C7"/>
    <w:rsid w:val="00F818DA"/>
    <w:rsid w:val="00F81932"/>
    <w:rsid w:val="00F81A5D"/>
    <w:rsid w:val="00F81C00"/>
    <w:rsid w:val="00F81DAF"/>
    <w:rsid w:val="00F81E52"/>
    <w:rsid w:val="00F81FB1"/>
    <w:rsid w:val="00F8200F"/>
    <w:rsid w:val="00F82117"/>
    <w:rsid w:val="00F82134"/>
    <w:rsid w:val="00F8218F"/>
    <w:rsid w:val="00F82218"/>
    <w:rsid w:val="00F8231B"/>
    <w:rsid w:val="00F823F5"/>
    <w:rsid w:val="00F8254B"/>
    <w:rsid w:val="00F82656"/>
    <w:rsid w:val="00F82A46"/>
    <w:rsid w:val="00F82E02"/>
    <w:rsid w:val="00F82E48"/>
    <w:rsid w:val="00F82EC7"/>
    <w:rsid w:val="00F8304F"/>
    <w:rsid w:val="00F83223"/>
    <w:rsid w:val="00F83266"/>
    <w:rsid w:val="00F8335D"/>
    <w:rsid w:val="00F83387"/>
    <w:rsid w:val="00F83467"/>
    <w:rsid w:val="00F8349A"/>
    <w:rsid w:val="00F8356D"/>
    <w:rsid w:val="00F83763"/>
    <w:rsid w:val="00F838A7"/>
    <w:rsid w:val="00F838CA"/>
    <w:rsid w:val="00F838DB"/>
    <w:rsid w:val="00F83B87"/>
    <w:rsid w:val="00F83F26"/>
    <w:rsid w:val="00F8409F"/>
    <w:rsid w:val="00F8413E"/>
    <w:rsid w:val="00F844E7"/>
    <w:rsid w:val="00F8451E"/>
    <w:rsid w:val="00F84865"/>
    <w:rsid w:val="00F84B3F"/>
    <w:rsid w:val="00F84E41"/>
    <w:rsid w:val="00F84ECF"/>
    <w:rsid w:val="00F84F0B"/>
    <w:rsid w:val="00F8504C"/>
    <w:rsid w:val="00F8520E"/>
    <w:rsid w:val="00F85212"/>
    <w:rsid w:val="00F85229"/>
    <w:rsid w:val="00F8526F"/>
    <w:rsid w:val="00F85280"/>
    <w:rsid w:val="00F85302"/>
    <w:rsid w:val="00F85440"/>
    <w:rsid w:val="00F8546C"/>
    <w:rsid w:val="00F855DE"/>
    <w:rsid w:val="00F856B3"/>
    <w:rsid w:val="00F859FF"/>
    <w:rsid w:val="00F85A0B"/>
    <w:rsid w:val="00F85AC3"/>
    <w:rsid w:val="00F85AC5"/>
    <w:rsid w:val="00F85B73"/>
    <w:rsid w:val="00F85F68"/>
    <w:rsid w:val="00F85FDA"/>
    <w:rsid w:val="00F862B9"/>
    <w:rsid w:val="00F86450"/>
    <w:rsid w:val="00F8646A"/>
    <w:rsid w:val="00F86784"/>
    <w:rsid w:val="00F86818"/>
    <w:rsid w:val="00F868D2"/>
    <w:rsid w:val="00F86BDD"/>
    <w:rsid w:val="00F86C58"/>
    <w:rsid w:val="00F86E40"/>
    <w:rsid w:val="00F86EF9"/>
    <w:rsid w:val="00F86FFE"/>
    <w:rsid w:val="00F8706B"/>
    <w:rsid w:val="00F870CD"/>
    <w:rsid w:val="00F87161"/>
    <w:rsid w:val="00F87384"/>
    <w:rsid w:val="00F87850"/>
    <w:rsid w:val="00F879E2"/>
    <w:rsid w:val="00F87B5C"/>
    <w:rsid w:val="00F87E2D"/>
    <w:rsid w:val="00F87FA3"/>
    <w:rsid w:val="00F900C4"/>
    <w:rsid w:val="00F903D7"/>
    <w:rsid w:val="00F904F2"/>
    <w:rsid w:val="00F909C4"/>
    <w:rsid w:val="00F90B7D"/>
    <w:rsid w:val="00F90C4E"/>
    <w:rsid w:val="00F90E80"/>
    <w:rsid w:val="00F90FC4"/>
    <w:rsid w:val="00F91131"/>
    <w:rsid w:val="00F912E8"/>
    <w:rsid w:val="00F91329"/>
    <w:rsid w:val="00F9137F"/>
    <w:rsid w:val="00F9140A"/>
    <w:rsid w:val="00F916F3"/>
    <w:rsid w:val="00F91CD8"/>
    <w:rsid w:val="00F91CDB"/>
    <w:rsid w:val="00F9201A"/>
    <w:rsid w:val="00F921E8"/>
    <w:rsid w:val="00F9225F"/>
    <w:rsid w:val="00F926C2"/>
    <w:rsid w:val="00F926D9"/>
    <w:rsid w:val="00F92802"/>
    <w:rsid w:val="00F929A1"/>
    <w:rsid w:val="00F92AA3"/>
    <w:rsid w:val="00F92CEF"/>
    <w:rsid w:val="00F92D9A"/>
    <w:rsid w:val="00F92E59"/>
    <w:rsid w:val="00F92F03"/>
    <w:rsid w:val="00F92FC9"/>
    <w:rsid w:val="00F930C1"/>
    <w:rsid w:val="00F93354"/>
    <w:rsid w:val="00F934E8"/>
    <w:rsid w:val="00F93943"/>
    <w:rsid w:val="00F93A93"/>
    <w:rsid w:val="00F93AEF"/>
    <w:rsid w:val="00F93B88"/>
    <w:rsid w:val="00F93CF2"/>
    <w:rsid w:val="00F93E59"/>
    <w:rsid w:val="00F94043"/>
    <w:rsid w:val="00F941D1"/>
    <w:rsid w:val="00F94313"/>
    <w:rsid w:val="00F94461"/>
    <w:rsid w:val="00F94582"/>
    <w:rsid w:val="00F945F4"/>
    <w:rsid w:val="00F94736"/>
    <w:rsid w:val="00F94807"/>
    <w:rsid w:val="00F949A1"/>
    <w:rsid w:val="00F94D7D"/>
    <w:rsid w:val="00F94F8B"/>
    <w:rsid w:val="00F952D1"/>
    <w:rsid w:val="00F95450"/>
    <w:rsid w:val="00F954C1"/>
    <w:rsid w:val="00F955E0"/>
    <w:rsid w:val="00F95619"/>
    <w:rsid w:val="00F958AA"/>
    <w:rsid w:val="00F959E5"/>
    <w:rsid w:val="00F95B2A"/>
    <w:rsid w:val="00F95B4B"/>
    <w:rsid w:val="00F95D40"/>
    <w:rsid w:val="00F95D49"/>
    <w:rsid w:val="00F95F00"/>
    <w:rsid w:val="00F963F8"/>
    <w:rsid w:val="00F96555"/>
    <w:rsid w:val="00F96790"/>
    <w:rsid w:val="00F967C2"/>
    <w:rsid w:val="00F96829"/>
    <w:rsid w:val="00F96B11"/>
    <w:rsid w:val="00F96C98"/>
    <w:rsid w:val="00F96CC1"/>
    <w:rsid w:val="00F96E0F"/>
    <w:rsid w:val="00F96F4C"/>
    <w:rsid w:val="00F971CD"/>
    <w:rsid w:val="00F97310"/>
    <w:rsid w:val="00F97442"/>
    <w:rsid w:val="00F976D9"/>
    <w:rsid w:val="00F97708"/>
    <w:rsid w:val="00F978C0"/>
    <w:rsid w:val="00F97C79"/>
    <w:rsid w:val="00F97F87"/>
    <w:rsid w:val="00FA0348"/>
    <w:rsid w:val="00FA0396"/>
    <w:rsid w:val="00FA0702"/>
    <w:rsid w:val="00FA08BF"/>
    <w:rsid w:val="00FA0A31"/>
    <w:rsid w:val="00FA0CB2"/>
    <w:rsid w:val="00FA0E80"/>
    <w:rsid w:val="00FA1076"/>
    <w:rsid w:val="00FA10E1"/>
    <w:rsid w:val="00FA1187"/>
    <w:rsid w:val="00FA1217"/>
    <w:rsid w:val="00FA1275"/>
    <w:rsid w:val="00FA14A5"/>
    <w:rsid w:val="00FA177E"/>
    <w:rsid w:val="00FA18A6"/>
    <w:rsid w:val="00FA18C3"/>
    <w:rsid w:val="00FA1AC2"/>
    <w:rsid w:val="00FA1DDC"/>
    <w:rsid w:val="00FA1E31"/>
    <w:rsid w:val="00FA1E42"/>
    <w:rsid w:val="00FA1F12"/>
    <w:rsid w:val="00FA1F89"/>
    <w:rsid w:val="00FA20A0"/>
    <w:rsid w:val="00FA2246"/>
    <w:rsid w:val="00FA23BC"/>
    <w:rsid w:val="00FA2409"/>
    <w:rsid w:val="00FA2785"/>
    <w:rsid w:val="00FA2AEF"/>
    <w:rsid w:val="00FA2C43"/>
    <w:rsid w:val="00FA2D0D"/>
    <w:rsid w:val="00FA2E28"/>
    <w:rsid w:val="00FA2E65"/>
    <w:rsid w:val="00FA32BE"/>
    <w:rsid w:val="00FA3364"/>
    <w:rsid w:val="00FA33CA"/>
    <w:rsid w:val="00FA34D4"/>
    <w:rsid w:val="00FA375D"/>
    <w:rsid w:val="00FA3832"/>
    <w:rsid w:val="00FA3C05"/>
    <w:rsid w:val="00FA3F49"/>
    <w:rsid w:val="00FA4033"/>
    <w:rsid w:val="00FA457D"/>
    <w:rsid w:val="00FA4751"/>
    <w:rsid w:val="00FA4780"/>
    <w:rsid w:val="00FA4957"/>
    <w:rsid w:val="00FA4A34"/>
    <w:rsid w:val="00FA4A6D"/>
    <w:rsid w:val="00FA4BDB"/>
    <w:rsid w:val="00FA4C44"/>
    <w:rsid w:val="00FA4CA8"/>
    <w:rsid w:val="00FA4DCE"/>
    <w:rsid w:val="00FA4E20"/>
    <w:rsid w:val="00FA4E7B"/>
    <w:rsid w:val="00FA4E98"/>
    <w:rsid w:val="00FA4FBA"/>
    <w:rsid w:val="00FA5155"/>
    <w:rsid w:val="00FA554D"/>
    <w:rsid w:val="00FA5553"/>
    <w:rsid w:val="00FA5572"/>
    <w:rsid w:val="00FA589F"/>
    <w:rsid w:val="00FA5B96"/>
    <w:rsid w:val="00FA5C05"/>
    <w:rsid w:val="00FA5EE0"/>
    <w:rsid w:val="00FA6091"/>
    <w:rsid w:val="00FA60DE"/>
    <w:rsid w:val="00FA63EE"/>
    <w:rsid w:val="00FA653D"/>
    <w:rsid w:val="00FA664A"/>
    <w:rsid w:val="00FA68AC"/>
    <w:rsid w:val="00FA6A91"/>
    <w:rsid w:val="00FA6BAA"/>
    <w:rsid w:val="00FA6CB9"/>
    <w:rsid w:val="00FA6D24"/>
    <w:rsid w:val="00FA7293"/>
    <w:rsid w:val="00FA73F3"/>
    <w:rsid w:val="00FA762E"/>
    <w:rsid w:val="00FA79CA"/>
    <w:rsid w:val="00FA7CD4"/>
    <w:rsid w:val="00FA7CDC"/>
    <w:rsid w:val="00FA7DA3"/>
    <w:rsid w:val="00FA7DEF"/>
    <w:rsid w:val="00FA7F72"/>
    <w:rsid w:val="00FB0246"/>
    <w:rsid w:val="00FB0389"/>
    <w:rsid w:val="00FB062F"/>
    <w:rsid w:val="00FB0802"/>
    <w:rsid w:val="00FB0910"/>
    <w:rsid w:val="00FB099D"/>
    <w:rsid w:val="00FB0B82"/>
    <w:rsid w:val="00FB0C01"/>
    <w:rsid w:val="00FB0C24"/>
    <w:rsid w:val="00FB0E41"/>
    <w:rsid w:val="00FB112B"/>
    <w:rsid w:val="00FB1146"/>
    <w:rsid w:val="00FB16CE"/>
    <w:rsid w:val="00FB16E1"/>
    <w:rsid w:val="00FB1709"/>
    <w:rsid w:val="00FB17EE"/>
    <w:rsid w:val="00FB1952"/>
    <w:rsid w:val="00FB1B08"/>
    <w:rsid w:val="00FB1F37"/>
    <w:rsid w:val="00FB22A9"/>
    <w:rsid w:val="00FB230C"/>
    <w:rsid w:val="00FB2476"/>
    <w:rsid w:val="00FB253E"/>
    <w:rsid w:val="00FB25F5"/>
    <w:rsid w:val="00FB2685"/>
    <w:rsid w:val="00FB2A8D"/>
    <w:rsid w:val="00FB2B82"/>
    <w:rsid w:val="00FB2D39"/>
    <w:rsid w:val="00FB2D71"/>
    <w:rsid w:val="00FB36C6"/>
    <w:rsid w:val="00FB373F"/>
    <w:rsid w:val="00FB38BE"/>
    <w:rsid w:val="00FB3944"/>
    <w:rsid w:val="00FB3A2B"/>
    <w:rsid w:val="00FB3A79"/>
    <w:rsid w:val="00FB3A9B"/>
    <w:rsid w:val="00FB3B18"/>
    <w:rsid w:val="00FB3BFF"/>
    <w:rsid w:val="00FB4177"/>
    <w:rsid w:val="00FB42CD"/>
    <w:rsid w:val="00FB4349"/>
    <w:rsid w:val="00FB457C"/>
    <w:rsid w:val="00FB4611"/>
    <w:rsid w:val="00FB476C"/>
    <w:rsid w:val="00FB4904"/>
    <w:rsid w:val="00FB4907"/>
    <w:rsid w:val="00FB4E47"/>
    <w:rsid w:val="00FB4E5C"/>
    <w:rsid w:val="00FB5293"/>
    <w:rsid w:val="00FB53EE"/>
    <w:rsid w:val="00FB541B"/>
    <w:rsid w:val="00FB54B9"/>
    <w:rsid w:val="00FB55E2"/>
    <w:rsid w:val="00FB56C8"/>
    <w:rsid w:val="00FB5839"/>
    <w:rsid w:val="00FB5981"/>
    <w:rsid w:val="00FB5C32"/>
    <w:rsid w:val="00FB5F12"/>
    <w:rsid w:val="00FB5FF1"/>
    <w:rsid w:val="00FB6023"/>
    <w:rsid w:val="00FB6426"/>
    <w:rsid w:val="00FB6468"/>
    <w:rsid w:val="00FB64D4"/>
    <w:rsid w:val="00FB6575"/>
    <w:rsid w:val="00FB66C2"/>
    <w:rsid w:val="00FB67A4"/>
    <w:rsid w:val="00FB6879"/>
    <w:rsid w:val="00FB68AC"/>
    <w:rsid w:val="00FB69F1"/>
    <w:rsid w:val="00FB6D4E"/>
    <w:rsid w:val="00FB6D9D"/>
    <w:rsid w:val="00FB6DA3"/>
    <w:rsid w:val="00FB73DE"/>
    <w:rsid w:val="00FB7682"/>
    <w:rsid w:val="00FB7B1C"/>
    <w:rsid w:val="00FB7B7F"/>
    <w:rsid w:val="00FB7B9D"/>
    <w:rsid w:val="00FB7BF8"/>
    <w:rsid w:val="00FB7C82"/>
    <w:rsid w:val="00FB7D14"/>
    <w:rsid w:val="00FC004D"/>
    <w:rsid w:val="00FC00D3"/>
    <w:rsid w:val="00FC0475"/>
    <w:rsid w:val="00FC0635"/>
    <w:rsid w:val="00FC0A06"/>
    <w:rsid w:val="00FC0BD9"/>
    <w:rsid w:val="00FC0F1F"/>
    <w:rsid w:val="00FC10FC"/>
    <w:rsid w:val="00FC145A"/>
    <w:rsid w:val="00FC14CD"/>
    <w:rsid w:val="00FC159F"/>
    <w:rsid w:val="00FC16C0"/>
    <w:rsid w:val="00FC1868"/>
    <w:rsid w:val="00FC1A8E"/>
    <w:rsid w:val="00FC1B5F"/>
    <w:rsid w:val="00FC1BAF"/>
    <w:rsid w:val="00FC1BC2"/>
    <w:rsid w:val="00FC1E18"/>
    <w:rsid w:val="00FC210B"/>
    <w:rsid w:val="00FC234D"/>
    <w:rsid w:val="00FC25E1"/>
    <w:rsid w:val="00FC282C"/>
    <w:rsid w:val="00FC288E"/>
    <w:rsid w:val="00FC29B9"/>
    <w:rsid w:val="00FC2D1E"/>
    <w:rsid w:val="00FC2E37"/>
    <w:rsid w:val="00FC3048"/>
    <w:rsid w:val="00FC3060"/>
    <w:rsid w:val="00FC30DC"/>
    <w:rsid w:val="00FC315E"/>
    <w:rsid w:val="00FC3612"/>
    <w:rsid w:val="00FC36B9"/>
    <w:rsid w:val="00FC39A9"/>
    <w:rsid w:val="00FC3B94"/>
    <w:rsid w:val="00FC3BAA"/>
    <w:rsid w:val="00FC3E81"/>
    <w:rsid w:val="00FC3F5A"/>
    <w:rsid w:val="00FC40B5"/>
    <w:rsid w:val="00FC40DC"/>
    <w:rsid w:val="00FC42D7"/>
    <w:rsid w:val="00FC46F4"/>
    <w:rsid w:val="00FC4870"/>
    <w:rsid w:val="00FC4954"/>
    <w:rsid w:val="00FC4AF8"/>
    <w:rsid w:val="00FC4C48"/>
    <w:rsid w:val="00FC4DA4"/>
    <w:rsid w:val="00FC4E12"/>
    <w:rsid w:val="00FC4EC6"/>
    <w:rsid w:val="00FC50D2"/>
    <w:rsid w:val="00FC510A"/>
    <w:rsid w:val="00FC518F"/>
    <w:rsid w:val="00FC51B1"/>
    <w:rsid w:val="00FC55EE"/>
    <w:rsid w:val="00FC5CDD"/>
    <w:rsid w:val="00FC5D8C"/>
    <w:rsid w:val="00FC6137"/>
    <w:rsid w:val="00FC6690"/>
    <w:rsid w:val="00FC66B2"/>
    <w:rsid w:val="00FC672A"/>
    <w:rsid w:val="00FC68CA"/>
    <w:rsid w:val="00FC7186"/>
    <w:rsid w:val="00FC7238"/>
    <w:rsid w:val="00FC73BC"/>
    <w:rsid w:val="00FC7856"/>
    <w:rsid w:val="00FC797F"/>
    <w:rsid w:val="00FC79D9"/>
    <w:rsid w:val="00FD02C8"/>
    <w:rsid w:val="00FD0314"/>
    <w:rsid w:val="00FD0512"/>
    <w:rsid w:val="00FD07A8"/>
    <w:rsid w:val="00FD0A17"/>
    <w:rsid w:val="00FD0ABC"/>
    <w:rsid w:val="00FD0AE4"/>
    <w:rsid w:val="00FD0B26"/>
    <w:rsid w:val="00FD0CE3"/>
    <w:rsid w:val="00FD0DA5"/>
    <w:rsid w:val="00FD0EC7"/>
    <w:rsid w:val="00FD0EEF"/>
    <w:rsid w:val="00FD0FE3"/>
    <w:rsid w:val="00FD1042"/>
    <w:rsid w:val="00FD1347"/>
    <w:rsid w:val="00FD14E2"/>
    <w:rsid w:val="00FD19B2"/>
    <w:rsid w:val="00FD1C54"/>
    <w:rsid w:val="00FD1D4A"/>
    <w:rsid w:val="00FD1F6B"/>
    <w:rsid w:val="00FD1FE3"/>
    <w:rsid w:val="00FD1FFD"/>
    <w:rsid w:val="00FD20BB"/>
    <w:rsid w:val="00FD2455"/>
    <w:rsid w:val="00FD259E"/>
    <w:rsid w:val="00FD2713"/>
    <w:rsid w:val="00FD28C1"/>
    <w:rsid w:val="00FD2A13"/>
    <w:rsid w:val="00FD2B1E"/>
    <w:rsid w:val="00FD2B30"/>
    <w:rsid w:val="00FD2BB5"/>
    <w:rsid w:val="00FD2C7F"/>
    <w:rsid w:val="00FD2CAE"/>
    <w:rsid w:val="00FD2D9E"/>
    <w:rsid w:val="00FD2DC8"/>
    <w:rsid w:val="00FD3297"/>
    <w:rsid w:val="00FD3365"/>
    <w:rsid w:val="00FD339C"/>
    <w:rsid w:val="00FD343E"/>
    <w:rsid w:val="00FD358F"/>
    <w:rsid w:val="00FD35F1"/>
    <w:rsid w:val="00FD3638"/>
    <w:rsid w:val="00FD3682"/>
    <w:rsid w:val="00FD3761"/>
    <w:rsid w:val="00FD3871"/>
    <w:rsid w:val="00FD3955"/>
    <w:rsid w:val="00FD3BFC"/>
    <w:rsid w:val="00FD3E28"/>
    <w:rsid w:val="00FD3EC1"/>
    <w:rsid w:val="00FD4027"/>
    <w:rsid w:val="00FD4988"/>
    <w:rsid w:val="00FD49C1"/>
    <w:rsid w:val="00FD4B89"/>
    <w:rsid w:val="00FD4D8B"/>
    <w:rsid w:val="00FD4DE5"/>
    <w:rsid w:val="00FD4E6E"/>
    <w:rsid w:val="00FD4FEA"/>
    <w:rsid w:val="00FD5255"/>
    <w:rsid w:val="00FD5484"/>
    <w:rsid w:val="00FD5509"/>
    <w:rsid w:val="00FD55D1"/>
    <w:rsid w:val="00FD5902"/>
    <w:rsid w:val="00FD5969"/>
    <w:rsid w:val="00FD62DF"/>
    <w:rsid w:val="00FD6327"/>
    <w:rsid w:val="00FD6414"/>
    <w:rsid w:val="00FD681E"/>
    <w:rsid w:val="00FD69B7"/>
    <w:rsid w:val="00FD69C3"/>
    <w:rsid w:val="00FD6C34"/>
    <w:rsid w:val="00FD6CB8"/>
    <w:rsid w:val="00FD6EC3"/>
    <w:rsid w:val="00FD6ECC"/>
    <w:rsid w:val="00FD701F"/>
    <w:rsid w:val="00FD71DA"/>
    <w:rsid w:val="00FD73A1"/>
    <w:rsid w:val="00FD7963"/>
    <w:rsid w:val="00FD7A70"/>
    <w:rsid w:val="00FD7CFD"/>
    <w:rsid w:val="00FD7D39"/>
    <w:rsid w:val="00FE0269"/>
    <w:rsid w:val="00FE0611"/>
    <w:rsid w:val="00FE073A"/>
    <w:rsid w:val="00FE0841"/>
    <w:rsid w:val="00FE0934"/>
    <w:rsid w:val="00FE0A9D"/>
    <w:rsid w:val="00FE0AFA"/>
    <w:rsid w:val="00FE0B06"/>
    <w:rsid w:val="00FE101F"/>
    <w:rsid w:val="00FE140A"/>
    <w:rsid w:val="00FE19B0"/>
    <w:rsid w:val="00FE19D2"/>
    <w:rsid w:val="00FE1BA7"/>
    <w:rsid w:val="00FE1C40"/>
    <w:rsid w:val="00FE1C4B"/>
    <w:rsid w:val="00FE1E33"/>
    <w:rsid w:val="00FE1FEC"/>
    <w:rsid w:val="00FE204B"/>
    <w:rsid w:val="00FE20B5"/>
    <w:rsid w:val="00FE289E"/>
    <w:rsid w:val="00FE2A2F"/>
    <w:rsid w:val="00FE2AF9"/>
    <w:rsid w:val="00FE2B98"/>
    <w:rsid w:val="00FE2D40"/>
    <w:rsid w:val="00FE2EC2"/>
    <w:rsid w:val="00FE301C"/>
    <w:rsid w:val="00FE30AB"/>
    <w:rsid w:val="00FE3296"/>
    <w:rsid w:val="00FE3565"/>
    <w:rsid w:val="00FE3667"/>
    <w:rsid w:val="00FE3749"/>
    <w:rsid w:val="00FE3765"/>
    <w:rsid w:val="00FE3A5F"/>
    <w:rsid w:val="00FE3BC6"/>
    <w:rsid w:val="00FE3D83"/>
    <w:rsid w:val="00FE3E27"/>
    <w:rsid w:val="00FE3EEC"/>
    <w:rsid w:val="00FE3EFF"/>
    <w:rsid w:val="00FE4036"/>
    <w:rsid w:val="00FE40B7"/>
    <w:rsid w:val="00FE42DA"/>
    <w:rsid w:val="00FE430A"/>
    <w:rsid w:val="00FE430E"/>
    <w:rsid w:val="00FE4404"/>
    <w:rsid w:val="00FE449B"/>
    <w:rsid w:val="00FE489A"/>
    <w:rsid w:val="00FE4AA7"/>
    <w:rsid w:val="00FE4D8D"/>
    <w:rsid w:val="00FE50D4"/>
    <w:rsid w:val="00FE521C"/>
    <w:rsid w:val="00FE5703"/>
    <w:rsid w:val="00FE5744"/>
    <w:rsid w:val="00FE5950"/>
    <w:rsid w:val="00FE5B1D"/>
    <w:rsid w:val="00FE5E14"/>
    <w:rsid w:val="00FE62C1"/>
    <w:rsid w:val="00FE62EF"/>
    <w:rsid w:val="00FE653B"/>
    <w:rsid w:val="00FE662A"/>
    <w:rsid w:val="00FE6781"/>
    <w:rsid w:val="00FE67B3"/>
    <w:rsid w:val="00FE697D"/>
    <w:rsid w:val="00FE6B03"/>
    <w:rsid w:val="00FE6B18"/>
    <w:rsid w:val="00FE6E64"/>
    <w:rsid w:val="00FE6E7D"/>
    <w:rsid w:val="00FE6FBC"/>
    <w:rsid w:val="00FE7312"/>
    <w:rsid w:val="00FE7599"/>
    <w:rsid w:val="00FE76B8"/>
    <w:rsid w:val="00FE778B"/>
    <w:rsid w:val="00FE79C9"/>
    <w:rsid w:val="00FE7BE2"/>
    <w:rsid w:val="00FE7C37"/>
    <w:rsid w:val="00FE7E01"/>
    <w:rsid w:val="00FF00AE"/>
    <w:rsid w:val="00FF027D"/>
    <w:rsid w:val="00FF02BD"/>
    <w:rsid w:val="00FF0492"/>
    <w:rsid w:val="00FF0537"/>
    <w:rsid w:val="00FF0975"/>
    <w:rsid w:val="00FF0A9B"/>
    <w:rsid w:val="00FF0B4E"/>
    <w:rsid w:val="00FF0C50"/>
    <w:rsid w:val="00FF0C77"/>
    <w:rsid w:val="00FF0EF2"/>
    <w:rsid w:val="00FF0F3B"/>
    <w:rsid w:val="00FF1125"/>
    <w:rsid w:val="00FF119E"/>
    <w:rsid w:val="00FF1226"/>
    <w:rsid w:val="00FF15CA"/>
    <w:rsid w:val="00FF197F"/>
    <w:rsid w:val="00FF1A12"/>
    <w:rsid w:val="00FF1E7C"/>
    <w:rsid w:val="00FF2143"/>
    <w:rsid w:val="00FF219F"/>
    <w:rsid w:val="00FF24B3"/>
    <w:rsid w:val="00FF258F"/>
    <w:rsid w:val="00FF2596"/>
    <w:rsid w:val="00FF27A5"/>
    <w:rsid w:val="00FF28A6"/>
    <w:rsid w:val="00FF28DE"/>
    <w:rsid w:val="00FF28FD"/>
    <w:rsid w:val="00FF2E38"/>
    <w:rsid w:val="00FF3023"/>
    <w:rsid w:val="00FF3137"/>
    <w:rsid w:val="00FF3390"/>
    <w:rsid w:val="00FF3547"/>
    <w:rsid w:val="00FF35AF"/>
    <w:rsid w:val="00FF3721"/>
    <w:rsid w:val="00FF3730"/>
    <w:rsid w:val="00FF3A4B"/>
    <w:rsid w:val="00FF3AB1"/>
    <w:rsid w:val="00FF3CDE"/>
    <w:rsid w:val="00FF3E49"/>
    <w:rsid w:val="00FF40BC"/>
    <w:rsid w:val="00FF411F"/>
    <w:rsid w:val="00FF4211"/>
    <w:rsid w:val="00FF4214"/>
    <w:rsid w:val="00FF43AB"/>
    <w:rsid w:val="00FF4561"/>
    <w:rsid w:val="00FF485C"/>
    <w:rsid w:val="00FF4CA3"/>
    <w:rsid w:val="00FF4CD6"/>
    <w:rsid w:val="00FF4D2A"/>
    <w:rsid w:val="00FF4FB3"/>
    <w:rsid w:val="00FF509F"/>
    <w:rsid w:val="00FF5185"/>
    <w:rsid w:val="00FF51DD"/>
    <w:rsid w:val="00FF51F1"/>
    <w:rsid w:val="00FF5205"/>
    <w:rsid w:val="00FF563B"/>
    <w:rsid w:val="00FF5778"/>
    <w:rsid w:val="00FF579C"/>
    <w:rsid w:val="00FF57B2"/>
    <w:rsid w:val="00FF5A75"/>
    <w:rsid w:val="00FF5E3B"/>
    <w:rsid w:val="00FF608C"/>
    <w:rsid w:val="00FF61B2"/>
    <w:rsid w:val="00FF624F"/>
    <w:rsid w:val="00FF6253"/>
    <w:rsid w:val="00FF63F2"/>
    <w:rsid w:val="00FF66EF"/>
    <w:rsid w:val="00FF6732"/>
    <w:rsid w:val="00FF6A00"/>
    <w:rsid w:val="00FF6E1A"/>
    <w:rsid w:val="00FF6FBF"/>
    <w:rsid w:val="00FF7713"/>
    <w:rsid w:val="00FF78A2"/>
    <w:rsid w:val="00FF78B4"/>
    <w:rsid w:val="00FF7B4C"/>
    <w:rsid w:val="00FF7BF8"/>
    <w:rsid w:val="00FF7C43"/>
    <w:rsid w:val="00FF7CAE"/>
    <w:rsid w:val="00FF7CBA"/>
    <w:rsid w:val="00FF7DA3"/>
    <w:rsid w:val="015F6908"/>
    <w:rsid w:val="019300DA"/>
    <w:rsid w:val="01AA1AC9"/>
    <w:rsid w:val="01B03924"/>
    <w:rsid w:val="01B7474C"/>
    <w:rsid w:val="01CD4B3C"/>
    <w:rsid w:val="01EA1241"/>
    <w:rsid w:val="0200793B"/>
    <w:rsid w:val="02132E06"/>
    <w:rsid w:val="021A3FE2"/>
    <w:rsid w:val="021D229B"/>
    <w:rsid w:val="021F03B9"/>
    <w:rsid w:val="022217C2"/>
    <w:rsid w:val="0234155E"/>
    <w:rsid w:val="024D3FCB"/>
    <w:rsid w:val="0250441F"/>
    <w:rsid w:val="02605576"/>
    <w:rsid w:val="02620834"/>
    <w:rsid w:val="02694E0E"/>
    <w:rsid w:val="026E22C1"/>
    <w:rsid w:val="02842152"/>
    <w:rsid w:val="028B5C47"/>
    <w:rsid w:val="02A66018"/>
    <w:rsid w:val="02A71A52"/>
    <w:rsid w:val="02D566D5"/>
    <w:rsid w:val="02DB340C"/>
    <w:rsid w:val="02E80AFB"/>
    <w:rsid w:val="02EB0620"/>
    <w:rsid w:val="03206E52"/>
    <w:rsid w:val="032269C2"/>
    <w:rsid w:val="03634A20"/>
    <w:rsid w:val="03754638"/>
    <w:rsid w:val="037F765C"/>
    <w:rsid w:val="03885F08"/>
    <w:rsid w:val="039C5320"/>
    <w:rsid w:val="03A03184"/>
    <w:rsid w:val="03A2770B"/>
    <w:rsid w:val="03C114C0"/>
    <w:rsid w:val="03EC53C0"/>
    <w:rsid w:val="04103807"/>
    <w:rsid w:val="041366CD"/>
    <w:rsid w:val="04C42EA2"/>
    <w:rsid w:val="04D01847"/>
    <w:rsid w:val="04D31531"/>
    <w:rsid w:val="050D43D7"/>
    <w:rsid w:val="051B700A"/>
    <w:rsid w:val="051D27AC"/>
    <w:rsid w:val="052339B1"/>
    <w:rsid w:val="053B2337"/>
    <w:rsid w:val="05534054"/>
    <w:rsid w:val="058B0DC2"/>
    <w:rsid w:val="05AA216B"/>
    <w:rsid w:val="05CE7F8F"/>
    <w:rsid w:val="05D84240"/>
    <w:rsid w:val="05F510FA"/>
    <w:rsid w:val="05FB29CB"/>
    <w:rsid w:val="062E4678"/>
    <w:rsid w:val="064758EA"/>
    <w:rsid w:val="066211F9"/>
    <w:rsid w:val="06695457"/>
    <w:rsid w:val="06696F62"/>
    <w:rsid w:val="066A3049"/>
    <w:rsid w:val="066B329F"/>
    <w:rsid w:val="068A32DD"/>
    <w:rsid w:val="0690181B"/>
    <w:rsid w:val="06A50AB1"/>
    <w:rsid w:val="06B33204"/>
    <w:rsid w:val="06EB2968"/>
    <w:rsid w:val="074D19DD"/>
    <w:rsid w:val="07500A1D"/>
    <w:rsid w:val="07581BEA"/>
    <w:rsid w:val="076D1C04"/>
    <w:rsid w:val="07755D30"/>
    <w:rsid w:val="07C036EE"/>
    <w:rsid w:val="07C54D08"/>
    <w:rsid w:val="07E56097"/>
    <w:rsid w:val="07E66111"/>
    <w:rsid w:val="080F7707"/>
    <w:rsid w:val="083404B0"/>
    <w:rsid w:val="083F6558"/>
    <w:rsid w:val="08637F91"/>
    <w:rsid w:val="08A4268C"/>
    <w:rsid w:val="08A47272"/>
    <w:rsid w:val="099C5C57"/>
    <w:rsid w:val="09B17B32"/>
    <w:rsid w:val="09B259BF"/>
    <w:rsid w:val="09DB5A7E"/>
    <w:rsid w:val="09E42883"/>
    <w:rsid w:val="09EA3EEE"/>
    <w:rsid w:val="0A0B1935"/>
    <w:rsid w:val="0A327FE2"/>
    <w:rsid w:val="0A481E7F"/>
    <w:rsid w:val="0A602B49"/>
    <w:rsid w:val="0A6E4263"/>
    <w:rsid w:val="0A717628"/>
    <w:rsid w:val="0A822DAC"/>
    <w:rsid w:val="0A8E572D"/>
    <w:rsid w:val="0AA049B0"/>
    <w:rsid w:val="0AEB5C3B"/>
    <w:rsid w:val="0AF306E6"/>
    <w:rsid w:val="0B4105EA"/>
    <w:rsid w:val="0B425441"/>
    <w:rsid w:val="0B4B3A71"/>
    <w:rsid w:val="0B623A31"/>
    <w:rsid w:val="0B7A4C43"/>
    <w:rsid w:val="0B8B77E8"/>
    <w:rsid w:val="0BB72209"/>
    <w:rsid w:val="0BD206F9"/>
    <w:rsid w:val="0BD94703"/>
    <w:rsid w:val="0BFB4A1F"/>
    <w:rsid w:val="0C01216F"/>
    <w:rsid w:val="0C083FBC"/>
    <w:rsid w:val="0C436D24"/>
    <w:rsid w:val="0C6D3817"/>
    <w:rsid w:val="0C8138B9"/>
    <w:rsid w:val="0C871385"/>
    <w:rsid w:val="0C960416"/>
    <w:rsid w:val="0CA85A0C"/>
    <w:rsid w:val="0CAA7434"/>
    <w:rsid w:val="0CCD6794"/>
    <w:rsid w:val="0D0022EC"/>
    <w:rsid w:val="0D020A0B"/>
    <w:rsid w:val="0D0A4557"/>
    <w:rsid w:val="0D31169D"/>
    <w:rsid w:val="0D71462B"/>
    <w:rsid w:val="0D93327E"/>
    <w:rsid w:val="0E1070A0"/>
    <w:rsid w:val="0E302CEB"/>
    <w:rsid w:val="0E6F50AD"/>
    <w:rsid w:val="0E99770C"/>
    <w:rsid w:val="0EE02FCE"/>
    <w:rsid w:val="0EF92DBA"/>
    <w:rsid w:val="0F01016D"/>
    <w:rsid w:val="0F4F63AA"/>
    <w:rsid w:val="0F5F2145"/>
    <w:rsid w:val="0F664AFC"/>
    <w:rsid w:val="0F6A427D"/>
    <w:rsid w:val="0F7D1DE1"/>
    <w:rsid w:val="0F800C4E"/>
    <w:rsid w:val="0FA660CA"/>
    <w:rsid w:val="0FE701E7"/>
    <w:rsid w:val="0FF870C3"/>
    <w:rsid w:val="0FFC23BC"/>
    <w:rsid w:val="10024721"/>
    <w:rsid w:val="10347F1B"/>
    <w:rsid w:val="104F4B2C"/>
    <w:rsid w:val="107A3799"/>
    <w:rsid w:val="108005C5"/>
    <w:rsid w:val="10937D78"/>
    <w:rsid w:val="1096018A"/>
    <w:rsid w:val="10A2477F"/>
    <w:rsid w:val="10B43617"/>
    <w:rsid w:val="11033B73"/>
    <w:rsid w:val="113B461E"/>
    <w:rsid w:val="11927FAB"/>
    <w:rsid w:val="11B638CE"/>
    <w:rsid w:val="11BD492A"/>
    <w:rsid w:val="1211524D"/>
    <w:rsid w:val="12202B4B"/>
    <w:rsid w:val="122C6951"/>
    <w:rsid w:val="124515F9"/>
    <w:rsid w:val="124A25BC"/>
    <w:rsid w:val="124A4A24"/>
    <w:rsid w:val="1258660E"/>
    <w:rsid w:val="1283614B"/>
    <w:rsid w:val="129739A4"/>
    <w:rsid w:val="12AC73BF"/>
    <w:rsid w:val="12B83922"/>
    <w:rsid w:val="12BA5EE1"/>
    <w:rsid w:val="13021C9F"/>
    <w:rsid w:val="137015D0"/>
    <w:rsid w:val="13962944"/>
    <w:rsid w:val="13BC1618"/>
    <w:rsid w:val="13C95D12"/>
    <w:rsid w:val="13D31B2F"/>
    <w:rsid w:val="13E22CD7"/>
    <w:rsid w:val="13EA094F"/>
    <w:rsid w:val="13EF7221"/>
    <w:rsid w:val="14000D74"/>
    <w:rsid w:val="140C59B1"/>
    <w:rsid w:val="14336A94"/>
    <w:rsid w:val="14633EAE"/>
    <w:rsid w:val="147D7E0E"/>
    <w:rsid w:val="14AD0BA8"/>
    <w:rsid w:val="14C62C53"/>
    <w:rsid w:val="14D7277E"/>
    <w:rsid w:val="14D82C79"/>
    <w:rsid w:val="155376DB"/>
    <w:rsid w:val="158521DA"/>
    <w:rsid w:val="15913B9A"/>
    <w:rsid w:val="15D75712"/>
    <w:rsid w:val="15DD046F"/>
    <w:rsid w:val="16140259"/>
    <w:rsid w:val="164C586B"/>
    <w:rsid w:val="166B333C"/>
    <w:rsid w:val="1686581B"/>
    <w:rsid w:val="169015AE"/>
    <w:rsid w:val="1699795F"/>
    <w:rsid w:val="169A24D4"/>
    <w:rsid w:val="16BE7728"/>
    <w:rsid w:val="16EB42BE"/>
    <w:rsid w:val="16EF3327"/>
    <w:rsid w:val="16F91440"/>
    <w:rsid w:val="171D5DDB"/>
    <w:rsid w:val="172A4DE7"/>
    <w:rsid w:val="173E24AC"/>
    <w:rsid w:val="174A2754"/>
    <w:rsid w:val="1757318E"/>
    <w:rsid w:val="17902010"/>
    <w:rsid w:val="17920EC3"/>
    <w:rsid w:val="17A91E4A"/>
    <w:rsid w:val="17B37E0D"/>
    <w:rsid w:val="17CC44DC"/>
    <w:rsid w:val="17F07E83"/>
    <w:rsid w:val="18054FF0"/>
    <w:rsid w:val="18073255"/>
    <w:rsid w:val="1816180F"/>
    <w:rsid w:val="1818208B"/>
    <w:rsid w:val="18295CFC"/>
    <w:rsid w:val="18456DE8"/>
    <w:rsid w:val="18606E03"/>
    <w:rsid w:val="189E60AF"/>
    <w:rsid w:val="18A24E51"/>
    <w:rsid w:val="18F4651F"/>
    <w:rsid w:val="191C188A"/>
    <w:rsid w:val="19240F22"/>
    <w:rsid w:val="19467ED2"/>
    <w:rsid w:val="19553B15"/>
    <w:rsid w:val="19966E0F"/>
    <w:rsid w:val="199C5D44"/>
    <w:rsid w:val="19B1359D"/>
    <w:rsid w:val="19C1038D"/>
    <w:rsid w:val="1A0D5A19"/>
    <w:rsid w:val="1A0D6A21"/>
    <w:rsid w:val="1A2E20AF"/>
    <w:rsid w:val="1A332204"/>
    <w:rsid w:val="1A3A6D3A"/>
    <w:rsid w:val="1A565BDC"/>
    <w:rsid w:val="1A672FD7"/>
    <w:rsid w:val="1A7230C2"/>
    <w:rsid w:val="1A742706"/>
    <w:rsid w:val="1A7C0CB5"/>
    <w:rsid w:val="1A9822F5"/>
    <w:rsid w:val="1AA41354"/>
    <w:rsid w:val="1AB23232"/>
    <w:rsid w:val="1ABB329D"/>
    <w:rsid w:val="1ADC289C"/>
    <w:rsid w:val="1AF01462"/>
    <w:rsid w:val="1AF2429E"/>
    <w:rsid w:val="1AFC3D03"/>
    <w:rsid w:val="1AFD398E"/>
    <w:rsid w:val="1B0A221C"/>
    <w:rsid w:val="1B177D78"/>
    <w:rsid w:val="1B2B5F24"/>
    <w:rsid w:val="1B33481F"/>
    <w:rsid w:val="1B4038C1"/>
    <w:rsid w:val="1B8041FB"/>
    <w:rsid w:val="1BA21AFE"/>
    <w:rsid w:val="1BB569FB"/>
    <w:rsid w:val="1BE063BC"/>
    <w:rsid w:val="1BE67085"/>
    <w:rsid w:val="1BFC6848"/>
    <w:rsid w:val="1C12262D"/>
    <w:rsid w:val="1C133A1E"/>
    <w:rsid w:val="1C2C55D0"/>
    <w:rsid w:val="1C301931"/>
    <w:rsid w:val="1C677FCD"/>
    <w:rsid w:val="1C717E94"/>
    <w:rsid w:val="1C912380"/>
    <w:rsid w:val="1CB6711D"/>
    <w:rsid w:val="1CCB1542"/>
    <w:rsid w:val="1CE9167D"/>
    <w:rsid w:val="1D10189D"/>
    <w:rsid w:val="1D182D92"/>
    <w:rsid w:val="1D1B01DA"/>
    <w:rsid w:val="1D1C79F5"/>
    <w:rsid w:val="1D2716EE"/>
    <w:rsid w:val="1D6A5EA4"/>
    <w:rsid w:val="1D6C77E3"/>
    <w:rsid w:val="1D764AD9"/>
    <w:rsid w:val="1D77174C"/>
    <w:rsid w:val="1DA75271"/>
    <w:rsid w:val="1DAA075D"/>
    <w:rsid w:val="1DB61B2D"/>
    <w:rsid w:val="1DEA779C"/>
    <w:rsid w:val="1DF50CA4"/>
    <w:rsid w:val="1DFE1698"/>
    <w:rsid w:val="1E1D220F"/>
    <w:rsid w:val="1E223905"/>
    <w:rsid w:val="1E5362C6"/>
    <w:rsid w:val="1E6608E4"/>
    <w:rsid w:val="1E7C3A43"/>
    <w:rsid w:val="1E7C7779"/>
    <w:rsid w:val="1E8017C4"/>
    <w:rsid w:val="1E9E7AE0"/>
    <w:rsid w:val="1EAD1259"/>
    <w:rsid w:val="1EC27582"/>
    <w:rsid w:val="1EDA181F"/>
    <w:rsid w:val="1F3E19E6"/>
    <w:rsid w:val="1F447D98"/>
    <w:rsid w:val="1F582AF2"/>
    <w:rsid w:val="1F6F7EA9"/>
    <w:rsid w:val="1F754BD7"/>
    <w:rsid w:val="1F9065AE"/>
    <w:rsid w:val="1F9F19D2"/>
    <w:rsid w:val="1FBB33C8"/>
    <w:rsid w:val="1FD33D9B"/>
    <w:rsid w:val="1FF251CB"/>
    <w:rsid w:val="1FFE1F72"/>
    <w:rsid w:val="2012784B"/>
    <w:rsid w:val="201869E4"/>
    <w:rsid w:val="2032015E"/>
    <w:rsid w:val="20384A18"/>
    <w:rsid w:val="20492764"/>
    <w:rsid w:val="206D43F2"/>
    <w:rsid w:val="207B244D"/>
    <w:rsid w:val="208A25F6"/>
    <w:rsid w:val="20AC16A9"/>
    <w:rsid w:val="20B807EE"/>
    <w:rsid w:val="20CA5D50"/>
    <w:rsid w:val="20F65969"/>
    <w:rsid w:val="21115269"/>
    <w:rsid w:val="216A1A39"/>
    <w:rsid w:val="21AB293A"/>
    <w:rsid w:val="21B77BBF"/>
    <w:rsid w:val="220C72FE"/>
    <w:rsid w:val="222114DC"/>
    <w:rsid w:val="2233261C"/>
    <w:rsid w:val="22592A24"/>
    <w:rsid w:val="228E1B5E"/>
    <w:rsid w:val="229C0028"/>
    <w:rsid w:val="22A27F51"/>
    <w:rsid w:val="22B81E40"/>
    <w:rsid w:val="22E54A16"/>
    <w:rsid w:val="22F24ADC"/>
    <w:rsid w:val="23422F03"/>
    <w:rsid w:val="236B0C57"/>
    <w:rsid w:val="23A17472"/>
    <w:rsid w:val="23A474C6"/>
    <w:rsid w:val="23AA26A0"/>
    <w:rsid w:val="23AD05DA"/>
    <w:rsid w:val="23C10DF4"/>
    <w:rsid w:val="23C2361A"/>
    <w:rsid w:val="23F239E1"/>
    <w:rsid w:val="241E18CC"/>
    <w:rsid w:val="2439393B"/>
    <w:rsid w:val="243A1AD1"/>
    <w:rsid w:val="245326F8"/>
    <w:rsid w:val="245E0F27"/>
    <w:rsid w:val="24800B97"/>
    <w:rsid w:val="24A75037"/>
    <w:rsid w:val="24CF5ACC"/>
    <w:rsid w:val="24E13D7F"/>
    <w:rsid w:val="24E25A56"/>
    <w:rsid w:val="24FD643C"/>
    <w:rsid w:val="253563A2"/>
    <w:rsid w:val="25501BB5"/>
    <w:rsid w:val="255C2383"/>
    <w:rsid w:val="255D362A"/>
    <w:rsid w:val="25614D49"/>
    <w:rsid w:val="25624D39"/>
    <w:rsid w:val="25D5640D"/>
    <w:rsid w:val="2675144D"/>
    <w:rsid w:val="268022B7"/>
    <w:rsid w:val="268F6133"/>
    <w:rsid w:val="26B630C8"/>
    <w:rsid w:val="26C56184"/>
    <w:rsid w:val="26FD52BB"/>
    <w:rsid w:val="270E2E3E"/>
    <w:rsid w:val="273D46C2"/>
    <w:rsid w:val="27547C5E"/>
    <w:rsid w:val="27655B4A"/>
    <w:rsid w:val="276F29FE"/>
    <w:rsid w:val="279C5792"/>
    <w:rsid w:val="27B07190"/>
    <w:rsid w:val="27D03788"/>
    <w:rsid w:val="27D53029"/>
    <w:rsid w:val="27E16E5C"/>
    <w:rsid w:val="27E606A2"/>
    <w:rsid w:val="27E86D24"/>
    <w:rsid w:val="27FA641E"/>
    <w:rsid w:val="28084120"/>
    <w:rsid w:val="286D7229"/>
    <w:rsid w:val="28771E56"/>
    <w:rsid w:val="287829C5"/>
    <w:rsid w:val="28A23608"/>
    <w:rsid w:val="28E514B5"/>
    <w:rsid w:val="2939535D"/>
    <w:rsid w:val="29566231"/>
    <w:rsid w:val="29691726"/>
    <w:rsid w:val="29A9603F"/>
    <w:rsid w:val="29CB77F8"/>
    <w:rsid w:val="29E54F8C"/>
    <w:rsid w:val="29EB58BB"/>
    <w:rsid w:val="29EE75B4"/>
    <w:rsid w:val="29F24B6C"/>
    <w:rsid w:val="2A0C6336"/>
    <w:rsid w:val="2A251158"/>
    <w:rsid w:val="2A2658E2"/>
    <w:rsid w:val="2A517E1A"/>
    <w:rsid w:val="2A690445"/>
    <w:rsid w:val="2A8C5ED9"/>
    <w:rsid w:val="2AAC2D6A"/>
    <w:rsid w:val="2AAE3918"/>
    <w:rsid w:val="2AB6117D"/>
    <w:rsid w:val="2ABB71E7"/>
    <w:rsid w:val="2ADE3B03"/>
    <w:rsid w:val="2AEB7943"/>
    <w:rsid w:val="2AF8361F"/>
    <w:rsid w:val="2B0E2E45"/>
    <w:rsid w:val="2B3A0F76"/>
    <w:rsid w:val="2B47180F"/>
    <w:rsid w:val="2B4D25BA"/>
    <w:rsid w:val="2B55005E"/>
    <w:rsid w:val="2B703F0A"/>
    <w:rsid w:val="2B8925CC"/>
    <w:rsid w:val="2BCB42E7"/>
    <w:rsid w:val="2BD0384A"/>
    <w:rsid w:val="2BD649FB"/>
    <w:rsid w:val="2BD82CB7"/>
    <w:rsid w:val="2BDC70D3"/>
    <w:rsid w:val="2BEF37E4"/>
    <w:rsid w:val="2C0546EF"/>
    <w:rsid w:val="2C14068F"/>
    <w:rsid w:val="2C142E9F"/>
    <w:rsid w:val="2C24653A"/>
    <w:rsid w:val="2C416A05"/>
    <w:rsid w:val="2CD504F2"/>
    <w:rsid w:val="2D193A99"/>
    <w:rsid w:val="2D5C786C"/>
    <w:rsid w:val="2D8731A2"/>
    <w:rsid w:val="2D881DE1"/>
    <w:rsid w:val="2D9D66A3"/>
    <w:rsid w:val="2DA91CC0"/>
    <w:rsid w:val="2DC340FD"/>
    <w:rsid w:val="2DDD4C10"/>
    <w:rsid w:val="2DF91D4B"/>
    <w:rsid w:val="2DFF2DA9"/>
    <w:rsid w:val="2E4F5D35"/>
    <w:rsid w:val="2E6B0E41"/>
    <w:rsid w:val="2E7707E6"/>
    <w:rsid w:val="2EBD7E68"/>
    <w:rsid w:val="2EC2717F"/>
    <w:rsid w:val="2EC27FF5"/>
    <w:rsid w:val="2ED73BA2"/>
    <w:rsid w:val="2ED80653"/>
    <w:rsid w:val="2EDF2A58"/>
    <w:rsid w:val="2EE94D81"/>
    <w:rsid w:val="2F2C7307"/>
    <w:rsid w:val="2F6B1FE9"/>
    <w:rsid w:val="2F913316"/>
    <w:rsid w:val="2FA31B4D"/>
    <w:rsid w:val="2FAE2460"/>
    <w:rsid w:val="2FB41BE1"/>
    <w:rsid w:val="2FDD5724"/>
    <w:rsid w:val="2FFF56C7"/>
    <w:rsid w:val="301823F5"/>
    <w:rsid w:val="304A7154"/>
    <w:rsid w:val="306A00C1"/>
    <w:rsid w:val="30822E6D"/>
    <w:rsid w:val="308968BD"/>
    <w:rsid w:val="30D61D8D"/>
    <w:rsid w:val="30FA353F"/>
    <w:rsid w:val="30FC4D7B"/>
    <w:rsid w:val="30FD5281"/>
    <w:rsid w:val="31485E5C"/>
    <w:rsid w:val="314932FB"/>
    <w:rsid w:val="315026E8"/>
    <w:rsid w:val="316564C8"/>
    <w:rsid w:val="31723B02"/>
    <w:rsid w:val="317B1204"/>
    <w:rsid w:val="31866DC1"/>
    <w:rsid w:val="31884252"/>
    <w:rsid w:val="319E002A"/>
    <w:rsid w:val="31C334AF"/>
    <w:rsid w:val="31E449D9"/>
    <w:rsid w:val="320B2DD4"/>
    <w:rsid w:val="327121C6"/>
    <w:rsid w:val="32981A8F"/>
    <w:rsid w:val="32A57E9A"/>
    <w:rsid w:val="32AE67CA"/>
    <w:rsid w:val="32BA49F8"/>
    <w:rsid w:val="32BC631B"/>
    <w:rsid w:val="32EF2CC5"/>
    <w:rsid w:val="32F72309"/>
    <w:rsid w:val="331702D3"/>
    <w:rsid w:val="331A0C7A"/>
    <w:rsid w:val="3342103B"/>
    <w:rsid w:val="33443936"/>
    <w:rsid w:val="334D0383"/>
    <w:rsid w:val="335C0AB5"/>
    <w:rsid w:val="33882755"/>
    <w:rsid w:val="33B73835"/>
    <w:rsid w:val="33D62A5D"/>
    <w:rsid w:val="33DF3A21"/>
    <w:rsid w:val="34213FC7"/>
    <w:rsid w:val="344210E1"/>
    <w:rsid w:val="34437624"/>
    <w:rsid w:val="3468796F"/>
    <w:rsid w:val="347643A1"/>
    <w:rsid w:val="349575FE"/>
    <w:rsid w:val="34A04AEF"/>
    <w:rsid w:val="34AE30A3"/>
    <w:rsid w:val="34B22E80"/>
    <w:rsid w:val="34D8643E"/>
    <w:rsid w:val="34E65BEE"/>
    <w:rsid w:val="34F70A6F"/>
    <w:rsid w:val="353D2B85"/>
    <w:rsid w:val="35485B13"/>
    <w:rsid w:val="3572745D"/>
    <w:rsid w:val="358373E0"/>
    <w:rsid w:val="359C114E"/>
    <w:rsid w:val="35E52A56"/>
    <w:rsid w:val="36032F7B"/>
    <w:rsid w:val="360E68F8"/>
    <w:rsid w:val="361E72A5"/>
    <w:rsid w:val="363B4CB3"/>
    <w:rsid w:val="36420521"/>
    <w:rsid w:val="36465706"/>
    <w:rsid w:val="366D1175"/>
    <w:rsid w:val="367C02F8"/>
    <w:rsid w:val="36826356"/>
    <w:rsid w:val="369168E6"/>
    <w:rsid w:val="369F463B"/>
    <w:rsid w:val="36A272EE"/>
    <w:rsid w:val="36A67A80"/>
    <w:rsid w:val="36C762E4"/>
    <w:rsid w:val="36DE749C"/>
    <w:rsid w:val="36DF2BBA"/>
    <w:rsid w:val="37252A1D"/>
    <w:rsid w:val="372638BA"/>
    <w:rsid w:val="373B204D"/>
    <w:rsid w:val="3756532C"/>
    <w:rsid w:val="375B3C35"/>
    <w:rsid w:val="3766666F"/>
    <w:rsid w:val="377C4D93"/>
    <w:rsid w:val="37841E99"/>
    <w:rsid w:val="3793032E"/>
    <w:rsid w:val="38531F9A"/>
    <w:rsid w:val="385A548A"/>
    <w:rsid w:val="38725760"/>
    <w:rsid w:val="387B2EB4"/>
    <w:rsid w:val="38A24CCD"/>
    <w:rsid w:val="38AC539E"/>
    <w:rsid w:val="38B46F8C"/>
    <w:rsid w:val="38C60021"/>
    <w:rsid w:val="38C658B9"/>
    <w:rsid w:val="38D543AD"/>
    <w:rsid w:val="38D84900"/>
    <w:rsid w:val="39264ED0"/>
    <w:rsid w:val="39462184"/>
    <w:rsid w:val="396D6DE6"/>
    <w:rsid w:val="39753045"/>
    <w:rsid w:val="39D2513E"/>
    <w:rsid w:val="39FA0F1A"/>
    <w:rsid w:val="39FC21BB"/>
    <w:rsid w:val="3A2D4A6A"/>
    <w:rsid w:val="3A69177A"/>
    <w:rsid w:val="3ACA491A"/>
    <w:rsid w:val="3B095514"/>
    <w:rsid w:val="3B1C46B7"/>
    <w:rsid w:val="3B1E703B"/>
    <w:rsid w:val="3B255741"/>
    <w:rsid w:val="3B265B38"/>
    <w:rsid w:val="3B385475"/>
    <w:rsid w:val="3B4C0F20"/>
    <w:rsid w:val="3BBB76BC"/>
    <w:rsid w:val="3C23408F"/>
    <w:rsid w:val="3C27106F"/>
    <w:rsid w:val="3C291B33"/>
    <w:rsid w:val="3C3937C8"/>
    <w:rsid w:val="3C467B57"/>
    <w:rsid w:val="3C591154"/>
    <w:rsid w:val="3C6A796A"/>
    <w:rsid w:val="3C776471"/>
    <w:rsid w:val="3CD64E9A"/>
    <w:rsid w:val="3CDD3D61"/>
    <w:rsid w:val="3D4C7C5E"/>
    <w:rsid w:val="3DAF7BC5"/>
    <w:rsid w:val="3DC139A0"/>
    <w:rsid w:val="3DEA5EA5"/>
    <w:rsid w:val="3DF019CF"/>
    <w:rsid w:val="3E446ED7"/>
    <w:rsid w:val="3E596976"/>
    <w:rsid w:val="3E7F153E"/>
    <w:rsid w:val="3E803842"/>
    <w:rsid w:val="3E9003D2"/>
    <w:rsid w:val="3E9D756F"/>
    <w:rsid w:val="3ECF18E5"/>
    <w:rsid w:val="3ED67924"/>
    <w:rsid w:val="3EDD2C4D"/>
    <w:rsid w:val="3EFF5E54"/>
    <w:rsid w:val="3F262E7D"/>
    <w:rsid w:val="3F267000"/>
    <w:rsid w:val="3F2B761C"/>
    <w:rsid w:val="3F752D9B"/>
    <w:rsid w:val="3F846FC0"/>
    <w:rsid w:val="3FA14241"/>
    <w:rsid w:val="3FA62219"/>
    <w:rsid w:val="3FAE6006"/>
    <w:rsid w:val="3FAF5357"/>
    <w:rsid w:val="3FC31E9D"/>
    <w:rsid w:val="3FFC689F"/>
    <w:rsid w:val="40490124"/>
    <w:rsid w:val="406F6806"/>
    <w:rsid w:val="40757AF2"/>
    <w:rsid w:val="40980CA0"/>
    <w:rsid w:val="40A16546"/>
    <w:rsid w:val="40E04D3D"/>
    <w:rsid w:val="40E71B6D"/>
    <w:rsid w:val="40F1489E"/>
    <w:rsid w:val="41163F4B"/>
    <w:rsid w:val="41214000"/>
    <w:rsid w:val="41954389"/>
    <w:rsid w:val="419566DE"/>
    <w:rsid w:val="41B15F81"/>
    <w:rsid w:val="41B64781"/>
    <w:rsid w:val="41E22D11"/>
    <w:rsid w:val="4211078A"/>
    <w:rsid w:val="42397E94"/>
    <w:rsid w:val="425836B9"/>
    <w:rsid w:val="42617F9A"/>
    <w:rsid w:val="42733236"/>
    <w:rsid w:val="42A43C7E"/>
    <w:rsid w:val="42AE7378"/>
    <w:rsid w:val="42B049B5"/>
    <w:rsid w:val="42B45691"/>
    <w:rsid w:val="42E80060"/>
    <w:rsid w:val="434B0B71"/>
    <w:rsid w:val="438D76AC"/>
    <w:rsid w:val="439A4217"/>
    <w:rsid w:val="43A15B81"/>
    <w:rsid w:val="43B20675"/>
    <w:rsid w:val="43B969C9"/>
    <w:rsid w:val="43CE7AEE"/>
    <w:rsid w:val="43D97E16"/>
    <w:rsid w:val="43DE2294"/>
    <w:rsid w:val="43E54FFE"/>
    <w:rsid w:val="43FD5E1E"/>
    <w:rsid w:val="43FF7158"/>
    <w:rsid w:val="44026255"/>
    <w:rsid w:val="4445796E"/>
    <w:rsid w:val="44572BAD"/>
    <w:rsid w:val="44AD19EE"/>
    <w:rsid w:val="451D3AE5"/>
    <w:rsid w:val="45340AE1"/>
    <w:rsid w:val="45596713"/>
    <w:rsid w:val="45716DE3"/>
    <w:rsid w:val="457245FE"/>
    <w:rsid w:val="45A65442"/>
    <w:rsid w:val="45DB40BE"/>
    <w:rsid w:val="45F63EB4"/>
    <w:rsid w:val="46020B59"/>
    <w:rsid w:val="46452829"/>
    <w:rsid w:val="465E127F"/>
    <w:rsid w:val="46897662"/>
    <w:rsid w:val="46A24706"/>
    <w:rsid w:val="46AD66B5"/>
    <w:rsid w:val="46AF12D2"/>
    <w:rsid w:val="46B35247"/>
    <w:rsid w:val="46C25A9C"/>
    <w:rsid w:val="46D22E68"/>
    <w:rsid w:val="471E0436"/>
    <w:rsid w:val="47352B12"/>
    <w:rsid w:val="47573918"/>
    <w:rsid w:val="47930A6D"/>
    <w:rsid w:val="47B977D2"/>
    <w:rsid w:val="47CF0F0F"/>
    <w:rsid w:val="47CF14C7"/>
    <w:rsid w:val="47DD593B"/>
    <w:rsid w:val="48054F44"/>
    <w:rsid w:val="480706A9"/>
    <w:rsid w:val="482D7A62"/>
    <w:rsid w:val="48573FCA"/>
    <w:rsid w:val="486F4AC3"/>
    <w:rsid w:val="48814F42"/>
    <w:rsid w:val="48BF0F83"/>
    <w:rsid w:val="48D91FD5"/>
    <w:rsid w:val="48E3435F"/>
    <w:rsid w:val="48F74BC1"/>
    <w:rsid w:val="48FD2A6B"/>
    <w:rsid w:val="491408C7"/>
    <w:rsid w:val="49205096"/>
    <w:rsid w:val="492106FD"/>
    <w:rsid w:val="49607163"/>
    <w:rsid w:val="49652177"/>
    <w:rsid w:val="497E2888"/>
    <w:rsid w:val="499333D6"/>
    <w:rsid w:val="49AA5B2C"/>
    <w:rsid w:val="49B3480A"/>
    <w:rsid w:val="49D02F67"/>
    <w:rsid w:val="49D15412"/>
    <w:rsid w:val="49F904CD"/>
    <w:rsid w:val="4A216F31"/>
    <w:rsid w:val="4AA9005E"/>
    <w:rsid w:val="4B056F20"/>
    <w:rsid w:val="4B164473"/>
    <w:rsid w:val="4B307BDD"/>
    <w:rsid w:val="4B3774F7"/>
    <w:rsid w:val="4B56524E"/>
    <w:rsid w:val="4B743A7D"/>
    <w:rsid w:val="4BB5796B"/>
    <w:rsid w:val="4C2B4922"/>
    <w:rsid w:val="4C52210E"/>
    <w:rsid w:val="4C6968E7"/>
    <w:rsid w:val="4C6C4C34"/>
    <w:rsid w:val="4C86168C"/>
    <w:rsid w:val="4C885BF3"/>
    <w:rsid w:val="4CBC4B04"/>
    <w:rsid w:val="4CD34FFD"/>
    <w:rsid w:val="4CD56909"/>
    <w:rsid w:val="4CD80E91"/>
    <w:rsid w:val="4CED5D02"/>
    <w:rsid w:val="4CF63834"/>
    <w:rsid w:val="4D1D7D45"/>
    <w:rsid w:val="4D22408D"/>
    <w:rsid w:val="4D447006"/>
    <w:rsid w:val="4D52472C"/>
    <w:rsid w:val="4D586B86"/>
    <w:rsid w:val="4DC05AA2"/>
    <w:rsid w:val="4DE658AA"/>
    <w:rsid w:val="4E581D60"/>
    <w:rsid w:val="4E661213"/>
    <w:rsid w:val="4E830CA5"/>
    <w:rsid w:val="4EA053B3"/>
    <w:rsid w:val="4EC002E1"/>
    <w:rsid w:val="4ED27979"/>
    <w:rsid w:val="4F006112"/>
    <w:rsid w:val="4F023F8E"/>
    <w:rsid w:val="4F5E134A"/>
    <w:rsid w:val="4F861347"/>
    <w:rsid w:val="4FAD422B"/>
    <w:rsid w:val="4FB97AAF"/>
    <w:rsid w:val="50243DDD"/>
    <w:rsid w:val="507A13D0"/>
    <w:rsid w:val="50853302"/>
    <w:rsid w:val="50A950AA"/>
    <w:rsid w:val="50B93308"/>
    <w:rsid w:val="50D7055C"/>
    <w:rsid w:val="50F95753"/>
    <w:rsid w:val="51212AF9"/>
    <w:rsid w:val="513A18FF"/>
    <w:rsid w:val="517A14C0"/>
    <w:rsid w:val="51B71D49"/>
    <w:rsid w:val="51B96B53"/>
    <w:rsid w:val="51BE2BEC"/>
    <w:rsid w:val="51C63A31"/>
    <w:rsid w:val="51CF164D"/>
    <w:rsid w:val="51DC590B"/>
    <w:rsid w:val="51E850D4"/>
    <w:rsid w:val="51ED5970"/>
    <w:rsid w:val="522844D8"/>
    <w:rsid w:val="525279AB"/>
    <w:rsid w:val="525754F3"/>
    <w:rsid w:val="527E1EAF"/>
    <w:rsid w:val="52A9060D"/>
    <w:rsid w:val="52BA1BC8"/>
    <w:rsid w:val="52BC1C52"/>
    <w:rsid w:val="52C92338"/>
    <w:rsid w:val="52E879B5"/>
    <w:rsid w:val="52F91C90"/>
    <w:rsid w:val="53057234"/>
    <w:rsid w:val="5306612F"/>
    <w:rsid w:val="53082632"/>
    <w:rsid w:val="53467A26"/>
    <w:rsid w:val="53566D10"/>
    <w:rsid w:val="535B5AEB"/>
    <w:rsid w:val="53CE4770"/>
    <w:rsid w:val="53DF1D9D"/>
    <w:rsid w:val="53E7298D"/>
    <w:rsid w:val="541908CF"/>
    <w:rsid w:val="542B571F"/>
    <w:rsid w:val="54431F1C"/>
    <w:rsid w:val="544416B3"/>
    <w:rsid w:val="54482E1B"/>
    <w:rsid w:val="54746DE1"/>
    <w:rsid w:val="547942EE"/>
    <w:rsid w:val="54824DCB"/>
    <w:rsid w:val="54921426"/>
    <w:rsid w:val="549A4653"/>
    <w:rsid w:val="549D79C4"/>
    <w:rsid w:val="54A92AE8"/>
    <w:rsid w:val="54A97D57"/>
    <w:rsid w:val="54AB25DB"/>
    <w:rsid w:val="54D56656"/>
    <w:rsid w:val="54D712B9"/>
    <w:rsid w:val="54E97D5F"/>
    <w:rsid w:val="5557624B"/>
    <w:rsid w:val="555A47B6"/>
    <w:rsid w:val="55AC7AD5"/>
    <w:rsid w:val="55CC7237"/>
    <w:rsid w:val="560852C5"/>
    <w:rsid w:val="5614235B"/>
    <w:rsid w:val="5623216C"/>
    <w:rsid w:val="5636242F"/>
    <w:rsid w:val="563B784E"/>
    <w:rsid w:val="56593D67"/>
    <w:rsid w:val="565C6A57"/>
    <w:rsid w:val="5695460E"/>
    <w:rsid w:val="56A93273"/>
    <w:rsid w:val="56AE33D6"/>
    <w:rsid w:val="56B14168"/>
    <w:rsid w:val="56D43076"/>
    <w:rsid w:val="56E84882"/>
    <w:rsid w:val="57034731"/>
    <w:rsid w:val="570D6CDF"/>
    <w:rsid w:val="570F5482"/>
    <w:rsid w:val="57112215"/>
    <w:rsid w:val="57133C23"/>
    <w:rsid w:val="571B2521"/>
    <w:rsid w:val="571E70E0"/>
    <w:rsid w:val="57391DD2"/>
    <w:rsid w:val="57592964"/>
    <w:rsid w:val="57670925"/>
    <w:rsid w:val="57864842"/>
    <w:rsid w:val="57B90FC3"/>
    <w:rsid w:val="57D34F21"/>
    <w:rsid w:val="57DA5A8F"/>
    <w:rsid w:val="57E727F2"/>
    <w:rsid w:val="57F90202"/>
    <w:rsid w:val="57FD08AE"/>
    <w:rsid w:val="580469B3"/>
    <w:rsid w:val="58795363"/>
    <w:rsid w:val="58840DED"/>
    <w:rsid w:val="588A0250"/>
    <w:rsid w:val="58AC693A"/>
    <w:rsid w:val="58AD1216"/>
    <w:rsid w:val="58D63664"/>
    <w:rsid w:val="58EC07E3"/>
    <w:rsid w:val="58EE755E"/>
    <w:rsid w:val="58F67E2B"/>
    <w:rsid w:val="58FE1654"/>
    <w:rsid w:val="590D7AE9"/>
    <w:rsid w:val="59123351"/>
    <w:rsid w:val="59204339"/>
    <w:rsid w:val="592C7366"/>
    <w:rsid w:val="59432690"/>
    <w:rsid w:val="596A5132"/>
    <w:rsid w:val="59822230"/>
    <w:rsid w:val="59A75697"/>
    <w:rsid w:val="59D026AC"/>
    <w:rsid w:val="59D23B95"/>
    <w:rsid w:val="59DE3012"/>
    <w:rsid w:val="59EA1BD8"/>
    <w:rsid w:val="5A07278A"/>
    <w:rsid w:val="5A0D2618"/>
    <w:rsid w:val="5A343DB7"/>
    <w:rsid w:val="5A753B98"/>
    <w:rsid w:val="5A793C92"/>
    <w:rsid w:val="5A7B2717"/>
    <w:rsid w:val="5AB26DB4"/>
    <w:rsid w:val="5AC87E3C"/>
    <w:rsid w:val="5AEF44AF"/>
    <w:rsid w:val="5AFA0192"/>
    <w:rsid w:val="5B101B12"/>
    <w:rsid w:val="5B13596D"/>
    <w:rsid w:val="5B222740"/>
    <w:rsid w:val="5B29442E"/>
    <w:rsid w:val="5B3255E5"/>
    <w:rsid w:val="5B9848E9"/>
    <w:rsid w:val="5BAC5EF3"/>
    <w:rsid w:val="5BB22BCA"/>
    <w:rsid w:val="5BB33255"/>
    <w:rsid w:val="5BC60CA2"/>
    <w:rsid w:val="5BE30A93"/>
    <w:rsid w:val="5C065E5A"/>
    <w:rsid w:val="5C0A3A35"/>
    <w:rsid w:val="5C3B2BBF"/>
    <w:rsid w:val="5C3D7CA1"/>
    <w:rsid w:val="5C5B074C"/>
    <w:rsid w:val="5C604B1D"/>
    <w:rsid w:val="5CCD200F"/>
    <w:rsid w:val="5CFA0F7A"/>
    <w:rsid w:val="5D2418A5"/>
    <w:rsid w:val="5D715E29"/>
    <w:rsid w:val="5DAC1A5B"/>
    <w:rsid w:val="5DB529E5"/>
    <w:rsid w:val="5DC315C7"/>
    <w:rsid w:val="5DDA3A51"/>
    <w:rsid w:val="5DE27796"/>
    <w:rsid w:val="5DF22D20"/>
    <w:rsid w:val="5DFC6590"/>
    <w:rsid w:val="5E063CD7"/>
    <w:rsid w:val="5E1B0BA8"/>
    <w:rsid w:val="5E49396A"/>
    <w:rsid w:val="5E5E3DD9"/>
    <w:rsid w:val="5E75063B"/>
    <w:rsid w:val="5EB629D1"/>
    <w:rsid w:val="5EC9326B"/>
    <w:rsid w:val="5F13612F"/>
    <w:rsid w:val="5F522B5E"/>
    <w:rsid w:val="5F5C46DA"/>
    <w:rsid w:val="5F8C4085"/>
    <w:rsid w:val="5F96304B"/>
    <w:rsid w:val="5F9E6031"/>
    <w:rsid w:val="5FAB6823"/>
    <w:rsid w:val="5FC13AFE"/>
    <w:rsid w:val="5FC31D16"/>
    <w:rsid w:val="5FD7013B"/>
    <w:rsid w:val="5FEF0DF5"/>
    <w:rsid w:val="5FFF425F"/>
    <w:rsid w:val="60167A59"/>
    <w:rsid w:val="60201C90"/>
    <w:rsid w:val="603C1508"/>
    <w:rsid w:val="60483CB9"/>
    <w:rsid w:val="604C2668"/>
    <w:rsid w:val="60650015"/>
    <w:rsid w:val="606F4BE5"/>
    <w:rsid w:val="607A76F5"/>
    <w:rsid w:val="608944CB"/>
    <w:rsid w:val="60CD2D57"/>
    <w:rsid w:val="60D93E9A"/>
    <w:rsid w:val="60FD6E63"/>
    <w:rsid w:val="60FF3DED"/>
    <w:rsid w:val="61073A81"/>
    <w:rsid w:val="61582FC8"/>
    <w:rsid w:val="615E3006"/>
    <w:rsid w:val="61601E4A"/>
    <w:rsid w:val="616F0C38"/>
    <w:rsid w:val="61745AF4"/>
    <w:rsid w:val="6195483F"/>
    <w:rsid w:val="61D0146F"/>
    <w:rsid w:val="61DD116C"/>
    <w:rsid w:val="61F1470D"/>
    <w:rsid w:val="620543FA"/>
    <w:rsid w:val="62161E9F"/>
    <w:rsid w:val="624A0244"/>
    <w:rsid w:val="626C3AD2"/>
    <w:rsid w:val="628506F0"/>
    <w:rsid w:val="62B17BC2"/>
    <w:rsid w:val="62BE4289"/>
    <w:rsid w:val="632C1F3D"/>
    <w:rsid w:val="633C0E61"/>
    <w:rsid w:val="63A2669E"/>
    <w:rsid w:val="63AD0FAA"/>
    <w:rsid w:val="63BC3650"/>
    <w:rsid w:val="63E67798"/>
    <w:rsid w:val="63FC050E"/>
    <w:rsid w:val="643E7680"/>
    <w:rsid w:val="643F060B"/>
    <w:rsid w:val="64616F3B"/>
    <w:rsid w:val="648754DE"/>
    <w:rsid w:val="64C47EF6"/>
    <w:rsid w:val="64C61411"/>
    <w:rsid w:val="64E9056B"/>
    <w:rsid w:val="651364FE"/>
    <w:rsid w:val="655A770B"/>
    <w:rsid w:val="65981A3D"/>
    <w:rsid w:val="659F36E9"/>
    <w:rsid w:val="659F3FF9"/>
    <w:rsid w:val="65A112B9"/>
    <w:rsid w:val="65B07F5C"/>
    <w:rsid w:val="660C5ED9"/>
    <w:rsid w:val="66513763"/>
    <w:rsid w:val="6667094C"/>
    <w:rsid w:val="6680128A"/>
    <w:rsid w:val="669F6683"/>
    <w:rsid w:val="66A6069E"/>
    <w:rsid w:val="66AC5260"/>
    <w:rsid w:val="66E041FE"/>
    <w:rsid w:val="66E31B78"/>
    <w:rsid w:val="66F83F86"/>
    <w:rsid w:val="6704066A"/>
    <w:rsid w:val="67057C56"/>
    <w:rsid w:val="670861A9"/>
    <w:rsid w:val="671F0D4E"/>
    <w:rsid w:val="679A2E90"/>
    <w:rsid w:val="67BE0EB1"/>
    <w:rsid w:val="67D646A2"/>
    <w:rsid w:val="67DB7004"/>
    <w:rsid w:val="67E10ABE"/>
    <w:rsid w:val="67EB4F6D"/>
    <w:rsid w:val="680D52F4"/>
    <w:rsid w:val="68181324"/>
    <w:rsid w:val="6827354F"/>
    <w:rsid w:val="68374295"/>
    <w:rsid w:val="686C6F7E"/>
    <w:rsid w:val="68865BE8"/>
    <w:rsid w:val="68926C2E"/>
    <w:rsid w:val="68A618EC"/>
    <w:rsid w:val="68B94891"/>
    <w:rsid w:val="68BC2A72"/>
    <w:rsid w:val="68EC7DBC"/>
    <w:rsid w:val="68FA202A"/>
    <w:rsid w:val="691D4A9D"/>
    <w:rsid w:val="69B63C63"/>
    <w:rsid w:val="69C04704"/>
    <w:rsid w:val="69C13C08"/>
    <w:rsid w:val="69C4417F"/>
    <w:rsid w:val="69E00902"/>
    <w:rsid w:val="69E95A08"/>
    <w:rsid w:val="69EC240A"/>
    <w:rsid w:val="6A544BE9"/>
    <w:rsid w:val="6A75729C"/>
    <w:rsid w:val="6A8345F2"/>
    <w:rsid w:val="6A852C65"/>
    <w:rsid w:val="6A923714"/>
    <w:rsid w:val="6A93551C"/>
    <w:rsid w:val="6A9C0E87"/>
    <w:rsid w:val="6ACA0010"/>
    <w:rsid w:val="6AE64913"/>
    <w:rsid w:val="6AF07526"/>
    <w:rsid w:val="6AFB1E97"/>
    <w:rsid w:val="6B217B1C"/>
    <w:rsid w:val="6B311E26"/>
    <w:rsid w:val="6B471F81"/>
    <w:rsid w:val="6B4A697B"/>
    <w:rsid w:val="6B4E646B"/>
    <w:rsid w:val="6B531404"/>
    <w:rsid w:val="6B542B63"/>
    <w:rsid w:val="6B6F63E1"/>
    <w:rsid w:val="6B9B0E49"/>
    <w:rsid w:val="6BA97189"/>
    <w:rsid w:val="6BBC53E8"/>
    <w:rsid w:val="6BFC7127"/>
    <w:rsid w:val="6BFF1513"/>
    <w:rsid w:val="6C200069"/>
    <w:rsid w:val="6C290051"/>
    <w:rsid w:val="6C34136D"/>
    <w:rsid w:val="6C392732"/>
    <w:rsid w:val="6C420853"/>
    <w:rsid w:val="6C45076D"/>
    <w:rsid w:val="6C7D6B2A"/>
    <w:rsid w:val="6C7D6D75"/>
    <w:rsid w:val="6CB67660"/>
    <w:rsid w:val="6CEB5F3B"/>
    <w:rsid w:val="6CED762C"/>
    <w:rsid w:val="6CFA34F7"/>
    <w:rsid w:val="6D1D3BAA"/>
    <w:rsid w:val="6D88054E"/>
    <w:rsid w:val="6DA46F1D"/>
    <w:rsid w:val="6DB35FAF"/>
    <w:rsid w:val="6DD45790"/>
    <w:rsid w:val="6DE04354"/>
    <w:rsid w:val="6DFC01EC"/>
    <w:rsid w:val="6E045418"/>
    <w:rsid w:val="6E226E33"/>
    <w:rsid w:val="6E240E55"/>
    <w:rsid w:val="6E3510D5"/>
    <w:rsid w:val="6E3E3B74"/>
    <w:rsid w:val="6E462FC8"/>
    <w:rsid w:val="6E493FED"/>
    <w:rsid w:val="6E4A0A40"/>
    <w:rsid w:val="6E533230"/>
    <w:rsid w:val="6E620E99"/>
    <w:rsid w:val="6E64259D"/>
    <w:rsid w:val="6E7548C4"/>
    <w:rsid w:val="6E953BB8"/>
    <w:rsid w:val="6E9F7A1E"/>
    <w:rsid w:val="6EA750AF"/>
    <w:rsid w:val="6EBD0DDE"/>
    <w:rsid w:val="6ECD3DC0"/>
    <w:rsid w:val="6ECE3C76"/>
    <w:rsid w:val="6EEE7001"/>
    <w:rsid w:val="6F15521B"/>
    <w:rsid w:val="6F383FD3"/>
    <w:rsid w:val="6F4716FA"/>
    <w:rsid w:val="6F6B2D39"/>
    <w:rsid w:val="6FB71DF0"/>
    <w:rsid w:val="6FC854E2"/>
    <w:rsid w:val="6FD10332"/>
    <w:rsid w:val="6FD3642B"/>
    <w:rsid w:val="6FE11262"/>
    <w:rsid w:val="6FEC0000"/>
    <w:rsid w:val="70093B70"/>
    <w:rsid w:val="70222D96"/>
    <w:rsid w:val="705026B4"/>
    <w:rsid w:val="70505BFA"/>
    <w:rsid w:val="70664B07"/>
    <w:rsid w:val="707B5B93"/>
    <w:rsid w:val="70814B0A"/>
    <w:rsid w:val="7086533D"/>
    <w:rsid w:val="70B772B3"/>
    <w:rsid w:val="70C6151E"/>
    <w:rsid w:val="70E3446D"/>
    <w:rsid w:val="70E60EF4"/>
    <w:rsid w:val="70F4362F"/>
    <w:rsid w:val="710D40A2"/>
    <w:rsid w:val="71142C8B"/>
    <w:rsid w:val="712175EC"/>
    <w:rsid w:val="71416AD1"/>
    <w:rsid w:val="717136C1"/>
    <w:rsid w:val="71786EE0"/>
    <w:rsid w:val="71830731"/>
    <w:rsid w:val="71853A0A"/>
    <w:rsid w:val="71A14E1B"/>
    <w:rsid w:val="71A260F8"/>
    <w:rsid w:val="71BB23DA"/>
    <w:rsid w:val="71C80D73"/>
    <w:rsid w:val="71F66F14"/>
    <w:rsid w:val="72153F5B"/>
    <w:rsid w:val="723E24A5"/>
    <w:rsid w:val="727664BC"/>
    <w:rsid w:val="72821C90"/>
    <w:rsid w:val="72837C7C"/>
    <w:rsid w:val="729D73CB"/>
    <w:rsid w:val="72C44FA9"/>
    <w:rsid w:val="72E159E7"/>
    <w:rsid w:val="73373C88"/>
    <w:rsid w:val="733D2921"/>
    <w:rsid w:val="73A830B7"/>
    <w:rsid w:val="73AB1F81"/>
    <w:rsid w:val="73AB6A75"/>
    <w:rsid w:val="73BC69B2"/>
    <w:rsid w:val="73F8396A"/>
    <w:rsid w:val="740D7248"/>
    <w:rsid w:val="74267ABE"/>
    <w:rsid w:val="744E42E6"/>
    <w:rsid w:val="74533E38"/>
    <w:rsid w:val="74572CC4"/>
    <w:rsid w:val="74D04F8A"/>
    <w:rsid w:val="74D91436"/>
    <w:rsid w:val="74E57E19"/>
    <w:rsid w:val="75187F96"/>
    <w:rsid w:val="75263566"/>
    <w:rsid w:val="753624E7"/>
    <w:rsid w:val="75455056"/>
    <w:rsid w:val="75601120"/>
    <w:rsid w:val="75832CD5"/>
    <w:rsid w:val="75A148F5"/>
    <w:rsid w:val="75A66EA3"/>
    <w:rsid w:val="75BA30CB"/>
    <w:rsid w:val="75C13CDD"/>
    <w:rsid w:val="75E55F79"/>
    <w:rsid w:val="75F566D5"/>
    <w:rsid w:val="76271447"/>
    <w:rsid w:val="762F2553"/>
    <w:rsid w:val="763A749E"/>
    <w:rsid w:val="763B75EC"/>
    <w:rsid w:val="764270C7"/>
    <w:rsid w:val="767167F5"/>
    <w:rsid w:val="76846F46"/>
    <w:rsid w:val="76A03ABF"/>
    <w:rsid w:val="76BD1555"/>
    <w:rsid w:val="76D46FB3"/>
    <w:rsid w:val="76F11AFB"/>
    <w:rsid w:val="775C3CBE"/>
    <w:rsid w:val="7788504A"/>
    <w:rsid w:val="77A3182D"/>
    <w:rsid w:val="77B265A5"/>
    <w:rsid w:val="77BD649C"/>
    <w:rsid w:val="77BE17A8"/>
    <w:rsid w:val="77CB6114"/>
    <w:rsid w:val="77CD4100"/>
    <w:rsid w:val="77E920B9"/>
    <w:rsid w:val="77F00770"/>
    <w:rsid w:val="77F71C38"/>
    <w:rsid w:val="78346C27"/>
    <w:rsid w:val="784F2AFE"/>
    <w:rsid w:val="78633E04"/>
    <w:rsid w:val="78732D58"/>
    <w:rsid w:val="787E63D5"/>
    <w:rsid w:val="787E7DB2"/>
    <w:rsid w:val="78C41EA9"/>
    <w:rsid w:val="78CA2EA9"/>
    <w:rsid w:val="78D06551"/>
    <w:rsid w:val="78D66078"/>
    <w:rsid w:val="78E23A5F"/>
    <w:rsid w:val="78E353DE"/>
    <w:rsid w:val="79A916C1"/>
    <w:rsid w:val="79C152E5"/>
    <w:rsid w:val="79F21015"/>
    <w:rsid w:val="7A0E5A9D"/>
    <w:rsid w:val="7A1D646A"/>
    <w:rsid w:val="7A454EDD"/>
    <w:rsid w:val="7A4641B9"/>
    <w:rsid w:val="7A4B2E48"/>
    <w:rsid w:val="7AB81024"/>
    <w:rsid w:val="7AC2652D"/>
    <w:rsid w:val="7AC92ECF"/>
    <w:rsid w:val="7AEB72CE"/>
    <w:rsid w:val="7AFF1BF3"/>
    <w:rsid w:val="7B1A1C78"/>
    <w:rsid w:val="7B867ADF"/>
    <w:rsid w:val="7BA95163"/>
    <w:rsid w:val="7BAC7C99"/>
    <w:rsid w:val="7BDF77C3"/>
    <w:rsid w:val="7BEC666D"/>
    <w:rsid w:val="7C10439B"/>
    <w:rsid w:val="7C1365D5"/>
    <w:rsid w:val="7C34159B"/>
    <w:rsid w:val="7C4411C4"/>
    <w:rsid w:val="7C67491F"/>
    <w:rsid w:val="7C6B002C"/>
    <w:rsid w:val="7C7E6C28"/>
    <w:rsid w:val="7CA63EBC"/>
    <w:rsid w:val="7CA85D32"/>
    <w:rsid w:val="7CFA63D4"/>
    <w:rsid w:val="7D475221"/>
    <w:rsid w:val="7D5133F2"/>
    <w:rsid w:val="7D670D99"/>
    <w:rsid w:val="7DBE749B"/>
    <w:rsid w:val="7DE3676D"/>
    <w:rsid w:val="7E0D044F"/>
    <w:rsid w:val="7E233159"/>
    <w:rsid w:val="7E38613F"/>
    <w:rsid w:val="7E3911B9"/>
    <w:rsid w:val="7E6414D3"/>
    <w:rsid w:val="7E8252B0"/>
    <w:rsid w:val="7E8B065D"/>
    <w:rsid w:val="7E905C39"/>
    <w:rsid w:val="7EE06043"/>
    <w:rsid w:val="7F3C3430"/>
    <w:rsid w:val="7F3E639F"/>
    <w:rsid w:val="7F5A1A2A"/>
    <w:rsid w:val="7F841C19"/>
    <w:rsid w:val="7FA1715C"/>
    <w:rsid w:val="7FA206DC"/>
    <w:rsid w:val="7FB66C38"/>
    <w:rsid w:val="7FD0349B"/>
    <w:rsid w:val="7FDF0D12"/>
    <w:rsid w:val="7FF01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F35F3"/>
  <w15:docId w15:val="{3760E0BD-1514-4785-95B6-55E5BD70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0" w:qFormat="1"/>
    <w:lsdException w:name="heading 8" w:uiPriority="0" w:qFormat="1"/>
    <w:lsdException w:name="heading 9" w:uiPriority="0"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A3990"/>
    <w:pPr>
      <w:adjustRightInd w:val="0"/>
      <w:snapToGrid w:val="0"/>
      <w:spacing w:line="360" w:lineRule="auto"/>
      <w:ind w:firstLineChars="200" w:firstLine="200"/>
      <w:jc w:val="both"/>
    </w:pPr>
    <w:rPr>
      <w:rFonts w:ascii="Times New Roman" w:hAnsi="Times New Roman" w:cstheme="minorBidi"/>
      <w:sz w:val="28"/>
      <w:szCs w:val="22"/>
    </w:rPr>
  </w:style>
  <w:style w:type="paragraph" w:styleId="11">
    <w:name w:val="heading 1"/>
    <w:basedOn w:val="a0"/>
    <w:next w:val="a0"/>
    <w:link w:val="12"/>
    <w:uiPriority w:val="9"/>
    <w:qFormat/>
    <w:rsid w:val="007523D7"/>
    <w:pPr>
      <w:keepNext/>
      <w:keepLines/>
      <w:numPr>
        <w:numId w:val="1"/>
      </w:numPr>
      <w:spacing w:before="360" w:after="120"/>
      <w:ind w:firstLineChars="0" w:firstLine="643"/>
      <w:outlineLvl w:val="0"/>
    </w:pPr>
    <w:rPr>
      <w:rFonts w:eastAsiaTheme="majorEastAsia"/>
      <w:b/>
      <w:bCs/>
      <w:kern w:val="44"/>
      <w:sz w:val="32"/>
      <w:szCs w:val="44"/>
    </w:rPr>
  </w:style>
  <w:style w:type="paragraph" w:styleId="21">
    <w:name w:val="heading 2"/>
    <w:basedOn w:val="a0"/>
    <w:next w:val="a0"/>
    <w:link w:val="22"/>
    <w:uiPriority w:val="9"/>
    <w:unhideWhenUsed/>
    <w:qFormat/>
    <w:rsid w:val="004C183B"/>
    <w:pPr>
      <w:keepNext/>
      <w:keepLines/>
      <w:widowControl w:val="0"/>
      <w:numPr>
        <w:ilvl w:val="1"/>
        <w:numId w:val="1"/>
      </w:numPr>
      <w:spacing w:before="360" w:after="120"/>
      <w:ind w:firstLineChars="0" w:firstLine="0"/>
      <w:outlineLvl w:val="1"/>
    </w:pPr>
    <w:rPr>
      <w:rFonts w:eastAsiaTheme="minorEastAsia" w:cs="Times New Roman"/>
      <w:color w:val="000000" w:themeColor="text1"/>
      <w:kern w:val="2"/>
      <w:sz w:val="30"/>
      <w:szCs w:val="30"/>
    </w:rPr>
  </w:style>
  <w:style w:type="paragraph" w:styleId="30">
    <w:name w:val="heading 3"/>
    <w:basedOn w:val="a1"/>
    <w:next w:val="a0"/>
    <w:link w:val="31"/>
    <w:uiPriority w:val="9"/>
    <w:unhideWhenUsed/>
    <w:qFormat/>
    <w:pPr>
      <w:keepNext/>
      <w:keepLines/>
      <w:widowControl w:val="0"/>
      <w:numPr>
        <w:ilvl w:val="2"/>
        <w:numId w:val="1"/>
      </w:numPr>
      <w:spacing w:before="360" w:after="120"/>
      <w:ind w:left="1134" w:firstLineChars="0" w:firstLine="0"/>
      <w:outlineLvl w:val="2"/>
    </w:pPr>
    <w:rPr>
      <w:rFonts w:eastAsiaTheme="minorEastAsia" w:cs="Times New Roman"/>
      <w:bCs/>
      <w:kern w:val="2"/>
      <w:szCs w:val="30"/>
    </w:rPr>
  </w:style>
  <w:style w:type="paragraph" w:styleId="40">
    <w:name w:val="heading 4"/>
    <w:basedOn w:val="a0"/>
    <w:next w:val="a0"/>
    <w:link w:val="41"/>
    <w:uiPriority w:val="9"/>
    <w:unhideWhenUsed/>
    <w:qFormat/>
    <w:pPr>
      <w:keepNext/>
      <w:keepLines/>
      <w:numPr>
        <w:ilvl w:val="3"/>
        <w:numId w:val="1"/>
      </w:numPr>
      <w:spacing w:before="360" w:after="120"/>
      <w:ind w:left="340" w:firstLineChars="0" w:firstLine="0"/>
      <w:outlineLvl w:val="3"/>
    </w:pPr>
    <w:rPr>
      <w:rFonts w:eastAsiaTheme="majorEastAsia" w:cstheme="majorBidi"/>
      <w:bCs/>
      <w:szCs w:val="28"/>
    </w:rPr>
  </w:style>
  <w:style w:type="paragraph" w:styleId="50">
    <w:name w:val="heading 5"/>
    <w:basedOn w:val="40"/>
    <w:next w:val="a0"/>
    <w:link w:val="51"/>
    <w:uiPriority w:val="9"/>
    <w:unhideWhenUsed/>
    <w:qFormat/>
    <w:pPr>
      <w:widowControl w:val="0"/>
      <w:numPr>
        <w:ilvl w:val="4"/>
      </w:numPr>
      <w:ind w:left="454" w:firstLine="0"/>
      <w:outlineLvl w:val="4"/>
    </w:pPr>
    <w:rPr>
      <w:rFonts w:eastAsia="宋体" w:cs="Times New Roman"/>
      <w:kern w:val="2"/>
      <w:szCs w:val="24"/>
    </w:rPr>
  </w:style>
  <w:style w:type="paragraph" w:styleId="60">
    <w:name w:val="heading 6"/>
    <w:basedOn w:val="a0"/>
    <w:next w:val="a0"/>
    <w:link w:val="61"/>
    <w:uiPriority w:val="9"/>
    <w:unhideWhenUsed/>
    <w:qFormat/>
    <w:pPr>
      <w:keepNext/>
      <w:keepLines/>
      <w:numPr>
        <w:ilvl w:val="5"/>
        <w:numId w:val="1"/>
      </w:numPr>
      <w:spacing w:before="240" w:after="64" w:line="320" w:lineRule="auto"/>
      <w:ind w:firstLineChars="0" w:firstLine="0"/>
      <w:outlineLvl w:val="5"/>
    </w:pPr>
    <w:rPr>
      <w:rFonts w:ascii="Calibri Light" w:hAnsi="Calibri Light" w:cs="Times New Roman"/>
      <w:b/>
      <w:bCs/>
      <w:sz w:val="24"/>
      <w:szCs w:val="24"/>
    </w:rPr>
  </w:style>
  <w:style w:type="paragraph" w:styleId="70">
    <w:name w:val="heading 7"/>
    <w:basedOn w:val="a0"/>
    <w:next w:val="a0"/>
    <w:link w:val="71"/>
    <w:qFormat/>
    <w:pPr>
      <w:keepNext/>
      <w:keepLines/>
      <w:widowControl w:val="0"/>
      <w:wordWrap w:val="0"/>
      <w:adjustRightInd/>
      <w:snapToGrid/>
      <w:spacing w:before="240" w:after="64" w:line="320" w:lineRule="auto"/>
      <w:ind w:left="3827" w:hanging="1276"/>
      <w:outlineLvl w:val="6"/>
    </w:pPr>
    <w:rPr>
      <w:rFonts w:cs="Times New Roman"/>
      <w:b/>
      <w:bCs/>
      <w:kern w:val="2"/>
      <w:sz w:val="24"/>
      <w:szCs w:val="24"/>
    </w:rPr>
  </w:style>
  <w:style w:type="paragraph" w:styleId="80">
    <w:name w:val="heading 8"/>
    <w:basedOn w:val="a0"/>
    <w:next w:val="a0"/>
    <w:link w:val="81"/>
    <w:qFormat/>
    <w:pPr>
      <w:keepNext/>
      <w:keepLines/>
      <w:widowControl w:val="0"/>
      <w:wordWrap w:val="0"/>
      <w:adjustRightInd/>
      <w:snapToGrid/>
      <w:spacing w:before="240" w:after="64" w:line="320" w:lineRule="auto"/>
      <w:ind w:left="4394" w:hanging="1418"/>
      <w:outlineLvl w:val="7"/>
    </w:pPr>
    <w:rPr>
      <w:rFonts w:ascii="Arial" w:eastAsia="黑体" w:hAnsi="Arial" w:cs="Times New Roman"/>
      <w:kern w:val="2"/>
      <w:sz w:val="24"/>
      <w:szCs w:val="24"/>
    </w:rPr>
  </w:style>
  <w:style w:type="paragraph" w:styleId="90">
    <w:name w:val="heading 9"/>
    <w:basedOn w:val="a0"/>
    <w:next w:val="a0"/>
    <w:link w:val="91"/>
    <w:qFormat/>
    <w:pPr>
      <w:keepNext/>
      <w:keepLines/>
      <w:widowControl w:val="0"/>
      <w:wordWrap w:val="0"/>
      <w:adjustRightInd/>
      <w:snapToGrid/>
      <w:spacing w:before="240" w:after="64" w:line="320" w:lineRule="auto"/>
      <w:ind w:left="5102" w:hanging="1700"/>
      <w:outlineLvl w:val="8"/>
    </w:pPr>
    <w:rPr>
      <w:rFonts w:ascii="Arial" w:eastAsia="黑体" w:hAnsi="Arial" w:cs="Times New Roman"/>
      <w:kern w:val="2"/>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List Paragraph"/>
    <w:basedOn w:val="a0"/>
    <w:uiPriority w:val="34"/>
    <w:qFormat/>
    <w:pPr>
      <w:ind w:firstLine="420"/>
    </w:pPr>
  </w:style>
  <w:style w:type="paragraph" w:styleId="TOC7">
    <w:name w:val="toc 7"/>
    <w:basedOn w:val="a0"/>
    <w:next w:val="a0"/>
    <w:uiPriority w:val="39"/>
    <w:unhideWhenUsed/>
    <w:qFormat/>
    <w:pPr>
      <w:widowControl w:val="0"/>
      <w:adjustRightInd/>
      <w:snapToGrid/>
      <w:ind w:leftChars="1200" w:left="2520"/>
    </w:pPr>
    <w:rPr>
      <w:rFonts w:asciiTheme="minorHAnsi" w:eastAsiaTheme="minorEastAsia" w:hAnsiTheme="minorHAnsi"/>
      <w:kern w:val="2"/>
    </w:rPr>
  </w:style>
  <w:style w:type="paragraph" w:styleId="a5">
    <w:name w:val="Normal Indent"/>
    <w:basedOn w:val="a0"/>
    <w:link w:val="a6"/>
    <w:qFormat/>
    <w:pPr>
      <w:widowControl w:val="0"/>
      <w:wordWrap w:val="0"/>
      <w:adjustRightInd/>
      <w:snapToGrid/>
      <w:spacing w:line="520" w:lineRule="exact"/>
      <w:ind w:firstLine="480"/>
    </w:pPr>
    <w:rPr>
      <w:rFonts w:cs="Times New Roman"/>
      <w:szCs w:val="28"/>
    </w:rPr>
  </w:style>
  <w:style w:type="paragraph" w:styleId="a7">
    <w:name w:val="caption"/>
    <w:next w:val="a0"/>
    <w:uiPriority w:val="35"/>
    <w:unhideWhenUsed/>
    <w:qFormat/>
    <w:pPr>
      <w:widowControl w:val="0"/>
      <w:tabs>
        <w:tab w:val="left" w:pos="1440"/>
      </w:tabs>
      <w:wordWrap w:val="0"/>
      <w:adjustRightInd w:val="0"/>
      <w:snapToGrid w:val="0"/>
      <w:spacing w:line="360" w:lineRule="auto"/>
      <w:jc w:val="center"/>
      <w:textAlignment w:val="baseline"/>
    </w:pPr>
    <w:rPr>
      <w:rFonts w:ascii="Times New Roman" w:hAnsi="Times New Roman"/>
      <w:sz w:val="24"/>
      <w:szCs w:val="18"/>
    </w:rPr>
  </w:style>
  <w:style w:type="paragraph" w:styleId="a8">
    <w:name w:val="Document Map"/>
    <w:basedOn w:val="a0"/>
    <w:link w:val="a9"/>
    <w:semiHidden/>
    <w:qFormat/>
    <w:pPr>
      <w:widowControl w:val="0"/>
      <w:shd w:val="clear" w:color="auto" w:fill="000080"/>
      <w:tabs>
        <w:tab w:val="left" w:pos="1440"/>
      </w:tabs>
      <w:wordWrap w:val="0"/>
      <w:snapToGrid/>
      <w:textAlignment w:val="baseline"/>
    </w:pPr>
    <w:rPr>
      <w:rFonts w:cs="Times New Roman"/>
      <w:szCs w:val="21"/>
    </w:rPr>
  </w:style>
  <w:style w:type="paragraph" w:styleId="aa">
    <w:name w:val="annotation text"/>
    <w:basedOn w:val="a0"/>
    <w:link w:val="ab"/>
    <w:uiPriority w:val="99"/>
    <w:unhideWhenUsed/>
    <w:qFormat/>
  </w:style>
  <w:style w:type="paragraph" w:styleId="ac">
    <w:name w:val="Body Text"/>
    <w:basedOn w:val="a0"/>
    <w:link w:val="ad"/>
    <w:uiPriority w:val="99"/>
    <w:semiHidden/>
    <w:unhideWhenUsed/>
    <w:qFormat/>
    <w:pPr>
      <w:spacing w:after="120"/>
    </w:pPr>
  </w:style>
  <w:style w:type="paragraph" w:styleId="ae">
    <w:name w:val="Body Text Indent"/>
    <w:basedOn w:val="a0"/>
    <w:link w:val="af"/>
    <w:uiPriority w:val="99"/>
    <w:semiHidden/>
    <w:unhideWhenUsed/>
    <w:qFormat/>
    <w:pPr>
      <w:wordWrap w:val="0"/>
      <w:spacing w:after="120"/>
      <w:ind w:leftChars="200" w:left="420" w:firstLine="420"/>
    </w:pPr>
    <w:rPr>
      <w:rFonts w:cs="Times New Roman"/>
    </w:rPr>
  </w:style>
  <w:style w:type="paragraph" w:styleId="TOC5">
    <w:name w:val="toc 5"/>
    <w:basedOn w:val="a0"/>
    <w:next w:val="a0"/>
    <w:uiPriority w:val="39"/>
    <w:unhideWhenUsed/>
    <w:qFormat/>
    <w:pPr>
      <w:widowControl w:val="0"/>
      <w:adjustRightInd/>
      <w:snapToGrid/>
      <w:ind w:leftChars="800" w:left="1680"/>
    </w:pPr>
    <w:rPr>
      <w:rFonts w:asciiTheme="minorHAnsi" w:eastAsiaTheme="minorEastAsia" w:hAnsiTheme="minorHAnsi"/>
      <w:kern w:val="2"/>
    </w:rPr>
  </w:style>
  <w:style w:type="paragraph" w:styleId="TOC3">
    <w:name w:val="toc 3"/>
    <w:basedOn w:val="a0"/>
    <w:next w:val="a0"/>
    <w:uiPriority w:val="39"/>
    <w:unhideWhenUsed/>
    <w:qFormat/>
    <w:pPr>
      <w:ind w:leftChars="400" w:left="840"/>
    </w:pPr>
  </w:style>
  <w:style w:type="paragraph" w:styleId="af0">
    <w:name w:val="Plain Text"/>
    <w:basedOn w:val="a0"/>
    <w:link w:val="af1"/>
    <w:qFormat/>
    <w:pPr>
      <w:widowControl w:val="0"/>
      <w:tabs>
        <w:tab w:val="left" w:pos="1440"/>
      </w:tabs>
      <w:wordWrap w:val="0"/>
      <w:adjustRightInd/>
      <w:snapToGrid/>
    </w:pPr>
    <w:rPr>
      <w:rFonts w:ascii="宋体" w:hAnsi="Courier New" w:cs="Times New Roman"/>
      <w:kern w:val="2"/>
      <w:szCs w:val="21"/>
    </w:rPr>
  </w:style>
  <w:style w:type="paragraph" w:styleId="TOC8">
    <w:name w:val="toc 8"/>
    <w:basedOn w:val="a0"/>
    <w:next w:val="a0"/>
    <w:uiPriority w:val="39"/>
    <w:unhideWhenUsed/>
    <w:qFormat/>
    <w:pPr>
      <w:widowControl w:val="0"/>
      <w:adjustRightInd/>
      <w:snapToGrid/>
      <w:ind w:leftChars="1400" w:left="2940"/>
    </w:pPr>
    <w:rPr>
      <w:rFonts w:asciiTheme="minorHAnsi" w:eastAsiaTheme="minorEastAsia" w:hAnsiTheme="minorHAnsi"/>
      <w:kern w:val="2"/>
    </w:rPr>
  </w:style>
  <w:style w:type="paragraph" w:styleId="af2">
    <w:name w:val="Date"/>
    <w:basedOn w:val="a0"/>
    <w:next w:val="a0"/>
    <w:link w:val="af3"/>
    <w:uiPriority w:val="99"/>
    <w:semiHidden/>
    <w:unhideWhenUsed/>
    <w:qFormat/>
    <w:pPr>
      <w:wordWrap w:val="0"/>
      <w:ind w:leftChars="2500" w:left="100" w:firstLine="420"/>
    </w:pPr>
    <w:rPr>
      <w:rFonts w:cs="Times New Roman"/>
    </w:rPr>
  </w:style>
  <w:style w:type="paragraph" w:styleId="af4">
    <w:name w:val="Balloon Text"/>
    <w:basedOn w:val="a0"/>
    <w:link w:val="af5"/>
    <w:uiPriority w:val="99"/>
    <w:semiHidden/>
    <w:unhideWhenUsed/>
    <w:qFormat/>
    <w:rPr>
      <w:sz w:val="18"/>
      <w:szCs w:val="18"/>
    </w:rPr>
  </w:style>
  <w:style w:type="paragraph" w:styleId="af6">
    <w:name w:val="footer"/>
    <w:basedOn w:val="a0"/>
    <w:link w:val="af7"/>
    <w:uiPriority w:val="99"/>
    <w:unhideWhenUsed/>
    <w:qFormat/>
    <w:pPr>
      <w:tabs>
        <w:tab w:val="center" w:pos="4153"/>
        <w:tab w:val="right" w:pos="8306"/>
      </w:tabs>
    </w:pPr>
    <w:rPr>
      <w:sz w:val="18"/>
      <w:szCs w:val="18"/>
    </w:rPr>
  </w:style>
  <w:style w:type="paragraph" w:styleId="af8">
    <w:name w:val="header"/>
    <w:basedOn w:val="a0"/>
    <w:link w:val="af9"/>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0"/>
    <w:next w:val="a0"/>
    <w:link w:val="TOC10"/>
    <w:uiPriority w:val="39"/>
    <w:unhideWhenUsed/>
    <w:qFormat/>
  </w:style>
  <w:style w:type="paragraph" w:styleId="TOC4">
    <w:name w:val="toc 4"/>
    <w:basedOn w:val="a0"/>
    <w:next w:val="a0"/>
    <w:uiPriority w:val="39"/>
    <w:unhideWhenUsed/>
    <w:qFormat/>
    <w:pPr>
      <w:widowControl w:val="0"/>
      <w:adjustRightInd/>
      <w:snapToGrid/>
      <w:ind w:leftChars="600" w:left="1260"/>
    </w:pPr>
    <w:rPr>
      <w:rFonts w:asciiTheme="minorHAnsi" w:eastAsiaTheme="minorEastAsia" w:hAnsiTheme="minorHAnsi"/>
      <w:kern w:val="2"/>
    </w:rPr>
  </w:style>
  <w:style w:type="paragraph" w:styleId="afa">
    <w:name w:val="Subtitle"/>
    <w:basedOn w:val="a0"/>
    <w:link w:val="afb"/>
    <w:qFormat/>
    <w:pPr>
      <w:widowControl w:val="0"/>
      <w:tabs>
        <w:tab w:val="left" w:pos="1440"/>
      </w:tabs>
      <w:wordWrap w:val="0"/>
      <w:snapToGrid/>
      <w:spacing w:beforeLines="50" w:before="120" w:afterLines="50" w:after="120"/>
      <w:ind w:firstLine="420"/>
      <w:jc w:val="center"/>
      <w:textAlignment w:val="baseline"/>
    </w:pPr>
    <w:rPr>
      <w:rFonts w:ascii="黑体" w:eastAsia="黑体" w:hAnsi="Arial" w:cs="Times New Roman"/>
      <w:b/>
      <w:kern w:val="28"/>
      <w:szCs w:val="21"/>
    </w:rPr>
  </w:style>
  <w:style w:type="paragraph" w:styleId="TOC6">
    <w:name w:val="toc 6"/>
    <w:basedOn w:val="a0"/>
    <w:next w:val="a0"/>
    <w:uiPriority w:val="39"/>
    <w:unhideWhenUsed/>
    <w:qFormat/>
    <w:pPr>
      <w:widowControl w:val="0"/>
      <w:adjustRightInd/>
      <w:snapToGrid/>
      <w:ind w:leftChars="1000" w:left="2100"/>
    </w:pPr>
    <w:rPr>
      <w:rFonts w:asciiTheme="minorHAnsi" w:eastAsiaTheme="minorEastAsia" w:hAnsiTheme="minorHAnsi"/>
      <w:kern w:val="2"/>
    </w:rPr>
  </w:style>
  <w:style w:type="paragraph" w:styleId="TOC2">
    <w:name w:val="toc 2"/>
    <w:basedOn w:val="a0"/>
    <w:next w:val="a0"/>
    <w:uiPriority w:val="39"/>
    <w:unhideWhenUsed/>
    <w:qFormat/>
    <w:pPr>
      <w:ind w:leftChars="200" w:left="420"/>
    </w:pPr>
  </w:style>
  <w:style w:type="paragraph" w:styleId="TOC9">
    <w:name w:val="toc 9"/>
    <w:basedOn w:val="a0"/>
    <w:next w:val="a0"/>
    <w:uiPriority w:val="39"/>
    <w:unhideWhenUsed/>
    <w:qFormat/>
    <w:pPr>
      <w:widowControl w:val="0"/>
      <w:adjustRightInd/>
      <w:snapToGrid/>
      <w:ind w:leftChars="1600" w:left="3360"/>
    </w:pPr>
    <w:rPr>
      <w:rFonts w:asciiTheme="minorHAnsi" w:eastAsiaTheme="minorEastAsia" w:hAnsiTheme="minorHAnsi"/>
      <w:kern w:val="2"/>
    </w:rPr>
  </w:style>
  <w:style w:type="paragraph" w:styleId="afc">
    <w:name w:val="Normal (Web)"/>
    <w:basedOn w:val="a0"/>
    <w:uiPriority w:val="99"/>
    <w:semiHidden/>
    <w:unhideWhenUsed/>
    <w:qFormat/>
    <w:pPr>
      <w:wordWrap w:val="0"/>
      <w:adjustRightInd/>
      <w:snapToGrid/>
      <w:spacing w:before="100" w:beforeAutospacing="1" w:after="100" w:afterAutospacing="1"/>
      <w:ind w:firstLine="420"/>
    </w:pPr>
    <w:rPr>
      <w:rFonts w:ascii="宋体" w:hAnsi="宋体" w:cs="宋体"/>
      <w:sz w:val="24"/>
      <w:szCs w:val="24"/>
    </w:rPr>
  </w:style>
  <w:style w:type="paragraph" w:styleId="13">
    <w:name w:val="index 1"/>
    <w:basedOn w:val="a0"/>
    <w:next w:val="a0"/>
    <w:semiHidden/>
    <w:qFormat/>
    <w:pPr>
      <w:widowControl w:val="0"/>
      <w:tabs>
        <w:tab w:val="left" w:pos="1440"/>
      </w:tabs>
      <w:wordWrap w:val="0"/>
      <w:snapToGrid/>
      <w:textAlignment w:val="baseline"/>
    </w:pPr>
    <w:rPr>
      <w:rFonts w:cs="Times New Roman"/>
      <w:szCs w:val="21"/>
    </w:rPr>
  </w:style>
  <w:style w:type="paragraph" w:styleId="afd">
    <w:name w:val="Title"/>
    <w:basedOn w:val="a0"/>
    <w:next w:val="a0"/>
    <w:link w:val="afe"/>
    <w:uiPriority w:val="10"/>
    <w:qFormat/>
    <w:pPr>
      <w:spacing w:before="240" w:after="60"/>
      <w:jc w:val="center"/>
      <w:outlineLvl w:val="0"/>
    </w:pPr>
    <w:rPr>
      <w:rFonts w:asciiTheme="majorHAnsi" w:hAnsiTheme="majorHAnsi" w:cstheme="majorBidi"/>
      <w:b/>
      <w:bCs/>
      <w:sz w:val="32"/>
      <w:szCs w:val="32"/>
    </w:rPr>
  </w:style>
  <w:style w:type="paragraph" w:styleId="aff">
    <w:name w:val="annotation subject"/>
    <w:basedOn w:val="aa"/>
    <w:next w:val="aa"/>
    <w:link w:val="aff0"/>
    <w:uiPriority w:val="99"/>
    <w:semiHidden/>
    <w:unhideWhenUsed/>
    <w:qFormat/>
    <w:rPr>
      <w:b/>
      <w:bCs/>
    </w:rPr>
  </w:style>
  <w:style w:type="table" w:styleId="aff1">
    <w:name w:val="Table Grid"/>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Strong"/>
    <w:basedOn w:val="a2"/>
    <w:uiPriority w:val="22"/>
    <w:qFormat/>
    <w:rPr>
      <w:b/>
    </w:rPr>
  </w:style>
  <w:style w:type="character" w:styleId="aff3">
    <w:name w:val="FollowedHyperlink"/>
    <w:basedOn w:val="a2"/>
    <w:uiPriority w:val="99"/>
    <w:semiHidden/>
    <w:unhideWhenUsed/>
    <w:qFormat/>
    <w:rPr>
      <w:color w:val="954F72" w:themeColor="followedHyperlink"/>
      <w:u w:val="single"/>
    </w:rPr>
  </w:style>
  <w:style w:type="character" w:styleId="aff4">
    <w:name w:val="Hyperlink"/>
    <w:basedOn w:val="a2"/>
    <w:uiPriority w:val="99"/>
    <w:unhideWhenUsed/>
    <w:qFormat/>
    <w:rPr>
      <w:color w:val="0563C1" w:themeColor="hyperlink"/>
      <w:u w:val="single"/>
    </w:rPr>
  </w:style>
  <w:style w:type="character" w:styleId="aff5">
    <w:name w:val="annotation reference"/>
    <w:basedOn w:val="a2"/>
    <w:uiPriority w:val="99"/>
    <w:semiHidden/>
    <w:unhideWhenUsed/>
    <w:qFormat/>
    <w:rPr>
      <w:sz w:val="21"/>
      <w:szCs w:val="21"/>
    </w:rPr>
  </w:style>
  <w:style w:type="character" w:customStyle="1" w:styleId="12">
    <w:name w:val="标题 1 字符"/>
    <w:basedOn w:val="a2"/>
    <w:link w:val="11"/>
    <w:uiPriority w:val="9"/>
    <w:qFormat/>
    <w:rsid w:val="007523D7"/>
    <w:rPr>
      <w:rFonts w:ascii="Times New Roman" w:eastAsiaTheme="majorEastAsia" w:hAnsi="Times New Roman" w:cstheme="minorBidi"/>
      <w:b/>
      <w:bCs/>
      <w:kern w:val="44"/>
      <w:sz w:val="32"/>
      <w:szCs w:val="44"/>
    </w:rPr>
  </w:style>
  <w:style w:type="character" w:customStyle="1" w:styleId="22">
    <w:name w:val="标题 2 字符"/>
    <w:basedOn w:val="a2"/>
    <w:link w:val="21"/>
    <w:uiPriority w:val="9"/>
    <w:qFormat/>
    <w:rsid w:val="004C183B"/>
    <w:rPr>
      <w:rFonts w:ascii="Times New Roman" w:eastAsiaTheme="minorEastAsia" w:hAnsi="Times New Roman"/>
      <w:color w:val="000000" w:themeColor="text1"/>
      <w:kern w:val="2"/>
      <w:sz w:val="30"/>
      <w:szCs w:val="30"/>
    </w:rPr>
  </w:style>
  <w:style w:type="character" w:customStyle="1" w:styleId="31">
    <w:name w:val="标题 3 字符"/>
    <w:basedOn w:val="a2"/>
    <w:link w:val="30"/>
    <w:uiPriority w:val="9"/>
    <w:qFormat/>
    <w:rPr>
      <w:rFonts w:eastAsiaTheme="minorEastAsia"/>
      <w:bCs/>
      <w:kern w:val="2"/>
      <w:sz w:val="28"/>
      <w:szCs w:val="30"/>
    </w:rPr>
  </w:style>
  <w:style w:type="character" w:customStyle="1" w:styleId="ab">
    <w:name w:val="批注文字 字符"/>
    <w:basedOn w:val="a2"/>
    <w:link w:val="aa"/>
    <w:uiPriority w:val="99"/>
    <w:qFormat/>
    <w:rPr>
      <w:rFonts w:ascii="Tahoma" w:eastAsia="微软雅黑" w:hAnsi="Tahoma"/>
      <w:kern w:val="0"/>
      <w:sz w:val="22"/>
    </w:rPr>
  </w:style>
  <w:style w:type="character" w:customStyle="1" w:styleId="af9">
    <w:name w:val="页眉 字符"/>
    <w:basedOn w:val="a2"/>
    <w:link w:val="af8"/>
    <w:uiPriority w:val="99"/>
    <w:qFormat/>
    <w:rPr>
      <w:rFonts w:ascii="Tahoma" w:eastAsia="微软雅黑" w:hAnsi="Tahoma"/>
      <w:kern w:val="0"/>
      <w:sz w:val="18"/>
      <w:szCs w:val="18"/>
    </w:rPr>
  </w:style>
  <w:style w:type="character" w:customStyle="1" w:styleId="af7">
    <w:name w:val="页脚 字符"/>
    <w:basedOn w:val="a2"/>
    <w:link w:val="af6"/>
    <w:uiPriority w:val="99"/>
    <w:qFormat/>
    <w:rPr>
      <w:rFonts w:ascii="Tahoma" w:eastAsia="微软雅黑" w:hAnsi="Tahoma"/>
      <w:kern w:val="0"/>
      <w:sz w:val="18"/>
      <w:szCs w:val="18"/>
    </w:rPr>
  </w:style>
  <w:style w:type="character" w:customStyle="1" w:styleId="afe">
    <w:name w:val="标题 字符"/>
    <w:basedOn w:val="a2"/>
    <w:link w:val="afd"/>
    <w:uiPriority w:val="10"/>
    <w:qFormat/>
    <w:rPr>
      <w:rFonts w:asciiTheme="majorHAnsi" w:eastAsia="宋体" w:hAnsiTheme="majorHAnsi" w:cstheme="majorBidi"/>
      <w:b/>
      <w:bCs/>
      <w:kern w:val="0"/>
      <w:sz w:val="32"/>
      <w:szCs w:val="32"/>
    </w:rPr>
  </w:style>
  <w:style w:type="character" w:customStyle="1" w:styleId="aff0">
    <w:name w:val="批注主题 字符"/>
    <w:basedOn w:val="ab"/>
    <w:link w:val="aff"/>
    <w:uiPriority w:val="99"/>
    <w:semiHidden/>
    <w:qFormat/>
    <w:rPr>
      <w:rFonts w:ascii="Tahoma" w:eastAsia="微软雅黑" w:hAnsi="Tahoma"/>
      <w:b/>
      <w:bCs/>
      <w:kern w:val="0"/>
      <w:sz w:val="22"/>
    </w:rPr>
  </w:style>
  <w:style w:type="character" w:customStyle="1" w:styleId="af5">
    <w:name w:val="批注框文本 字符"/>
    <w:basedOn w:val="a2"/>
    <w:link w:val="af4"/>
    <w:uiPriority w:val="99"/>
    <w:semiHidden/>
    <w:qFormat/>
    <w:rPr>
      <w:rFonts w:ascii="Tahoma" w:eastAsia="微软雅黑" w:hAnsi="Tahoma"/>
      <w:kern w:val="0"/>
      <w:sz w:val="18"/>
      <w:szCs w:val="18"/>
    </w:rPr>
  </w:style>
  <w:style w:type="paragraph" w:customStyle="1" w:styleId="TOC11">
    <w:name w:val="TOC 标题1"/>
    <w:basedOn w:val="11"/>
    <w:next w:val="a0"/>
    <w:uiPriority w:val="39"/>
    <w:semiHidden/>
    <w:unhideWhenUsed/>
    <w:qFormat/>
    <w:pPr>
      <w:adjustRightInd/>
      <w:snapToGrid/>
      <w:spacing w:before="240" w:after="0" w:line="256" w:lineRule="auto"/>
      <w:outlineLvl w:val="9"/>
    </w:pPr>
    <w:rPr>
      <w:rFonts w:asciiTheme="majorHAnsi" w:hAnsiTheme="majorHAnsi" w:cstheme="majorBidi"/>
      <w:b w:val="0"/>
      <w:bCs w:val="0"/>
      <w:color w:val="2E74B5" w:themeColor="accent1" w:themeShade="BF"/>
      <w:kern w:val="0"/>
      <w:szCs w:val="32"/>
    </w:rPr>
  </w:style>
  <w:style w:type="table" w:customStyle="1" w:styleId="42">
    <w:name w:val="网格型4"/>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
    <w:name w:val="m表"/>
    <w:basedOn w:val="a0"/>
    <w:link w:val="mChar"/>
    <w:qFormat/>
    <w:pPr>
      <w:widowControl w:val="0"/>
      <w:numPr>
        <w:numId w:val="2"/>
      </w:numPr>
      <w:shd w:val="clear" w:color="auto" w:fill="FFFFFF"/>
      <w:tabs>
        <w:tab w:val="left" w:pos="210"/>
      </w:tabs>
      <w:adjustRightInd/>
      <w:snapToGrid/>
      <w:jc w:val="center"/>
    </w:pPr>
    <w:rPr>
      <w:rFonts w:ascii="仿宋" w:eastAsia="仿宋" w:hAnsi="仿宋" w:cs="Times New Roman"/>
      <w:kern w:val="2"/>
      <w:szCs w:val="24"/>
    </w:rPr>
  </w:style>
  <w:style w:type="character" w:customStyle="1" w:styleId="mChar">
    <w:name w:val="m表 Char"/>
    <w:basedOn w:val="a2"/>
    <w:link w:val="m"/>
    <w:qFormat/>
    <w:locked/>
    <w:rPr>
      <w:rFonts w:ascii="仿宋" w:eastAsia="仿宋" w:hAnsi="仿宋" w:cs="Times New Roman"/>
      <w:kern w:val="2"/>
      <w:sz w:val="28"/>
      <w:szCs w:val="24"/>
      <w:shd w:val="clear" w:color="auto" w:fill="FFFFFF"/>
    </w:rPr>
  </w:style>
  <w:style w:type="paragraph" w:customStyle="1" w:styleId="a">
    <w:name w:val="表格"/>
    <w:basedOn w:val="a0"/>
    <w:link w:val="Char"/>
    <w:qFormat/>
    <w:pPr>
      <w:widowControl w:val="0"/>
      <w:numPr>
        <w:numId w:val="3"/>
      </w:numPr>
    </w:pPr>
    <w:rPr>
      <w:rFonts w:ascii="宋体" w:eastAsia="黑体" w:hAnsi="宋体" w:cs="Times New Roman"/>
      <w:kern w:val="2"/>
      <w:sz w:val="24"/>
      <w:szCs w:val="24"/>
    </w:rPr>
  </w:style>
  <w:style w:type="character" w:customStyle="1" w:styleId="Char">
    <w:name w:val="表格 Char"/>
    <w:link w:val="a"/>
    <w:qFormat/>
    <w:rPr>
      <w:rFonts w:ascii="宋体" w:eastAsia="黑体" w:hAnsi="宋体" w:cs="Times New Roman"/>
      <w:kern w:val="2"/>
      <w:sz w:val="24"/>
      <w:szCs w:val="24"/>
    </w:rPr>
  </w:style>
  <w:style w:type="paragraph" w:customStyle="1" w:styleId="m0">
    <w:name w:val="m图"/>
    <w:basedOn w:val="a0"/>
    <w:link w:val="mChar0"/>
    <w:qFormat/>
    <w:pPr>
      <w:widowControl w:val="0"/>
      <w:numPr>
        <w:numId w:val="4"/>
      </w:numPr>
      <w:adjustRightInd/>
      <w:snapToGrid/>
      <w:jc w:val="center"/>
    </w:pPr>
    <w:rPr>
      <w:rFonts w:ascii="黑体" w:eastAsia="黑体" w:hAnsi="黑体" w:cs="Times New Roman"/>
      <w:kern w:val="2"/>
      <w:sz w:val="24"/>
      <w:szCs w:val="24"/>
    </w:rPr>
  </w:style>
  <w:style w:type="character" w:customStyle="1" w:styleId="mChar0">
    <w:name w:val="m图 Char"/>
    <w:link w:val="m0"/>
    <w:qFormat/>
    <w:locked/>
    <w:rPr>
      <w:rFonts w:ascii="黑体" w:eastAsia="黑体" w:hAnsi="黑体" w:cs="Times New Roman"/>
      <w:kern w:val="2"/>
      <w:sz w:val="24"/>
      <w:szCs w:val="24"/>
    </w:rPr>
  </w:style>
  <w:style w:type="character" w:customStyle="1" w:styleId="ad">
    <w:name w:val="正文文本 字符"/>
    <w:basedOn w:val="a2"/>
    <w:link w:val="ac"/>
    <w:uiPriority w:val="99"/>
    <w:semiHidden/>
    <w:qFormat/>
    <w:rPr>
      <w:rFonts w:ascii="Tahoma" w:eastAsia="宋体" w:hAnsi="Tahoma"/>
      <w:kern w:val="0"/>
    </w:rPr>
  </w:style>
  <w:style w:type="table" w:customStyle="1" w:styleId="14">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6">
    <w:name w:val="图表正文"/>
    <w:basedOn w:val="a0"/>
    <w:link w:val="Char0"/>
    <w:qFormat/>
    <w:pPr>
      <w:widowControl w:val="0"/>
      <w:tabs>
        <w:tab w:val="left" w:pos="1440"/>
      </w:tabs>
      <w:snapToGrid/>
      <w:textAlignment w:val="baseline"/>
    </w:pPr>
    <w:rPr>
      <w:rFonts w:cs="Times New Roman"/>
      <w:sz w:val="24"/>
      <w:szCs w:val="21"/>
    </w:rPr>
  </w:style>
  <w:style w:type="character" w:customStyle="1" w:styleId="Char0">
    <w:name w:val="图表正文 Char"/>
    <w:link w:val="aff6"/>
    <w:qFormat/>
    <w:rPr>
      <w:rFonts w:ascii="Times New Roman" w:eastAsia="宋体" w:hAnsi="Times New Roman" w:cs="Times New Roman"/>
      <w:kern w:val="0"/>
      <w:sz w:val="24"/>
      <w:szCs w:val="21"/>
    </w:rPr>
  </w:style>
  <w:style w:type="character" w:customStyle="1" w:styleId="41">
    <w:name w:val="标题 4 字符"/>
    <w:basedOn w:val="a2"/>
    <w:link w:val="40"/>
    <w:uiPriority w:val="9"/>
    <w:qFormat/>
    <w:rPr>
      <w:rFonts w:ascii="Times New Roman" w:eastAsiaTheme="majorEastAsia" w:hAnsi="Times New Roman" w:cstheme="majorBidi"/>
      <w:bCs/>
      <w:sz w:val="28"/>
      <w:szCs w:val="28"/>
    </w:rPr>
  </w:style>
  <w:style w:type="character" w:styleId="aff7">
    <w:name w:val="Placeholder Text"/>
    <w:basedOn w:val="a2"/>
    <w:uiPriority w:val="99"/>
    <w:semiHidden/>
    <w:qFormat/>
    <w:rPr>
      <w:color w:val="808080"/>
    </w:rPr>
  </w:style>
  <w:style w:type="character" w:customStyle="1" w:styleId="fontstyle01">
    <w:name w:val="fontstyle01"/>
    <w:basedOn w:val="a2"/>
    <w:qFormat/>
    <w:rPr>
      <w:rFonts w:ascii="Arial-BoldMT" w:hAnsi="Arial-BoldMT" w:hint="default"/>
      <w:b/>
      <w:bCs/>
      <w:color w:val="000000"/>
      <w:sz w:val="20"/>
      <w:szCs w:val="20"/>
    </w:rPr>
  </w:style>
  <w:style w:type="table" w:customStyle="1" w:styleId="120">
    <w:name w:val="网格型1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3"/>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
    <w:name w:val="标题 5 字符"/>
    <w:basedOn w:val="a2"/>
    <w:link w:val="50"/>
    <w:uiPriority w:val="9"/>
    <w:qFormat/>
    <w:rPr>
      <w:rFonts w:ascii="Times New Roman" w:eastAsia="宋体" w:hAnsi="Times New Roman" w:cs="Times New Roman"/>
      <w:bCs/>
      <w:kern w:val="2"/>
      <w:sz w:val="28"/>
      <w:szCs w:val="24"/>
    </w:rPr>
  </w:style>
  <w:style w:type="paragraph" w:customStyle="1" w:styleId="610">
    <w:name w:val="标题 61"/>
    <w:basedOn w:val="a0"/>
    <w:next w:val="a0"/>
    <w:uiPriority w:val="9"/>
    <w:unhideWhenUsed/>
    <w:qFormat/>
    <w:pPr>
      <w:keepNext/>
      <w:keepLines/>
      <w:widowControl w:val="0"/>
      <w:adjustRightInd/>
      <w:snapToGrid/>
      <w:spacing w:before="240" w:after="64" w:line="320" w:lineRule="auto"/>
      <w:outlineLvl w:val="5"/>
    </w:pPr>
    <w:rPr>
      <w:rFonts w:ascii="Calibri Light" w:hAnsi="Calibri Light" w:cs="Times New Roman"/>
      <w:b/>
      <w:bCs/>
      <w:kern w:val="2"/>
      <w:sz w:val="24"/>
      <w:szCs w:val="24"/>
    </w:rPr>
  </w:style>
  <w:style w:type="paragraph" w:customStyle="1" w:styleId="TOC20">
    <w:name w:val="TOC 标题2"/>
    <w:basedOn w:val="11"/>
    <w:next w:val="a0"/>
    <w:uiPriority w:val="39"/>
    <w:semiHidden/>
    <w:unhideWhenUsed/>
    <w:qFormat/>
    <w:pPr>
      <w:adjustRightInd/>
      <w:snapToGrid/>
      <w:spacing w:before="240" w:after="0" w:line="256" w:lineRule="auto"/>
      <w:outlineLvl w:val="9"/>
    </w:pPr>
    <w:rPr>
      <w:rFonts w:ascii="Calibri Light" w:hAnsi="Calibri Light" w:cs="Times New Roman"/>
      <w:b w:val="0"/>
      <w:bCs w:val="0"/>
      <w:color w:val="2E74B5"/>
      <w:kern w:val="0"/>
      <w:szCs w:val="32"/>
    </w:rPr>
  </w:style>
  <w:style w:type="table" w:customStyle="1" w:styleId="32">
    <w:name w:val="网格型3"/>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1">
    <w:name w:val="标题 6 字符"/>
    <w:basedOn w:val="a2"/>
    <w:link w:val="60"/>
    <w:uiPriority w:val="9"/>
    <w:qFormat/>
    <w:rPr>
      <w:rFonts w:ascii="Calibri Light" w:eastAsia="宋体" w:hAnsi="Calibri Light" w:cs="Times New Roman"/>
      <w:b/>
      <w:bCs/>
      <w:sz w:val="24"/>
      <w:szCs w:val="24"/>
    </w:rPr>
  </w:style>
  <w:style w:type="paragraph" w:customStyle="1" w:styleId="15">
    <w:name w:val="题注1"/>
    <w:basedOn w:val="a0"/>
    <w:next w:val="a0"/>
    <w:uiPriority w:val="35"/>
    <w:unhideWhenUsed/>
    <w:qFormat/>
    <w:pPr>
      <w:widowControl w:val="0"/>
      <w:adjustRightInd/>
      <w:snapToGrid/>
      <w:jc w:val="center"/>
    </w:pPr>
    <w:rPr>
      <w:rFonts w:ascii="Calibri Light" w:eastAsia="黑体" w:hAnsi="Calibri Light" w:cs="Times New Roman"/>
      <w:kern w:val="2"/>
      <w:sz w:val="20"/>
      <w:szCs w:val="20"/>
    </w:rPr>
  </w:style>
  <w:style w:type="character" w:customStyle="1" w:styleId="6Char1">
    <w:name w:val="标题 6 Char1"/>
    <w:basedOn w:val="a2"/>
    <w:uiPriority w:val="9"/>
    <w:semiHidden/>
    <w:qFormat/>
    <w:rPr>
      <w:rFonts w:asciiTheme="majorHAnsi" w:eastAsiaTheme="majorEastAsia" w:hAnsiTheme="majorHAnsi" w:cstheme="majorBidi"/>
      <w:b/>
      <w:bCs/>
      <w:sz w:val="24"/>
      <w:szCs w:val="24"/>
    </w:rPr>
  </w:style>
  <w:style w:type="paragraph" w:customStyle="1" w:styleId="2-1">
    <w:name w:val="图2-1"/>
    <w:basedOn w:val="m0"/>
    <w:link w:val="2-1Char"/>
    <w:qFormat/>
    <w:pPr>
      <w:numPr>
        <w:numId w:val="5"/>
      </w:numPr>
      <w:jc w:val="left"/>
    </w:pPr>
  </w:style>
  <w:style w:type="paragraph" w:customStyle="1" w:styleId="4-1">
    <w:name w:val="图4-1"/>
    <w:basedOn w:val="2-1"/>
    <w:link w:val="4-1Char"/>
    <w:qFormat/>
    <w:pPr>
      <w:numPr>
        <w:numId w:val="6"/>
      </w:numPr>
      <w:jc w:val="center"/>
    </w:pPr>
  </w:style>
  <w:style w:type="character" w:customStyle="1" w:styleId="2-1Char">
    <w:name w:val="图2-1 Char"/>
    <w:basedOn w:val="mChar0"/>
    <w:link w:val="2-1"/>
    <w:qFormat/>
    <w:rPr>
      <w:rFonts w:ascii="黑体" w:eastAsia="黑体" w:hAnsi="黑体" w:cs="Times New Roman"/>
      <w:kern w:val="2"/>
      <w:sz w:val="24"/>
      <w:szCs w:val="24"/>
    </w:rPr>
  </w:style>
  <w:style w:type="paragraph" w:customStyle="1" w:styleId="zw">
    <w:name w:val="zw"/>
    <w:basedOn w:val="a0"/>
    <w:link w:val="zwChar"/>
    <w:qFormat/>
    <w:pPr>
      <w:widowControl w:val="0"/>
      <w:numPr>
        <w:numId w:val="7"/>
      </w:numPr>
      <w:adjustRightInd/>
      <w:snapToGrid/>
      <w:ind w:firstLineChars="0" w:firstLine="0"/>
      <w:contextualSpacing/>
    </w:pPr>
    <w:rPr>
      <w:rFonts w:eastAsiaTheme="minorEastAsia" w:cs="Times New Roman"/>
      <w:color w:val="000000" w:themeColor="text1"/>
      <w:szCs w:val="28"/>
    </w:rPr>
  </w:style>
  <w:style w:type="character" w:customStyle="1" w:styleId="4-1Char">
    <w:name w:val="图4-1 Char"/>
    <w:basedOn w:val="2-1Char"/>
    <w:link w:val="4-1"/>
    <w:qFormat/>
    <w:rPr>
      <w:rFonts w:ascii="黑体" w:eastAsia="黑体" w:hAnsi="黑体" w:cs="Times New Roman"/>
      <w:kern w:val="2"/>
      <w:sz w:val="24"/>
      <w:szCs w:val="24"/>
    </w:rPr>
  </w:style>
  <w:style w:type="character" w:customStyle="1" w:styleId="zwChar">
    <w:name w:val="zw Char"/>
    <w:basedOn w:val="a2"/>
    <w:link w:val="zw"/>
    <w:qFormat/>
    <w:rPr>
      <w:rFonts w:ascii="Times New Roman" w:hAnsi="Times New Roman" w:cs="Times New Roman"/>
      <w:color w:val="000000" w:themeColor="text1"/>
      <w:sz w:val="28"/>
      <w:szCs w:val="28"/>
    </w:rPr>
  </w:style>
  <w:style w:type="paragraph" w:customStyle="1" w:styleId="20">
    <w:name w:val="样式2"/>
    <w:basedOn w:val="a0"/>
    <w:link w:val="2Char"/>
    <w:qFormat/>
    <w:pPr>
      <w:keepNext/>
      <w:keepLines/>
      <w:numPr>
        <w:numId w:val="8"/>
      </w:numPr>
      <w:spacing w:before="280" w:after="290" w:line="376" w:lineRule="auto"/>
      <w:outlineLvl w:val="3"/>
    </w:pPr>
    <w:rPr>
      <w:rFonts w:asciiTheme="majorHAnsi" w:eastAsiaTheme="majorEastAsia" w:hAnsiTheme="majorHAnsi" w:cstheme="majorBidi"/>
      <w:bCs/>
      <w:szCs w:val="28"/>
    </w:rPr>
  </w:style>
  <w:style w:type="character" w:customStyle="1" w:styleId="2Char">
    <w:name w:val="样式2 Char"/>
    <w:basedOn w:val="a2"/>
    <w:link w:val="20"/>
    <w:qFormat/>
    <w:rPr>
      <w:rFonts w:asciiTheme="majorHAnsi" w:eastAsiaTheme="majorEastAsia" w:hAnsiTheme="majorHAnsi" w:cstheme="majorBidi"/>
      <w:bCs/>
      <w:sz w:val="28"/>
      <w:szCs w:val="28"/>
    </w:rPr>
  </w:style>
  <w:style w:type="paragraph" w:customStyle="1" w:styleId="1">
    <w:name w:val="样式1"/>
    <w:basedOn w:val="20"/>
    <w:link w:val="1Char"/>
    <w:qFormat/>
    <w:pPr>
      <w:numPr>
        <w:numId w:val="9"/>
      </w:numPr>
    </w:pPr>
  </w:style>
  <w:style w:type="character" w:customStyle="1" w:styleId="1Char">
    <w:name w:val="样式1 Char"/>
    <w:basedOn w:val="2Char"/>
    <w:link w:val="1"/>
    <w:qFormat/>
    <w:rPr>
      <w:rFonts w:asciiTheme="majorHAnsi" w:eastAsiaTheme="majorEastAsia" w:hAnsiTheme="majorHAnsi" w:cstheme="majorBidi"/>
      <w:bCs/>
      <w:sz w:val="28"/>
      <w:szCs w:val="28"/>
    </w:rPr>
  </w:style>
  <w:style w:type="character" w:customStyle="1" w:styleId="71">
    <w:name w:val="标题 7 字符"/>
    <w:basedOn w:val="a2"/>
    <w:link w:val="70"/>
    <w:qFormat/>
    <w:rPr>
      <w:rFonts w:ascii="Times New Roman" w:eastAsia="宋体" w:hAnsi="Times New Roman" w:cs="Times New Roman"/>
      <w:b/>
      <w:bCs/>
      <w:kern w:val="2"/>
      <w:sz w:val="24"/>
      <w:szCs w:val="24"/>
    </w:rPr>
  </w:style>
  <w:style w:type="character" w:customStyle="1" w:styleId="81">
    <w:name w:val="标题 8 字符"/>
    <w:basedOn w:val="a2"/>
    <w:link w:val="80"/>
    <w:qFormat/>
    <w:rPr>
      <w:rFonts w:ascii="Arial" w:eastAsia="黑体" w:hAnsi="Arial" w:cs="Times New Roman"/>
      <w:kern w:val="2"/>
      <w:sz w:val="24"/>
      <w:szCs w:val="24"/>
    </w:rPr>
  </w:style>
  <w:style w:type="character" w:customStyle="1" w:styleId="91">
    <w:name w:val="标题 9 字符"/>
    <w:basedOn w:val="a2"/>
    <w:link w:val="90"/>
    <w:qFormat/>
    <w:rPr>
      <w:rFonts w:ascii="Arial" w:eastAsia="黑体" w:hAnsi="Arial" w:cs="Times New Roman"/>
      <w:kern w:val="2"/>
      <w:sz w:val="28"/>
      <w:szCs w:val="21"/>
    </w:rPr>
  </w:style>
  <w:style w:type="character" w:customStyle="1" w:styleId="m1">
    <w:name w:val="m图 字符"/>
    <w:qFormat/>
    <w:locked/>
    <w:rPr>
      <w:rFonts w:ascii="仿宋" w:eastAsia="仿宋" w:hAnsi="仿宋" w:cs="Times New Roman"/>
      <w:kern w:val="2"/>
      <w:sz w:val="21"/>
      <w:szCs w:val="24"/>
    </w:rPr>
  </w:style>
  <w:style w:type="table" w:customStyle="1" w:styleId="130">
    <w:name w:val="网格型13"/>
    <w:basedOn w:val="a3"/>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8">
    <w:name w:val="封面文本"/>
    <w:basedOn w:val="a0"/>
    <w:link w:val="Char1"/>
    <w:qFormat/>
    <w:pPr>
      <w:widowControl w:val="0"/>
      <w:tabs>
        <w:tab w:val="left" w:pos="1440"/>
      </w:tabs>
      <w:wordWrap w:val="0"/>
      <w:snapToGrid/>
      <w:ind w:firstLine="420"/>
      <w:jc w:val="center"/>
      <w:textAlignment w:val="baseline"/>
    </w:pPr>
    <w:rPr>
      <w:rFonts w:cs="Times New Roman"/>
      <w:sz w:val="44"/>
      <w:szCs w:val="52"/>
    </w:rPr>
  </w:style>
  <w:style w:type="character" w:customStyle="1" w:styleId="afb">
    <w:name w:val="副标题 字符"/>
    <w:basedOn w:val="a2"/>
    <w:link w:val="afa"/>
    <w:qFormat/>
    <w:rPr>
      <w:rFonts w:ascii="黑体" w:eastAsia="黑体" w:hAnsi="Arial" w:cs="Times New Roman"/>
      <w:b/>
      <w:kern w:val="28"/>
      <w:sz w:val="28"/>
      <w:szCs w:val="21"/>
    </w:rPr>
  </w:style>
  <w:style w:type="paragraph" w:customStyle="1" w:styleId="16">
    <w:name w:val="封面页眉1"/>
    <w:basedOn w:val="a0"/>
    <w:link w:val="1Char0"/>
    <w:qFormat/>
    <w:pPr>
      <w:widowControl w:val="0"/>
      <w:tabs>
        <w:tab w:val="left" w:pos="1440"/>
      </w:tabs>
      <w:wordWrap w:val="0"/>
      <w:snapToGrid/>
      <w:ind w:firstLine="420"/>
      <w:textAlignment w:val="baseline"/>
    </w:pPr>
    <w:rPr>
      <w:rFonts w:ascii="黑体" w:eastAsia="黑体" w:cs="Times New Roman"/>
      <w:b/>
      <w:iCs/>
      <w:sz w:val="32"/>
      <w:szCs w:val="32"/>
    </w:rPr>
  </w:style>
  <w:style w:type="character" w:customStyle="1" w:styleId="Char1">
    <w:name w:val="封面文本 Char"/>
    <w:link w:val="aff8"/>
    <w:qFormat/>
    <w:rPr>
      <w:rFonts w:ascii="Times New Roman" w:eastAsia="宋体" w:hAnsi="Times New Roman" w:cs="Times New Roman"/>
      <w:sz w:val="44"/>
      <w:szCs w:val="52"/>
    </w:rPr>
  </w:style>
  <w:style w:type="paragraph" w:customStyle="1" w:styleId="33">
    <w:name w:val="封面页眉3"/>
    <w:basedOn w:val="af8"/>
    <w:link w:val="3Char"/>
    <w:qFormat/>
    <w:pPr>
      <w:widowControl w:val="0"/>
      <w:pBdr>
        <w:bottom w:val="single" w:sz="12" w:space="0" w:color="auto"/>
      </w:pBdr>
      <w:tabs>
        <w:tab w:val="left" w:pos="1440"/>
      </w:tabs>
      <w:wordWrap w:val="0"/>
      <w:snapToGrid/>
      <w:spacing w:line="240" w:lineRule="atLeast"/>
      <w:ind w:firstLine="420"/>
      <w:jc w:val="left"/>
      <w:textAlignment w:val="baseline"/>
    </w:pPr>
    <w:rPr>
      <w:rFonts w:cs="Times New Roman"/>
      <w:b/>
      <w:sz w:val="28"/>
      <w:szCs w:val="28"/>
    </w:rPr>
  </w:style>
  <w:style w:type="character" w:customStyle="1" w:styleId="1Char0">
    <w:name w:val="封面页眉1 Char"/>
    <w:link w:val="16"/>
    <w:qFormat/>
    <w:rPr>
      <w:rFonts w:ascii="黑体" w:eastAsia="黑体" w:hAnsi="Times New Roman" w:cs="Times New Roman"/>
      <w:b/>
      <w:iCs/>
      <w:sz w:val="32"/>
      <w:szCs w:val="32"/>
    </w:rPr>
  </w:style>
  <w:style w:type="character" w:customStyle="1" w:styleId="3Char">
    <w:name w:val="封面页眉3 Char"/>
    <w:link w:val="33"/>
    <w:qFormat/>
    <w:rPr>
      <w:rFonts w:ascii="Times New Roman" w:eastAsia="宋体" w:hAnsi="Times New Roman" w:cs="Times New Roman"/>
      <w:b/>
      <w:sz w:val="28"/>
      <w:szCs w:val="28"/>
    </w:rPr>
  </w:style>
  <w:style w:type="character" w:customStyle="1" w:styleId="a9">
    <w:name w:val="文档结构图 字符"/>
    <w:basedOn w:val="a2"/>
    <w:link w:val="a8"/>
    <w:semiHidden/>
    <w:qFormat/>
    <w:rPr>
      <w:rFonts w:ascii="Times New Roman" w:eastAsia="宋体" w:hAnsi="Times New Roman" w:cs="Times New Roman"/>
      <w:sz w:val="28"/>
      <w:szCs w:val="21"/>
      <w:shd w:val="clear" w:color="auto" w:fill="000080"/>
    </w:rPr>
  </w:style>
  <w:style w:type="character" w:customStyle="1" w:styleId="af1">
    <w:name w:val="纯文本 字符"/>
    <w:basedOn w:val="a2"/>
    <w:link w:val="af0"/>
    <w:qFormat/>
    <w:rPr>
      <w:rFonts w:ascii="宋体" w:eastAsia="宋体" w:hAnsi="Courier New" w:cs="Times New Roman"/>
      <w:kern w:val="2"/>
      <w:sz w:val="28"/>
      <w:szCs w:val="21"/>
    </w:rPr>
  </w:style>
  <w:style w:type="paragraph" w:customStyle="1" w:styleId="320">
    <w:name w:val="样式 目录 3 + 首行缩进:  2 字符"/>
    <w:basedOn w:val="a0"/>
    <w:qFormat/>
    <w:pPr>
      <w:widowControl w:val="0"/>
      <w:tabs>
        <w:tab w:val="left" w:pos="1470"/>
        <w:tab w:val="right" w:leader="dot" w:pos="9061"/>
      </w:tabs>
      <w:wordWrap w:val="0"/>
      <w:snapToGrid/>
      <w:ind w:left="420" w:firstLine="400"/>
      <w:textAlignment w:val="baseline"/>
    </w:pPr>
    <w:rPr>
      <w:rFonts w:ascii="Calibri" w:hAnsi="Calibri" w:cs="宋体"/>
      <w:iCs/>
      <w:szCs w:val="20"/>
    </w:rPr>
  </w:style>
  <w:style w:type="paragraph" w:customStyle="1" w:styleId="43">
    <w:name w:val="封面页眉4"/>
    <w:basedOn w:val="af8"/>
    <w:qFormat/>
    <w:pPr>
      <w:widowControl w:val="0"/>
      <w:pBdr>
        <w:bottom w:val="single" w:sz="12" w:space="0" w:color="auto"/>
      </w:pBdr>
      <w:tabs>
        <w:tab w:val="left" w:pos="1440"/>
      </w:tabs>
      <w:wordWrap w:val="0"/>
      <w:snapToGrid/>
      <w:spacing w:line="240" w:lineRule="atLeast"/>
      <w:ind w:firstLine="420"/>
      <w:jc w:val="left"/>
      <w:textAlignment w:val="baseline"/>
    </w:pPr>
    <w:rPr>
      <w:rFonts w:cs="宋体"/>
      <w:b/>
      <w:bCs/>
      <w:szCs w:val="20"/>
    </w:rPr>
  </w:style>
  <w:style w:type="paragraph" w:customStyle="1" w:styleId="17">
    <w:name w:val="封面页脚1"/>
    <w:basedOn w:val="a0"/>
    <w:link w:val="1Char1"/>
    <w:qFormat/>
    <w:pPr>
      <w:widowControl w:val="0"/>
      <w:tabs>
        <w:tab w:val="left" w:pos="1440"/>
      </w:tabs>
      <w:wordWrap w:val="0"/>
      <w:snapToGrid/>
      <w:spacing w:after="40" w:line="480" w:lineRule="atLeast"/>
      <w:ind w:firstLine="420"/>
      <w:jc w:val="center"/>
      <w:textAlignment w:val="baseline"/>
    </w:pPr>
    <w:rPr>
      <w:rFonts w:cs="Times New Roman"/>
      <w:szCs w:val="21"/>
    </w:rPr>
  </w:style>
  <w:style w:type="paragraph" w:customStyle="1" w:styleId="24">
    <w:name w:val="封面页脚2"/>
    <w:basedOn w:val="af6"/>
    <w:link w:val="2Char0"/>
    <w:qFormat/>
    <w:pPr>
      <w:widowControl w:val="0"/>
      <w:tabs>
        <w:tab w:val="left" w:pos="1440"/>
      </w:tabs>
      <w:wordWrap w:val="0"/>
      <w:snapToGrid/>
      <w:spacing w:line="240" w:lineRule="atLeast"/>
      <w:ind w:firstLine="641"/>
      <w:jc w:val="center"/>
      <w:textAlignment w:val="baseline"/>
    </w:pPr>
    <w:rPr>
      <w:rFonts w:eastAsia="黑体" w:cs="Times New Roman"/>
      <w:b/>
      <w:sz w:val="32"/>
      <w:szCs w:val="21"/>
    </w:rPr>
  </w:style>
  <w:style w:type="character" w:customStyle="1" w:styleId="1Char1">
    <w:name w:val="封面页脚1 Char"/>
    <w:link w:val="17"/>
    <w:qFormat/>
    <w:rPr>
      <w:rFonts w:ascii="Times New Roman" w:eastAsia="宋体" w:hAnsi="Times New Roman" w:cs="Times New Roman"/>
      <w:sz w:val="28"/>
      <w:szCs w:val="21"/>
    </w:rPr>
  </w:style>
  <w:style w:type="character" w:customStyle="1" w:styleId="2Char0">
    <w:name w:val="封面页脚2 Char"/>
    <w:link w:val="24"/>
    <w:qFormat/>
    <w:rPr>
      <w:rFonts w:ascii="Times New Roman" w:eastAsia="黑体" w:hAnsi="Times New Roman" w:cs="Times New Roman"/>
      <w:b/>
      <w:sz w:val="32"/>
      <w:szCs w:val="21"/>
    </w:rPr>
  </w:style>
  <w:style w:type="table" w:customStyle="1" w:styleId="210">
    <w:name w:val="网格型21"/>
    <w:basedOn w:val="a3"/>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21">
    <w:name w:val="样式 目录 3 + 首行缩进:  2 字符1"/>
    <w:basedOn w:val="TOC3"/>
    <w:qFormat/>
    <w:pPr>
      <w:widowControl w:val="0"/>
      <w:tabs>
        <w:tab w:val="left" w:pos="1680"/>
        <w:tab w:val="right" w:leader="dot" w:pos="9061"/>
      </w:tabs>
      <w:wordWrap w:val="0"/>
      <w:snapToGrid/>
      <w:ind w:leftChars="0" w:left="420" w:firstLine="400"/>
      <w:textAlignment w:val="baseline"/>
    </w:pPr>
    <w:rPr>
      <w:rFonts w:ascii="宋体" w:hAnsi="宋体" w:cs="宋体"/>
      <w:i/>
      <w:iCs/>
      <w:sz w:val="20"/>
      <w:szCs w:val="20"/>
    </w:rPr>
  </w:style>
  <w:style w:type="paragraph" w:customStyle="1" w:styleId="25">
    <w:name w:val="封面页眉2"/>
    <w:basedOn w:val="af8"/>
    <w:link w:val="2Char1"/>
    <w:qFormat/>
    <w:pPr>
      <w:widowControl w:val="0"/>
      <w:pBdr>
        <w:bottom w:val="none" w:sz="0" w:space="0" w:color="auto"/>
      </w:pBdr>
      <w:tabs>
        <w:tab w:val="left" w:pos="1440"/>
      </w:tabs>
      <w:wordWrap w:val="0"/>
      <w:snapToGrid/>
      <w:spacing w:line="20" w:lineRule="atLeast"/>
      <w:ind w:leftChars="-200" w:left="-420" w:firstLine="420"/>
      <w:jc w:val="left"/>
      <w:textAlignment w:val="baseline"/>
    </w:pPr>
    <w:rPr>
      <w:rFonts w:ascii="宋体" w:hAnsi="宋体" w:cs="Times New Roman"/>
      <w:b/>
      <w:i/>
      <w:spacing w:val="2"/>
      <w:sz w:val="28"/>
      <w:szCs w:val="21"/>
    </w:rPr>
  </w:style>
  <w:style w:type="character" w:customStyle="1" w:styleId="2Char1">
    <w:name w:val="封面页眉2 Char"/>
    <w:link w:val="25"/>
    <w:qFormat/>
    <w:rPr>
      <w:rFonts w:ascii="宋体" w:eastAsia="宋体" w:hAnsi="宋体" w:cs="Times New Roman"/>
      <w:b/>
      <w:i/>
      <w:spacing w:val="2"/>
      <w:sz w:val="28"/>
      <w:szCs w:val="21"/>
    </w:rPr>
  </w:style>
  <w:style w:type="paragraph" w:customStyle="1" w:styleId="aff9">
    <w:name w:val="目录标题"/>
    <w:basedOn w:val="TOC1"/>
    <w:link w:val="Char2"/>
    <w:qFormat/>
    <w:pPr>
      <w:widowControl w:val="0"/>
      <w:wordWrap w:val="0"/>
      <w:snapToGrid/>
      <w:spacing w:beforeLines="50" w:before="120" w:afterLines="50" w:after="120"/>
      <w:ind w:firstLine="561"/>
      <w:jc w:val="center"/>
      <w:textAlignment w:val="baseline"/>
    </w:pPr>
    <w:rPr>
      <w:rFonts w:cs="Times New Roman"/>
      <w:szCs w:val="28"/>
    </w:rPr>
  </w:style>
  <w:style w:type="character" w:customStyle="1" w:styleId="TOC10">
    <w:name w:val="TOC 1 字符"/>
    <w:link w:val="TOC1"/>
    <w:uiPriority w:val="39"/>
    <w:qFormat/>
    <w:rPr>
      <w:rFonts w:ascii="Tahoma" w:eastAsia="宋体" w:hAnsi="Tahoma"/>
      <w:sz w:val="21"/>
      <w:szCs w:val="22"/>
    </w:rPr>
  </w:style>
  <w:style w:type="character" w:customStyle="1" w:styleId="Char2">
    <w:name w:val="目录标题 Char"/>
    <w:basedOn w:val="TOC10"/>
    <w:link w:val="aff9"/>
    <w:qFormat/>
    <w:rPr>
      <w:rFonts w:ascii="Times New Roman" w:eastAsia="宋体" w:hAnsi="Times New Roman" w:cs="Times New Roman"/>
      <w:sz w:val="28"/>
      <w:szCs w:val="28"/>
    </w:rPr>
  </w:style>
  <w:style w:type="character" w:customStyle="1" w:styleId="a6">
    <w:name w:val="正文缩进 字符"/>
    <w:link w:val="a5"/>
    <w:qFormat/>
    <w:rPr>
      <w:rFonts w:ascii="Times New Roman" w:eastAsia="宋体" w:hAnsi="Times New Roman" w:cs="Times New Roman"/>
      <w:sz w:val="28"/>
      <w:szCs w:val="28"/>
    </w:rPr>
  </w:style>
  <w:style w:type="table" w:customStyle="1" w:styleId="211">
    <w:name w:val="网格型21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网格型22"/>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a2"/>
    <w:qFormat/>
    <w:rPr>
      <w:rFonts w:ascii="Helvetica" w:hAnsi="Helvetica" w:hint="default"/>
      <w:color w:val="000000"/>
      <w:sz w:val="18"/>
      <w:szCs w:val="18"/>
    </w:rPr>
  </w:style>
  <w:style w:type="paragraph" w:customStyle="1" w:styleId="msonormal0">
    <w:name w:val="msonormal"/>
    <w:basedOn w:val="a0"/>
    <w:qFormat/>
    <w:pPr>
      <w:wordWrap w:val="0"/>
      <w:adjustRightInd/>
      <w:snapToGrid/>
      <w:spacing w:before="100" w:beforeAutospacing="1" w:after="100" w:afterAutospacing="1"/>
      <w:ind w:firstLine="420"/>
    </w:pPr>
    <w:rPr>
      <w:rFonts w:ascii="宋体" w:hAnsi="宋体" w:cs="宋体"/>
      <w:sz w:val="24"/>
      <w:szCs w:val="24"/>
    </w:rPr>
  </w:style>
  <w:style w:type="paragraph" w:customStyle="1" w:styleId="font5">
    <w:name w:val="font5"/>
    <w:basedOn w:val="a0"/>
    <w:qFormat/>
    <w:pPr>
      <w:wordWrap w:val="0"/>
      <w:adjustRightInd/>
      <w:snapToGrid/>
      <w:spacing w:before="100" w:beforeAutospacing="1" w:after="100" w:afterAutospacing="1"/>
      <w:ind w:firstLine="420"/>
    </w:pPr>
    <w:rPr>
      <w:rFonts w:ascii="宋体" w:hAnsi="宋体" w:cs="宋体"/>
      <w:sz w:val="18"/>
      <w:szCs w:val="18"/>
    </w:rPr>
  </w:style>
  <w:style w:type="paragraph" w:customStyle="1" w:styleId="xl65">
    <w:name w:val="xl65"/>
    <w:basedOn w:val="a0"/>
    <w:qFormat/>
    <w:pPr>
      <w:wordWrap w:val="0"/>
      <w:adjustRightInd/>
      <w:snapToGrid/>
      <w:spacing w:before="100" w:beforeAutospacing="1" w:after="100" w:afterAutospacing="1"/>
      <w:ind w:firstLine="420"/>
      <w:jc w:val="center"/>
    </w:pPr>
    <w:rPr>
      <w:rFonts w:ascii="宋体" w:hAnsi="宋体" w:cs="宋体"/>
      <w:sz w:val="24"/>
      <w:szCs w:val="24"/>
    </w:rPr>
  </w:style>
  <w:style w:type="paragraph" w:customStyle="1" w:styleId="xl66">
    <w:name w:val="xl66"/>
    <w:basedOn w:val="a0"/>
    <w:qFormat/>
    <w:pPr>
      <w:pBdr>
        <w:top w:val="single" w:sz="4" w:space="0" w:color="auto"/>
        <w:left w:val="single" w:sz="4" w:space="0" w:color="auto"/>
        <w:bottom w:val="single" w:sz="4" w:space="0" w:color="auto"/>
        <w:right w:val="single" w:sz="4" w:space="0" w:color="auto"/>
      </w:pBdr>
      <w:wordWrap w:val="0"/>
      <w:adjustRightInd/>
      <w:snapToGrid/>
      <w:spacing w:before="100" w:beforeAutospacing="1" w:after="100" w:afterAutospacing="1"/>
      <w:ind w:firstLine="420"/>
    </w:pPr>
    <w:rPr>
      <w:rFonts w:ascii="宋体" w:hAnsi="宋体" w:cs="宋体"/>
      <w:b/>
      <w:bCs/>
      <w:sz w:val="24"/>
      <w:szCs w:val="24"/>
    </w:rPr>
  </w:style>
  <w:style w:type="paragraph" w:customStyle="1" w:styleId="xl67">
    <w:name w:val="xl67"/>
    <w:basedOn w:val="a0"/>
    <w:qFormat/>
    <w:pPr>
      <w:pBdr>
        <w:top w:val="single" w:sz="4" w:space="0" w:color="auto"/>
        <w:left w:val="single" w:sz="4" w:space="0" w:color="auto"/>
        <w:bottom w:val="single" w:sz="4" w:space="0" w:color="auto"/>
        <w:right w:val="single" w:sz="4" w:space="0" w:color="auto"/>
      </w:pBdr>
      <w:wordWrap w:val="0"/>
      <w:adjustRightInd/>
      <w:snapToGrid/>
      <w:spacing w:before="100" w:beforeAutospacing="1" w:after="100" w:afterAutospacing="1"/>
      <w:ind w:firstLine="420"/>
      <w:jc w:val="center"/>
    </w:pPr>
    <w:rPr>
      <w:rFonts w:ascii="宋体" w:hAnsi="宋体" w:cs="宋体"/>
      <w:b/>
      <w:bCs/>
      <w:sz w:val="24"/>
      <w:szCs w:val="24"/>
    </w:rPr>
  </w:style>
  <w:style w:type="paragraph" w:customStyle="1" w:styleId="xl68">
    <w:name w:val="xl68"/>
    <w:basedOn w:val="a0"/>
    <w:qFormat/>
    <w:pPr>
      <w:pBdr>
        <w:top w:val="single" w:sz="4" w:space="0" w:color="auto"/>
        <w:left w:val="single" w:sz="4" w:space="0" w:color="auto"/>
        <w:bottom w:val="single" w:sz="4" w:space="0" w:color="auto"/>
        <w:right w:val="single" w:sz="4" w:space="0" w:color="auto"/>
      </w:pBdr>
      <w:wordWrap w:val="0"/>
      <w:adjustRightInd/>
      <w:snapToGrid/>
      <w:spacing w:before="100" w:beforeAutospacing="1" w:after="100" w:afterAutospacing="1"/>
      <w:ind w:firstLine="420"/>
    </w:pPr>
    <w:rPr>
      <w:rFonts w:ascii="宋体" w:hAnsi="宋体" w:cs="宋体"/>
      <w:sz w:val="24"/>
      <w:szCs w:val="24"/>
    </w:rPr>
  </w:style>
  <w:style w:type="paragraph" w:customStyle="1" w:styleId="xl69">
    <w:name w:val="xl69"/>
    <w:basedOn w:val="a0"/>
    <w:qFormat/>
    <w:pPr>
      <w:pBdr>
        <w:top w:val="single" w:sz="4" w:space="0" w:color="auto"/>
        <w:left w:val="single" w:sz="4" w:space="0" w:color="auto"/>
        <w:bottom w:val="single" w:sz="4" w:space="0" w:color="auto"/>
        <w:right w:val="single" w:sz="4" w:space="0" w:color="auto"/>
      </w:pBdr>
      <w:wordWrap w:val="0"/>
      <w:adjustRightInd/>
      <w:snapToGrid/>
      <w:spacing w:before="100" w:beforeAutospacing="1" w:after="100" w:afterAutospacing="1"/>
      <w:ind w:firstLine="420"/>
      <w:jc w:val="center"/>
    </w:pPr>
    <w:rPr>
      <w:rFonts w:ascii="宋体" w:hAnsi="宋体" w:cs="宋体"/>
      <w:sz w:val="24"/>
      <w:szCs w:val="24"/>
    </w:rPr>
  </w:style>
  <w:style w:type="paragraph" w:customStyle="1" w:styleId="xl70">
    <w:name w:val="xl70"/>
    <w:basedOn w:val="a0"/>
    <w:qFormat/>
    <w:pPr>
      <w:pBdr>
        <w:top w:val="single" w:sz="4" w:space="0" w:color="auto"/>
        <w:left w:val="single" w:sz="4" w:space="0" w:color="auto"/>
        <w:bottom w:val="single" w:sz="4" w:space="0" w:color="auto"/>
        <w:right w:val="single" w:sz="4" w:space="0" w:color="auto"/>
      </w:pBdr>
      <w:wordWrap w:val="0"/>
      <w:adjustRightInd/>
      <w:snapToGrid/>
      <w:spacing w:before="100" w:beforeAutospacing="1" w:after="100" w:afterAutospacing="1"/>
      <w:ind w:firstLine="420"/>
      <w:jc w:val="center"/>
    </w:pPr>
    <w:rPr>
      <w:rFonts w:ascii="宋体" w:hAnsi="宋体" w:cs="宋体"/>
      <w:b/>
      <w:bCs/>
      <w:color w:val="FF0000"/>
      <w:sz w:val="24"/>
      <w:szCs w:val="24"/>
    </w:rPr>
  </w:style>
  <w:style w:type="paragraph" w:customStyle="1" w:styleId="xl71">
    <w:name w:val="xl71"/>
    <w:basedOn w:val="a0"/>
    <w:qFormat/>
    <w:pPr>
      <w:pBdr>
        <w:top w:val="single" w:sz="4" w:space="0" w:color="auto"/>
        <w:left w:val="single" w:sz="4" w:space="0" w:color="auto"/>
        <w:bottom w:val="single" w:sz="4" w:space="0" w:color="auto"/>
        <w:right w:val="single" w:sz="4" w:space="0" w:color="auto"/>
      </w:pBdr>
      <w:wordWrap w:val="0"/>
      <w:adjustRightInd/>
      <w:snapToGrid/>
      <w:spacing w:before="100" w:beforeAutospacing="1" w:after="100" w:afterAutospacing="1"/>
      <w:ind w:firstLine="420"/>
      <w:jc w:val="center"/>
    </w:pPr>
    <w:rPr>
      <w:rFonts w:ascii="宋体" w:hAnsi="宋体" w:cs="宋体"/>
      <w:color w:val="FF0000"/>
      <w:sz w:val="24"/>
      <w:szCs w:val="24"/>
    </w:rPr>
  </w:style>
  <w:style w:type="paragraph" w:customStyle="1" w:styleId="xl72">
    <w:name w:val="xl72"/>
    <w:basedOn w:val="a0"/>
    <w:qFormat/>
    <w:pPr>
      <w:wordWrap w:val="0"/>
      <w:adjustRightInd/>
      <w:snapToGrid/>
      <w:spacing w:before="100" w:beforeAutospacing="1" w:after="100" w:afterAutospacing="1"/>
      <w:ind w:firstLine="420"/>
      <w:jc w:val="center"/>
    </w:pPr>
    <w:rPr>
      <w:rFonts w:ascii="宋体" w:hAnsi="宋体" w:cs="宋体"/>
      <w:color w:val="FF0000"/>
      <w:sz w:val="24"/>
      <w:szCs w:val="24"/>
    </w:rPr>
  </w:style>
  <w:style w:type="table" w:customStyle="1" w:styleId="1111">
    <w:name w:val="网格型111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正文文本缩进 字符"/>
    <w:basedOn w:val="a2"/>
    <w:link w:val="ae"/>
    <w:uiPriority w:val="99"/>
    <w:semiHidden/>
    <w:qFormat/>
    <w:rPr>
      <w:rFonts w:ascii="Times New Roman" w:eastAsia="宋体" w:hAnsi="Times New Roman" w:cs="Times New Roman"/>
      <w:sz w:val="28"/>
      <w:szCs w:val="22"/>
    </w:rPr>
  </w:style>
  <w:style w:type="table" w:customStyle="1" w:styleId="112">
    <w:name w:val="网格表 1 浅色1"/>
    <w:basedOn w:val="a3"/>
    <w:uiPriority w:val="46"/>
    <w:qFormat/>
    <w:rPr>
      <w:kern w:val="2"/>
      <w:sz w:val="21"/>
      <w:szCs w:val="22"/>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af3">
    <w:name w:val="日期 字符"/>
    <w:basedOn w:val="a2"/>
    <w:link w:val="af2"/>
    <w:uiPriority w:val="99"/>
    <w:semiHidden/>
    <w:qFormat/>
    <w:rPr>
      <w:rFonts w:ascii="Times New Roman" w:eastAsia="宋体" w:hAnsi="Times New Roman" w:cs="Times New Roman"/>
      <w:sz w:val="28"/>
      <w:szCs w:val="22"/>
    </w:rPr>
  </w:style>
  <w:style w:type="table" w:customStyle="1" w:styleId="140">
    <w:name w:val="网格型1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30">
    <w:name w:val="TOC 标题3"/>
    <w:basedOn w:val="11"/>
    <w:next w:val="a0"/>
    <w:uiPriority w:val="39"/>
    <w:semiHidden/>
    <w:unhideWhenUsed/>
    <w:qFormat/>
    <w:pPr>
      <w:wordWrap w:val="0"/>
      <w:adjustRightInd/>
      <w:snapToGrid/>
      <w:spacing w:before="240" w:after="0" w:line="256" w:lineRule="auto"/>
      <w:outlineLvl w:val="9"/>
    </w:pPr>
    <w:rPr>
      <w:rFonts w:ascii="Calibri Light" w:hAnsi="Calibri Light" w:cs="Times New Roman"/>
      <w:b w:val="0"/>
      <w:bCs w:val="0"/>
      <w:color w:val="2E74B5"/>
      <w:kern w:val="0"/>
      <w:szCs w:val="32"/>
    </w:rPr>
  </w:style>
  <w:style w:type="table" w:customStyle="1" w:styleId="52">
    <w:name w:val="网格型5"/>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网格型42"/>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40">
    <w:name w:val="TOC 标题4"/>
    <w:basedOn w:val="11"/>
    <w:next w:val="a0"/>
    <w:uiPriority w:val="39"/>
    <w:semiHidden/>
    <w:unhideWhenUsed/>
    <w:qFormat/>
    <w:pPr>
      <w:wordWrap w:val="0"/>
      <w:adjustRightInd/>
      <w:snapToGrid/>
      <w:spacing w:before="240" w:after="0" w:line="256" w:lineRule="auto"/>
      <w:outlineLvl w:val="9"/>
    </w:pPr>
    <w:rPr>
      <w:rFonts w:ascii="Calibri Light" w:hAnsi="Calibri Light" w:cs="Times New Roman"/>
      <w:b w:val="0"/>
      <w:bCs w:val="0"/>
      <w:color w:val="2E74B5"/>
      <w:kern w:val="0"/>
      <w:szCs w:val="32"/>
    </w:rPr>
  </w:style>
  <w:style w:type="table" w:customStyle="1" w:styleId="62">
    <w:name w:val="网格型6"/>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网格型43"/>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网格型31"/>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8">
    <w:name w:val="页眉 字符1"/>
    <w:basedOn w:val="a2"/>
    <w:uiPriority w:val="99"/>
    <w:qFormat/>
    <w:rPr>
      <w:rFonts w:ascii="Tahoma" w:eastAsia="微软雅黑" w:hAnsi="Tahoma"/>
      <w:kern w:val="0"/>
      <w:sz w:val="18"/>
      <w:szCs w:val="18"/>
    </w:rPr>
  </w:style>
  <w:style w:type="character" w:customStyle="1" w:styleId="19">
    <w:name w:val="页脚 字符1"/>
    <w:basedOn w:val="a2"/>
    <w:uiPriority w:val="99"/>
    <w:qFormat/>
    <w:rPr>
      <w:rFonts w:ascii="Tahoma" w:eastAsia="微软雅黑" w:hAnsi="Tahoma"/>
      <w:kern w:val="0"/>
      <w:sz w:val="18"/>
      <w:szCs w:val="18"/>
    </w:rPr>
  </w:style>
  <w:style w:type="paragraph" w:customStyle="1" w:styleId="TOC50">
    <w:name w:val="TOC 标题5"/>
    <w:basedOn w:val="11"/>
    <w:next w:val="a0"/>
    <w:uiPriority w:val="39"/>
    <w:unhideWhenUsed/>
    <w:qFormat/>
    <w:pPr>
      <w:wordWrap w:val="0"/>
      <w:adjustRightInd/>
      <w:snapToGrid/>
      <w:spacing w:before="240" w:after="0" w:line="256" w:lineRule="auto"/>
      <w:outlineLvl w:val="9"/>
    </w:pPr>
    <w:rPr>
      <w:rFonts w:ascii="Calibri Light" w:eastAsia="宋体" w:hAnsi="Calibri Light" w:cs="Times New Roman"/>
      <w:bCs w:val="0"/>
      <w:color w:val="2E74B5"/>
      <w:kern w:val="0"/>
      <w:szCs w:val="32"/>
    </w:rPr>
  </w:style>
  <w:style w:type="table" w:customStyle="1" w:styleId="72">
    <w:name w:val="网格型7"/>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
    <w:name w:val="网格型44"/>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3"/>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附录1"/>
    <w:next w:val="a0"/>
    <w:link w:val="1a"/>
    <w:qFormat/>
    <w:pPr>
      <w:keepNext/>
      <w:keepLines/>
      <w:numPr>
        <w:numId w:val="10"/>
      </w:numPr>
      <w:wordWrap w:val="0"/>
      <w:adjustRightInd w:val="0"/>
      <w:snapToGrid w:val="0"/>
      <w:spacing w:line="360" w:lineRule="auto"/>
      <w:ind w:left="0"/>
      <w:outlineLvl w:val="0"/>
    </w:pPr>
    <w:rPr>
      <w:rFonts w:ascii="Times New Roman" w:eastAsiaTheme="majorEastAsia" w:hAnsi="Times New Roman"/>
      <w:b/>
      <w:bCs/>
      <w:kern w:val="44"/>
      <w:sz w:val="32"/>
      <w:szCs w:val="44"/>
    </w:rPr>
  </w:style>
  <w:style w:type="paragraph" w:customStyle="1" w:styleId="2">
    <w:name w:val="附录2"/>
    <w:basedOn w:val="21"/>
    <w:link w:val="26"/>
    <w:qFormat/>
    <w:pPr>
      <w:numPr>
        <w:numId w:val="10"/>
      </w:numPr>
      <w:wordWrap w:val="0"/>
    </w:pPr>
  </w:style>
  <w:style w:type="character" w:customStyle="1" w:styleId="1a">
    <w:name w:val="附录1 字符"/>
    <w:basedOn w:val="12"/>
    <w:link w:val="10"/>
    <w:qFormat/>
    <w:rPr>
      <w:rFonts w:ascii="Times New Roman" w:eastAsiaTheme="majorEastAsia" w:hAnsi="Times New Roman" w:cs="Times New Roman"/>
      <w:b/>
      <w:bCs/>
      <w:kern w:val="44"/>
      <w:sz w:val="32"/>
      <w:szCs w:val="44"/>
    </w:rPr>
  </w:style>
  <w:style w:type="paragraph" w:customStyle="1" w:styleId="3">
    <w:name w:val="附录3"/>
    <w:basedOn w:val="30"/>
    <w:link w:val="34"/>
    <w:qFormat/>
    <w:pPr>
      <w:numPr>
        <w:numId w:val="10"/>
      </w:numPr>
      <w:wordWrap w:val="0"/>
      <w:spacing w:before="240"/>
    </w:pPr>
    <w:rPr>
      <w:szCs w:val="28"/>
    </w:rPr>
  </w:style>
  <w:style w:type="character" w:customStyle="1" w:styleId="26">
    <w:name w:val="附录2 字符"/>
    <w:basedOn w:val="22"/>
    <w:link w:val="2"/>
    <w:qFormat/>
    <w:rPr>
      <w:rFonts w:ascii="Times New Roman" w:eastAsiaTheme="minorEastAsia" w:hAnsi="Times New Roman" w:cs="Times New Roman"/>
      <w:color w:val="000000" w:themeColor="text1"/>
      <w:kern w:val="2"/>
      <w:sz w:val="30"/>
      <w:szCs w:val="30"/>
    </w:rPr>
  </w:style>
  <w:style w:type="paragraph" w:customStyle="1" w:styleId="4">
    <w:name w:val="附录4"/>
    <w:basedOn w:val="2"/>
    <w:link w:val="45"/>
    <w:qFormat/>
    <w:pPr>
      <w:numPr>
        <w:ilvl w:val="3"/>
      </w:numPr>
      <w:outlineLvl w:val="3"/>
    </w:pPr>
    <w:rPr>
      <w:sz w:val="28"/>
    </w:rPr>
  </w:style>
  <w:style w:type="character" w:customStyle="1" w:styleId="34">
    <w:name w:val="附录3 字符"/>
    <w:basedOn w:val="31"/>
    <w:link w:val="3"/>
    <w:qFormat/>
    <w:rPr>
      <w:rFonts w:ascii="Times New Roman" w:eastAsiaTheme="minorEastAsia" w:hAnsi="Times New Roman" w:cs="Times New Roman"/>
      <w:bCs/>
      <w:kern w:val="2"/>
      <w:sz w:val="28"/>
      <w:szCs w:val="28"/>
    </w:rPr>
  </w:style>
  <w:style w:type="paragraph" w:customStyle="1" w:styleId="5">
    <w:name w:val="附录5"/>
    <w:basedOn w:val="4"/>
    <w:link w:val="53"/>
    <w:qFormat/>
    <w:pPr>
      <w:numPr>
        <w:ilvl w:val="4"/>
      </w:numPr>
    </w:pPr>
  </w:style>
  <w:style w:type="character" w:customStyle="1" w:styleId="45">
    <w:name w:val="附录4 字符"/>
    <w:basedOn w:val="26"/>
    <w:link w:val="4"/>
    <w:qFormat/>
    <w:rPr>
      <w:rFonts w:ascii="Times New Roman" w:eastAsiaTheme="minorEastAsia" w:hAnsi="Times New Roman" w:cs="Times New Roman"/>
      <w:color w:val="000000" w:themeColor="text1"/>
      <w:kern w:val="2"/>
      <w:sz w:val="28"/>
      <w:szCs w:val="30"/>
    </w:rPr>
  </w:style>
  <w:style w:type="paragraph" w:customStyle="1" w:styleId="6">
    <w:name w:val="附录6"/>
    <w:basedOn w:val="5"/>
    <w:link w:val="63"/>
    <w:qFormat/>
    <w:pPr>
      <w:numPr>
        <w:ilvl w:val="5"/>
      </w:numPr>
    </w:pPr>
  </w:style>
  <w:style w:type="character" w:customStyle="1" w:styleId="53">
    <w:name w:val="附录5 字符"/>
    <w:basedOn w:val="45"/>
    <w:link w:val="5"/>
    <w:qFormat/>
    <w:rPr>
      <w:rFonts w:ascii="Times New Roman" w:eastAsiaTheme="minorEastAsia" w:hAnsi="Times New Roman" w:cs="Times New Roman"/>
      <w:color w:val="000000" w:themeColor="text1"/>
      <w:kern w:val="2"/>
      <w:sz w:val="28"/>
      <w:szCs w:val="30"/>
    </w:rPr>
  </w:style>
  <w:style w:type="paragraph" w:customStyle="1" w:styleId="7">
    <w:name w:val="附录7"/>
    <w:basedOn w:val="6"/>
    <w:link w:val="73"/>
    <w:qFormat/>
    <w:pPr>
      <w:numPr>
        <w:ilvl w:val="6"/>
      </w:numPr>
    </w:pPr>
  </w:style>
  <w:style w:type="character" w:customStyle="1" w:styleId="63">
    <w:name w:val="附录6 字符"/>
    <w:basedOn w:val="53"/>
    <w:link w:val="6"/>
    <w:qFormat/>
    <w:rPr>
      <w:rFonts w:ascii="Times New Roman" w:eastAsiaTheme="minorEastAsia" w:hAnsi="Times New Roman" w:cs="Times New Roman"/>
      <w:color w:val="000000" w:themeColor="text1"/>
      <w:kern w:val="2"/>
      <w:sz w:val="28"/>
      <w:szCs w:val="30"/>
    </w:rPr>
  </w:style>
  <w:style w:type="paragraph" w:customStyle="1" w:styleId="8">
    <w:name w:val="附录8"/>
    <w:basedOn w:val="7"/>
    <w:link w:val="82"/>
    <w:qFormat/>
    <w:pPr>
      <w:numPr>
        <w:ilvl w:val="7"/>
      </w:numPr>
    </w:pPr>
  </w:style>
  <w:style w:type="character" w:customStyle="1" w:styleId="73">
    <w:name w:val="附录7 字符"/>
    <w:basedOn w:val="63"/>
    <w:link w:val="7"/>
    <w:qFormat/>
    <w:rPr>
      <w:rFonts w:ascii="Times New Roman" w:eastAsiaTheme="minorEastAsia" w:hAnsi="Times New Roman" w:cs="Times New Roman"/>
      <w:color w:val="000000" w:themeColor="text1"/>
      <w:kern w:val="2"/>
      <w:sz w:val="28"/>
      <w:szCs w:val="30"/>
    </w:rPr>
  </w:style>
  <w:style w:type="paragraph" w:customStyle="1" w:styleId="9">
    <w:name w:val="附录9"/>
    <w:basedOn w:val="8"/>
    <w:link w:val="92"/>
    <w:qFormat/>
    <w:pPr>
      <w:numPr>
        <w:ilvl w:val="8"/>
      </w:numPr>
    </w:pPr>
  </w:style>
  <w:style w:type="character" w:customStyle="1" w:styleId="82">
    <w:name w:val="附录8 字符"/>
    <w:basedOn w:val="73"/>
    <w:link w:val="8"/>
    <w:qFormat/>
    <w:rPr>
      <w:rFonts w:ascii="Times New Roman" w:eastAsiaTheme="minorEastAsia" w:hAnsi="Times New Roman" w:cs="Times New Roman"/>
      <w:color w:val="000000" w:themeColor="text1"/>
      <w:kern w:val="2"/>
      <w:sz w:val="28"/>
      <w:szCs w:val="30"/>
    </w:rPr>
  </w:style>
  <w:style w:type="character" w:customStyle="1" w:styleId="92">
    <w:name w:val="附录9 字符"/>
    <w:basedOn w:val="82"/>
    <w:link w:val="9"/>
    <w:qFormat/>
    <w:rPr>
      <w:rFonts w:ascii="Times New Roman" w:eastAsiaTheme="minorEastAsia" w:hAnsi="Times New Roman" w:cs="Times New Roman"/>
      <w:color w:val="000000" w:themeColor="text1"/>
      <w:kern w:val="2"/>
      <w:sz w:val="28"/>
      <w:szCs w:val="30"/>
    </w:rPr>
  </w:style>
  <w:style w:type="table" w:customStyle="1" w:styleId="121">
    <w:name w:val="网格型12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型41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网格型13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网格型2111"/>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
    <w:name w:val="网格型1111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网格型23"/>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网格型24"/>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
    <w:name w:val="网格型3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网格型412"/>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网格型13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网格型212"/>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网格型1111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网格型2112"/>
    <w:basedOn w:val="a3"/>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
    <w:name w:val="网格型31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网格型25"/>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网格型33"/>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网格型413"/>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网格型13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
    <w:name w:val="网格型1113"/>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网格型213"/>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网格型26"/>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网格型34"/>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
    <w:name w:val="网格型414"/>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网格型13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网格型1114"/>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
    <w:name w:val="网格型214"/>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a">
    <w:name w:val="表内容"/>
    <w:link w:val="affb"/>
    <w:qFormat/>
    <w:pPr>
      <w:wordWrap w:val="0"/>
      <w:adjustRightInd w:val="0"/>
      <w:snapToGrid w:val="0"/>
    </w:pPr>
    <w:rPr>
      <w:rFonts w:ascii="Times New Roman" w:hAnsi="Times New Roman"/>
      <w:color w:val="000000" w:themeColor="text1"/>
      <w:sz w:val="24"/>
      <w:szCs w:val="24"/>
    </w:rPr>
  </w:style>
  <w:style w:type="character" w:customStyle="1" w:styleId="affb">
    <w:name w:val="表内容 字符"/>
    <w:basedOn w:val="a2"/>
    <w:link w:val="affa"/>
    <w:qFormat/>
    <w:rPr>
      <w:rFonts w:ascii="Times New Roman" w:eastAsia="宋体" w:hAnsi="Times New Roman" w:cs="Times New Roman"/>
      <w:color w:val="000000" w:themeColor="text1"/>
      <w:sz w:val="24"/>
      <w:szCs w:val="24"/>
    </w:rPr>
  </w:style>
  <w:style w:type="table" w:customStyle="1" w:styleId="231">
    <w:name w:val="网格型23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网格型9"/>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网格型8"/>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网格型18"/>
    <w:basedOn w:val="a3"/>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网格型232"/>
    <w:basedOn w:val="a3"/>
    <w:uiPriority w:val="39"/>
    <w:qFormat/>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5"/>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网格型45"/>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网格型110"/>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网格型11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网格型12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网格型27"/>
    <w:basedOn w:val="a3"/>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6"/>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5">
    <w:name w:val="网格型415"/>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5">
    <w:name w:val="网格型135"/>
    <w:basedOn w:val="a3"/>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5">
    <w:name w:val="网格型1115"/>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网格型215"/>
    <w:basedOn w:val="a3"/>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3">
    <w:name w:val="网格型211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网格型221"/>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
    <w:name w:val="网格型11113"/>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表 1 浅色11"/>
    <w:basedOn w:val="a3"/>
    <w:uiPriority w:val="46"/>
    <w:qFormat/>
    <w:rPr>
      <w:kern w:val="2"/>
      <w:sz w:val="21"/>
      <w:szCs w:val="22"/>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41">
    <w:name w:val="网格型14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型15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网格型5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网格型42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网格型6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网格型43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网格型7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
    <w:name w:val="网格型44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网格型171"/>
    <w:basedOn w:val="a3"/>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网格型121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网格型411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1"/>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
    <w:name w:val="网格型21111"/>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
    <w:name w:val="网格型11111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网格型233"/>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网格型24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网格型321"/>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网格型4121"/>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1">
    <w:name w:val="网格型132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
    <w:name w:val="网格型11121"/>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
    <w:name w:val="网格型2121"/>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1">
    <w:name w:val="网格型11112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
    <w:name w:val="网格型21121"/>
    <w:basedOn w:val="a3"/>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1">
    <w:name w:val="网格型311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网格型25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
    <w:name w:val="网格型331"/>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网格型4131"/>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1">
    <w:name w:val="网格型133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1">
    <w:name w:val="网格型11131"/>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
    <w:name w:val="网格型2131"/>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网格型26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网格型341"/>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1">
    <w:name w:val="网格型4141"/>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
    <w:name w:val="网格型134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1">
    <w:name w:val="网格型11141"/>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网格型2141"/>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网格型231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网格型91"/>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网格型81"/>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网格型181"/>
    <w:basedOn w:val="a3"/>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网格型2321"/>
    <w:basedOn w:val="a3"/>
    <w:uiPriority w:val="39"/>
    <w:qFormat/>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网格型19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网格型351"/>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网格型46"/>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网格型11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网格型114"/>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网格型12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网格型28"/>
    <w:basedOn w:val="a3"/>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网格型37"/>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6">
    <w:name w:val="网格型416"/>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6">
    <w:name w:val="网格型136"/>
    <w:basedOn w:val="a3"/>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6">
    <w:name w:val="网格型1116"/>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
    <w:name w:val="网格型216"/>
    <w:basedOn w:val="a3"/>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4">
    <w:name w:val="网格型211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网格型222"/>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4">
    <w:name w:val="网格型11114"/>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网格表 1 浅色12"/>
    <w:basedOn w:val="a3"/>
    <w:uiPriority w:val="46"/>
    <w:qFormat/>
    <w:rPr>
      <w:kern w:val="2"/>
      <w:sz w:val="21"/>
      <w:szCs w:val="22"/>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42">
    <w:name w:val="网格型14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
    <w:name w:val="网格型15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网格型16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网格型5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
    <w:name w:val="网格型422"/>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网格型6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2">
    <w:name w:val="网格型432"/>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网格型313"/>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网格型7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
    <w:name w:val="网格型442"/>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网格型172"/>
    <w:basedOn w:val="a3"/>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网格型121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2">
    <w:name w:val="网格型4112"/>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2">
    <w:name w:val="网格型1312"/>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
    <w:name w:val="网格型21112"/>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2">
    <w:name w:val="网格型11111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4">
    <w:name w:val="网格型234"/>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网格型24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网格型32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2">
    <w:name w:val="网格型4122"/>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2">
    <w:name w:val="网格型132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
    <w:name w:val="网格型1112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
    <w:name w:val="网格型2122"/>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2">
    <w:name w:val="网格型11112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2">
    <w:name w:val="网格型21122"/>
    <w:basedOn w:val="a3"/>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2">
    <w:name w:val="网格型311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网格型25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网格型33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2">
    <w:name w:val="网格型4132"/>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2">
    <w:name w:val="网格型133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2">
    <w:name w:val="网格型1113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
    <w:name w:val="网格型2132"/>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
    <w:name w:val="网格型26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网格型34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2">
    <w:name w:val="网格型4142"/>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2">
    <w:name w:val="网格型134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2">
    <w:name w:val="网格型1114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2">
    <w:name w:val="网格型2142"/>
    <w:basedOn w:val="a3"/>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网格型231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网格型92"/>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网格型82"/>
    <w:basedOn w:val="a3"/>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网格型182"/>
    <w:basedOn w:val="a3"/>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2">
    <w:name w:val="网格型2322"/>
    <w:basedOn w:val="a3"/>
    <w:uiPriority w:val="39"/>
    <w:qFormat/>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2">
    <w:name w:val="网格型19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网格型352"/>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0">
    <w:name w:val="TOC 标题6"/>
    <w:basedOn w:val="11"/>
    <w:next w:val="a0"/>
    <w:uiPriority w:val="39"/>
    <w:semiHidden/>
    <w:unhideWhenUsed/>
    <w:qFormat/>
    <w:pPr>
      <w:numPr>
        <w:numId w:val="0"/>
      </w:numPr>
      <w:adjustRightInd/>
      <w:snapToGrid/>
      <w:spacing w:before="240" w:after="0" w:line="256" w:lineRule="auto"/>
      <w:outlineLvl w:val="9"/>
    </w:pPr>
    <w:rPr>
      <w:rFonts w:ascii="Calibri Light" w:hAnsi="Calibri Light" w:cs="Times New Roman"/>
      <w:b w:val="0"/>
      <w:bCs w:val="0"/>
      <w:color w:val="2E74B5"/>
      <w:kern w:val="0"/>
      <w:szCs w:val="32"/>
    </w:rPr>
  </w:style>
  <w:style w:type="table" w:customStyle="1" w:styleId="29">
    <w:name w:val="网格型29"/>
    <w:basedOn w:val="a3"/>
    <w:uiPriority w:val="59"/>
    <w:qFormat/>
    <w:rPr>
      <w:rFonts w:eastAsia="微软雅黑"/>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网格型47"/>
    <w:basedOn w:val="a3"/>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网格型115"/>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ew">
    <w:name w:val="正文new"/>
    <w:basedOn w:val="a0"/>
    <w:qFormat/>
    <w:pPr>
      <w:adjustRightInd/>
      <w:snapToGrid/>
    </w:pPr>
    <w:rPr>
      <w:rFonts w:cs="Times New Roman"/>
      <w:kern w:val="2"/>
      <w:szCs w:val="24"/>
    </w:rPr>
  </w:style>
  <w:style w:type="table" w:customStyle="1" w:styleId="300">
    <w:name w:val="网格型30"/>
    <w:basedOn w:val="a3"/>
    <w:uiPriority w:val="59"/>
    <w:qFormat/>
    <w:rPr>
      <w:rFonts w:eastAsia="微软雅黑"/>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7">
    <w:name w:val="网格型67"/>
    <w:basedOn w:val="a3"/>
    <w:uiPriority w:val="3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c">
    <w:name w:val="图表居中"/>
    <w:link w:val="affd"/>
    <w:qFormat/>
    <w:pPr>
      <w:jc w:val="center"/>
    </w:pPr>
    <w:rPr>
      <w:rFonts w:asciiTheme="minorHAnsi" w:eastAsia="仿宋_GB2312" w:hAnsiTheme="minorHAnsi" w:cstheme="minorBidi"/>
      <w:kern w:val="2"/>
      <w:sz w:val="21"/>
      <w:szCs w:val="22"/>
    </w:rPr>
  </w:style>
  <w:style w:type="character" w:customStyle="1" w:styleId="affd">
    <w:name w:val="图表居中 字符"/>
    <w:basedOn w:val="a2"/>
    <w:link w:val="affc"/>
    <w:qFormat/>
    <w:rPr>
      <w:rFonts w:eastAsia="仿宋_GB2312"/>
      <w:kern w:val="2"/>
      <w:sz w:val="21"/>
      <w:szCs w:val="22"/>
    </w:rPr>
  </w:style>
  <w:style w:type="paragraph" w:customStyle="1" w:styleId="Z">
    <w:name w:val="Z正文"/>
    <w:basedOn w:val="a0"/>
    <w:qFormat/>
    <w:pPr>
      <w:spacing w:line="240" w:lineRule="auto"/>
    </w:pPr>
  </w:style>
  <w:style w:type="paragraph" w:customStyle="1" w:styleId="1b">
    <w:name w:val="修订1"/>
    <w:hidden/>
    <w:uiPriority w:val="99"/>
    <w:unhideWhenUsed/>
    <w:qFormat/>
    <w:pPr>
      <w:spacing w:after="0" w:line="240" w:lineRule="auto"/>
    </w:pPr>
    <w:rPr>
      <w:rFonts w:ascii="Times New Roman" w:hAnsi="Times New Roman" w:cstheme="minorBidi"/>
      <w:sz w:val="28"/>
      <w:szCs w:val="22"/>
    </w:rPr>
  </w:style>
  <w:style w:type="paragraph" w:styleId="affe">
    <w:name w:val="Revision"/>
    <w:hidden/>
    <w:uiPriority w:val="99"/>
    <w:unhideWhenUsed/>
    <w:rsid w:val="009C4E09"/>
    <w:pPr>
      <w:spacing w:after="0" w:line="240" w:lineRule="auto"/>
    </w:pPr>
    <w:rPr>
      <w:rFonts w:ascii="Times New Roman" w:hAnsi="Times New Roman" w:cstheme="minorBidi"/>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emf"/><Relationship Id="rId26" Type="http://schemas.openxmlformats.org/officeDocument/2006/relationships/image" Target="media/image8.emf"/><Relationship Id="rId39" Type="http://schemas.openxmlformats.org/officeDocument/2006/relationships/footer" Target="footer3.xml"/><Relationship Id="rId21" Type="http://schemas.openxmlformats.org/officeDocument/2006/relationships/package" Target="embeddings/Microsoft_Visio_Drawing3.vsdx"/><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5.emf"/><Relationship Id="rId29" Type="http://schemas.openxmlformats.org/officeDocument/2006/relationships/image" Target="media/image10.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7.emf"/><Relationship Id="rId32" Type="http://schemas.openxmlformats.org/officeDocument/2006/relationships/image" Target="media/image12.emf"/><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package" Target="embeddings/Microsoft_Visio_Drawing.vsdx"/><Relationship Id="rId23" Type="http://schemas.openxmlformats.org/officeDocument/2006/relationships/package" Target="embeddings/Microsoft_Visio_Drawing4.vsdx"/><Relationship Id="rId28" Type="http://schemas.openxmlformats.org/officeDocument/2006/relationships/image" Target="media/image9.png"/><Relationship Id="rId36"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package" Target="embeddings/Microsoft_Visio_Drawing2.vsdx"/><Relationship Id="rId31" Type="http://schemas.openxmlformats.org/officeDocument/2006/relationships/package" Target="embeddings/Microsoft_Visio_Drawing7.vsdx"/><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package" Target="embeddings/Microsoft_Visio_Drawing6.vsdx"/><Relationship Id="rId30" Type="http://schemas.openxmlformats.org/officeDocument/2006/relationships/image" Target="media/image11.emf"/><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package" Target="embeddings/Microsoft_Visio_Drawing1.vsdx"/><Relationship Id="rId25" Type="http://schemas.openxmlformats.org/officeDocument/2006/relationships/package" Target="embeddings/Microsoft_Visio_Drawing5.vsdx"/><Relationship Id="rId33" Type="http://schemas.openxmlformats.org/officeDocument/2006/relationships/package" Target="embeddings/Microsoft_Visio_Drawing8.vsdx"/><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1936\Documents\&#33258;&#23450;&#20041;%20Office%20&#27169;&#26495;\&#35774;&#35745;&#25991;&#26723;.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24EB8A2-CB84-46B5-9F8A-BCFBE03D3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设计文档</Template>
  <TotalTime>312</TotalTime>
  <Pages>78</Pages>
  <Words>6335</Words>
  <Characters>36114</Characters>
  <Application>Microsoft Office Word</Application>
  <DocSecurity>0</DocSecurity>
  <Lines>300</Lines>
  <Paragraphs>84</Paragraphs>
  <ScaleCrop>false</ScaleCrop>
  <Company/>
  <LinksUpToDate>false</LinksUpToDate>
  <CharactersWithSpaces>42365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孙寅涵</dc:creator>
  <cp:lastModifiedBy>寅涵 孙</cp:lastModifiedBy>
  <cp:revision>65</cp:revision>
  <dcterms:created xsi:type="dcterms:W3CDTF">2025-12-04T00:42:00Z</dcterms:created>
  <dcterms:modified xsi:type="dcterms:W3CDTF">2025-12-04T06:59:00Z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y fmtid="{D5CDD505-2E9C-101B-9397-08002B2CF9AE}" pid="3" name="KSOTemplateDocerSaveRecord">
    <vt:lpwstr>eyJoZGlkIjoiNzI1MzljODBiNDliMzEyMzFlZWNlN2EzYjU0N2YzMWEiLCJ1c2VySWQiOiI2MzMyNjY5NjUifQ==</vt:lpwstr>
  </property>
  <property fmtid="{D5CDD505-2E9C-101B-9397-08002B2CF9AE}" pid="4" name="ICV">
    <vt:lpwstr>C33CAA34979540509562C35197F6C45A_12</vt:lpwstr>
  </property>
</Properties>
</file>